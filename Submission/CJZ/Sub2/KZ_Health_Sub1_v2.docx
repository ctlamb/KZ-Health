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6C4EA" w14:textId="16B489EA" w:rsidR="00AE6A1E"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Title: </w:t>
      </w:r>
      <w:ins w:id="0" w:author="Clayton Lamb" w:date="2023-07-14T08:57:00Z">
        <w:r w:rsidR="0020426F" w:rsidRPr="00366A3B">
          <w:rPr>
            <w:rFonts w:ascii="Times New Roman" w:hAnsi="Times New Roman"/>
            <w:sz w:val="24"/>
            <w:szCs w:val="24"/>
            <w:rPrChange w:id="1" w:author="Clayton Lamb" w:date="2023-07-19T07:26:00Z">
              <w:rPr>
                <w:rFonts w:ascii="Segoe UI" w:hAnsi="Segoe UI" w:cs="Segoe UI"/>
                <w:color w:val="374151"/>
                <w:shd w:val="clear" w:color="auto" w:fill="F7F7F8"/>
              </w:rPr>
            </w:rPrChange>
          </w:rPr>
          <w:t>Assessing</w:t>
        </w:r>
      </w:ins>
      <w:ins w:id="2" w:author="Clayton Lamb" w:date="2023-07-14T08:56:00Z">
        <w:r w:rsidR="0020426F" w:rsidRPr="00366A3B">
          <w:rPr>
            <w:rFonts w:ascii="Times New Roman" w:hAnsi="Times New Roman"/>
            <w:sz w:val="24"/>
            <w:szCs w:val="24"/>
            <w:rPrChange w:id="3" w:author="Clayton Lamb" w:date="2023-07-19T07:26:00Z">
              <w:rPr>
                <w:rFonts w:ascii="Segoe UI" w:hAnsi="Segoe UI" w:cs="Segoe UI"/>
                <w:color w:val="374151"/>
                <w:shd w:val="clear" w:color="auto" w:fill="F7F7F8"/>
              </w:rPr>
            </w:rPrChange>
          </w:rPr>
          <w:t xml:space="preserve"> the Health-Fitness Dynamics of Endangered Mountain Caribou and the Influence of Maternal Penning</w:t>
        </w:r>
      </w:ins>
      <w:del w:id="4" w:author="Clayton Lamb" w:date="2023-07-14T08:53:00Z">
        <w:r w:rsidR="008E5818" w:rsidRPr="00366A3B" w:rsidDel="006457CE">
          <w:rPr>
            <w:rFonts w:ascii="Times New Roman" w:hAnsi="Times New Roman"/>
            <w:b/>
            <w:bCs/>
            <w:color w:val="000000" w:themeColor="text1"/>
            <w:sz w:val="24"/>
            <w:szCs w:val="24"/>
          </w:rPr>
          <w:delText>Assessing health and fitness correlates</w:delText>
        </w:r>
        <w:r w:rsidR="007A2AE5" w:rsidRPr="00366A3B" w:rsidDel="006457CE">
          <w:rPr>
            <w:rFonts w:ascii="Times New Roman" w:hAnsi="Times New Roman"/>
            <w:b/>
            <w:bCs/>
            <w:color w:val="000000" w:themeColor="text1"/>
            <w:sz w:val="24"/>
            <w:szCs w:val="24"/>
          </w:rPr>
          <w:delText xml:space="preserve"> for</w:delText>
        </w:r>
        <w:r w:rsidR="00A50263" w:rsidRPr="00366A3B" w:rsidDel="006457CE">
          <w:rPr>
            <w:rFonts w:ascii="Times New Roman" w:hAnsi="Times New Roman"/>
            <w:b/>
            <w:bCs/>
            <w:color w:val="000000" w:themeColor="text1"/>
            <w:sz w:val="24"/>
            <w:szCs w:val="24"/>
          </w:rPr>
          <w:delText xml:space="preserve"> </w:delText>
        </w:r>
        <w:r w:rsidR="007A2AE5" w:rsidRPr="00366A3B" w:rsidDel="006457CE">
          <w:rPr>
            <w:rFonts w:ascii="Times New Roman" w:hAnsi="Times New Roman"/>
            <w:b/>
            <w:bCs/>
            <w:color w:val="000000" w:themeColor="text1"/>
            <w:sz w:val="24"/>
            <w:szCs w:val="24"/>
          </w:rPr>
          <w:delText xml:space="preserve">endangered mountain caribou </w:delText>
        </w:r>
        <w:r w:rsidR="007B4BDD" w:rsidRPr="00366A3B" w:rsidDel="006457CE">
          <w:rPr>
            <w:rFonts w:ascii="Times New Roman" w:hAnsi="Times New Roman"/>
            <w:b/>
            <w:bCs/>
            <w:color w:val="000000" w:themeColor="text1"/>
            <w:sz w:val="24"/>
            <w:szCs w:val="24"/>
          </w:rPr>
          <w:delText xml:space="preserve">demographically </w:delText>
        </w:r>
        <w:r w:rsidR="00A50263" w:rsidRPr="00366A3B" w:rsidDel="006457CE">
          <w:rPr>
            <w:rFonts w:ascii="Times New Roman" w:hAnsi="Times New Roman"/>
            <w:b/>
            <w:bCs/>
            <w:color w:val="000000" w:themeColor="text1"/>
            <w:sz w:val="24"/>
            <w:szCs w:val="24"/>
          </w:rPr>
          <w:delText xml:space="preserve">supported </w:delText>
        </w:r>
        <w:r w:rsidR="007B4BDD" w:rsidRPr="00366A3B" w:rsidDel="006457CE">
          <w:rPr>
            <w:rFonts w:ascii="Times New Roman" w:hAnsi="Times New Roman"/>
            <w:b/>
            <w:bCs/>
            <w:color w:val="000000" w:themeColor="text1"/>
            <w:sz w:val="24"/>
            <w:szCs w:val="24"/>
          </w:rPr>
          <w:delText>by</w:delText>
        </w:r>
        <w:r w:rsidR="00A50263" w:rsidRPr="00366A3B" w:rsidDel="006457CE">
          <w:rPr>
            <w:rFonts w:ascii="Times New Roman" w:hAnsi="Times New Roman"/>
            <w:b/>
            <w:bCs/>
            <w:color w:val="000000" w:themeColor="text1"/>
            <w:sz w:val="24"/>
            <w:szCs w:val="24"/>
          </w:rPr>
          <w:delText xml:space="preserve"> maternal penning</w:delText>
        </w:r>
      </w:del>
    </w:p>
    <w:p w14:paraId="16A47A03" w14:textId="62179757" w:rsidR="00AE6A1E" w:rsidRPr="00366A3B" w:rsidRDefault="007A2AE5"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Running head: </w:t>
      </w:r>
      <w:r w:rsidRPr="00366A3B">
        <w:rPr>
          <w:rFonts w:ascii="Times New Roman" w:hAnsi="Times New Roman"/>
          <w:b/>
          <w:bCs/>
          <w:color w:val="000000" w:themeColor="text1"/>
          <w:sz w:val="24"/>
          <w:szCs w:val="24"/>
        </w:rPr>
        <w:t xml:space="preserve">KZ health paper </w:t>
      </w:r>
      <w:r w:rsidR="00446D6D" w:rsidRPr="00366A3B">
        <w:rPr>
          <w:rFonts w:ascii="Times New Roman" w:hAnsi="Times New Roman"/>
          <w:b/>
          <w:bCs/>
          <w:color w:val="000000" w:themeColor="text1"/>
          <w:sz w:val="24"/>
          <w:szCs w:val="24"/>
        </w:rPr>
        <w:t>#</w:t>
      </w:r>
      <w:r w:rsidRPr="00366A3B">
        <w:rPr>
          <w:rFonts w:ascii="Times New Roman" w:hAnsi="Times New Roman"/>
          <w:b/>
          <w:bCs/>
          <w:color w:val="000000" w:themeColor="text1"/>
          <w:sz w:val="24"/>
          <w:szCs w:val="24"/>
        </w:rPr>
        <w:t>1</w:t>
      </w:r>
    </w:p>
    <w:p w14:paraId="3E15D140" w14:textId="77777777" w:rsidR="00446D6D" w:rsidRPr="00366A3B" w:rsidRDefault="00446D6D" w:rsidP="00C12E97">
      <w:pPr>
        <w:spacing w:after="120" w:line="480" w:lineRule="auto"/>
        <w:rPr>
          <w:rFonts w:ascii="Times New Roman" w:hAnsi="Times New Roman"/>
          <w:color w:val="000000" w:themeColor="text1"/>
          <w:sz w:val="24"/>
          <w:szCs w:val="24"/>
        </w:rPr>
      </w:pPr>
    </w:p>
    <w:p w14:paraId="54F7A908" w14:textId="764AED43" w:rsidR="00743C7E" w:rsidRPr="00A13C00" w:rsidRDefault="00743C7E" w:rsidP="00743C7E">
      <w:pPr>
        <w:spacing w:after="120" w:line="480" w:lineRule="auto"/>
        <w:rPr>
          <w:ins w:id="5" w:author="Clayton Lamb" w:date="2023-08-17T12:53:00Z"/>
          <w:rFonts w:ascii="Times New Roman" w:hAnsi="Times New Roman"/>
          <w:bCs/>
          <w:color w:val="000000" w:themeColor="text1"/>
          <w:sz w:val="24"/>
          <w:szCs w:val="24"/>
          <w:vertAlign w:val="superscript"/>
        </w:rPr>
      </w:pPr>
      <w:ins w:id="6" w:author="Clayton Lamb" w:date="2023-08-17T12:53:00Z">
        <w:r w:rsidRPr="00A13C00">
          <w:rPr>
            <w:rFonts w:ascii="Times New Roman" w:hAnsi="Times New Roman"/>
            <w:bCs/>
            <w:color w:val="000000" w:themeColor="text1"/>
            <w:sz w:val="24"/>
            <w:szCs w:val="24"/>
          </w:rPr>
          <w:t>Clayton T. Lamb</w:t>
        </w:r>
        <w:r w:rsidRPr="00A13C00">
          <w:rPr>
            <w:rFonts w:ascii="Times New Roman" w:hAnsi="Times New Roman"/>
            <w:bCs/>
            <w:color w:val="000000" w:themeColor="text1"/>
            <w:sz w:val="24"/>
            <w:szCs w:val="24"/>
            <w:vertAlign w:val="superscript"/>
          </w:rPr>
          <w:t>1*</w:t>
        </w:r>
        <w:r w:rsidRPr="00A13C00">
          <w:rPr>
            <w:rFonts w:ascii="Times New Roman" w:hAnsi="Times New Roman"/>
            <w:bCs/>
            <w:color w:val="000000" w:themeColor="text1"/>
            <w:sz w:val="24"/>
            <w:szCs w:val="24"/>
          </w:rPr>
          <w:t>, E. Dubman</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R.S. McNay</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L. Giguere</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Y. Majchrzak</w:t>
        </w:r>
        <w:r w:rsidRPr="00A13C00">
          <w:rPr>
            <w:rFonts w:ascii="Times New Roman" w:hAnsi="Times New Roman"/>
            <w:bCs/>
            <w:color w:val="000000" w:themeColor="text1"/>
            <w:sz w:val="24"/>
            <w:szCs w:val="24"/>
            <w:vertAlign w:val="superscript"/>
          </w:rPr>
          <w:t>3</w:t>
        </w:r>
        <w:r w:rsidRPr="00A13C00">
          <w:rPr>
            <w:rFonts w:ascii="Times New Roman" w:hAnsi="Times New Roman"/>
            <w:bCs/>
            <w:color w:val="000000" w:themeColor="text1"/>
            <w:sz w:val="24"/>
            <w:szCs w:val="24"/>
          </w:rPr>
          <w:t>, C. Thacker</w:t>
        </w:r>
        <w:r w:rsidRPr="00A13C00">
          <w:rPr>
            <w:rStyle w:val="institution"/>
            <w:rFonts w:ascii="Times New Roman" w:hAnsi="Times New Roman"/>
            <w:color w:val="000000" w:themeColor="text1"/>
            <w:sz w:val="24"/>
            <w:szCs w:val="24"/>
            <w:shd w:val="clear" w:color="auto" w:fill="FFFFFF"/>
            <w:vertAlign w:val="superscript"/>
          </w:rPr>
          <w:t>4</w:t>
        </w:r>
        <w:r w:rsidRPr="00A13C00">
          <w:rPr>
            <w:rFonts w:ascii="Times New Roman" w:hAnsi="Times New Roman"/>
            <w:bCs/>
            <w:color w:val="000000" w:themeColor="text1"/>
            <w:sz w:val="24"/>
            <w:szCs w:val="24"/>
          </w:rPr>
          <w:t>, O. Slater</w:t>
        </w:r>
        <w:r w:rsidRPr="00A13C00">
          <w:rPr>
            <w:rFonts w:ascii="Times New Roman" w:hAnsi="Times New Roman"/>
            <w:bCs/>
            <w:color w:val="000000" w:themeColor="text1"/>
            <w:sz w:val="24"/>
            <w:szCs w:val="24"/>
            <w:vertAlign w:val="superscript"/>
          </w:rPr>
          <w:t>5,6</w:t>
        </w:r>
        <w:r w:rsidRPr="00A13C00">
          <w:rPr>
            <w:rFonts w:ascii="Times New Roman" w:hAnsi="Times New Roman"/>
            <w:bCs/>
            <w:color w:val="000000" w:themeColor="text1"/>
            <w:sz w:val="24"/>
            <w:szCs w:val="24"/>
          </w:rPr>
          <w:t>, B. MacBeth</w:t>
        </w:r>
        <w:r w:rsidRPr="00A13C00">
          <w:rPr>
            <w:rFonts w:ascii="Times New Roman" w:hAnsi="Times New Roman"/>
            <w:bCs/>
            <w:color w:val="000000" w:themeColor="text1"/>
            <w:sz w:val="24"/>
            <w:szCs w:val="24"/>
            <w:vertAlign w:val="superscript"/>
          </w:rPr>
          <w:t>7</w:t>
        </w:r>
        <w:r w:rsidRPr="00A13C00">
          <w:rPr>
            <w:rFonts w:ascii="Times New Roman" w:hAnsi="Times New Roman"/>
            <w:bCs/>
            <w:color w:val="000000" w:themeColor="text1"/>
            <w:sz w:val="24"/>
            <w:szCs w:val="24"/>
          </w:rPr>
          <w:t>, N</w:t>
        </w:r>
        <w:r>
          <w:rPr>
            <w:rFonts w:ascii="Times New Roman" w:hAnsi="Times New Roman"/>
            <w:bCs/>
            <w:color w:val="000000" w:themeColor="text1"/>
            <w:sz w:val="24"/>
            <w:szCs w:val="24"/>
          </w:rPr>
          <w:t xml:space="preserve">. </w:t>
        </w:r>
        <w:r w:rsidRPr="00A13C00">
          <w:rPr>
            <w:rFonts w:ascii="Times New Roman" w:hAnsi="Times New Roman"/>
            <w:bCs/>
            <w:color w:val="000000" w:themeColor="text1"/>
            <w:sz w:val="24"/>
            <w:szCs w:val="24"/>
          </w:rPr>
          <w:t>Owens-Beek</w:t>
        </w:r>
        <w:r w:rsidRPr="00A13C00">
          <w:rPr>
            <w:rFonts w:ascii="Times New Roman" w:hAnsi="Times New Roman"/>
            <w:bCs/>
            <w:color w:val="000000" w:themeColor="text1"/>
            <w:sz w:val="24"/>
            <w:szCs w:val="24"/>
            <w:vertAlign w:val="superscript"/>
          </w:rPr>
          <w:t>8</w:t>
        </w:r>
        <w:r w:rsidRPr="00A13C00">
          <w:rPr>
            <w:rFonts w:ascii="Times New Roman" w:hAnsi="Times New Roman"/>
            <w:bCs/>
            <w:color w:val="000000" w:themeColor="text1"/>
            <w:sz w:val="24"/>
            <w:szCs w:val="24"/>
          </w:rPr>
          <w:t>, B</w:t>
        </w:r>
      </w:ins>
      <w:ins w:id="7" w:author="Clayton Lamb" w:date="2023-08-17T12:54:00Z">
        <w:r>
          <w:rPr>
            <w:rFonts w:ascii="Times New Roman" w:hAnsi="Times New Roman"/>
            <w:bCs/>
            <w:color w:val="000000" w:themeColor="text1"/>
            <w:sz w:val="24"/>
            <w:szCs w:val="24"/>
          </w:rPr>
          <w:t xml:space="preserve">. </w:t>
        </w:r>
      </w:ins>
      <w:ins w:id="8" w:author="Clayton Lamb" w:date="2023-08-17T12:53:00Z">
        <w:r w:rsidRPr="00A13C00">
          <w:rPr>
            <w:rFonts w:ascii="Times New Roman" w:hAnsi="Times New Roman"/>
            <w:bCs/>
            <w:color w:val="000000" w:themeColor="text1"/>
            <w:sz w:val="24"/>
            <w:szCs w:val="24"/>
          </w:rPr>
          <w:t>Muir</w:t>
        </w:r>
        <w:r w:rsidRPr="00A13C00">
          <w:rPr>
            <w:rFonts w:ascii="Times New Roman" w:hAnsi="Times New Roman"/>
            <w:bCs/>
            <w:color w:val="000000" w:themeColor="text1"/>
            <w:sz w:val="24"/>
            <w:szCs w:val="24"/>
            <w:vertAlign w:val="superscript"/>
          </w:rPr>
          <w:t>9</w:t>
        </w:r>
        <w:r w:rsidRPr="00A13C00">
          <w:rPr>
            <w:rFonts w:ascii="Times New Roman" w:hAnsi="Times New Roman"/>
            <w:bCs/>
            <w:color w:val="000000" w:themeColor="text1"/>
            <w:sz w:val="24"/>
            <w:szCs w:val="24"/>
          </w:rPr>
          <w:t>, A.T. Ford</w:t>
        </w:r>
        <w:r w:rsidRPr="00A13C00">
          <w:rPr>
            <w:rFonts w:ascii="Times New Roman" w:hAnsi="Times New Roman"/>
            <w:bCs/>
            <w:color w:val="000000" w:themeColor="text1"/>
            <w:sz w:val="24"/>
            <w:szCs w:val="24"/>
            <w:vertAlign w:val="superscript"/>
          </w:rPr>
          <w:t>1</w:t>
        </w:r>
      </w:ins>
    </w:p>
    <w:p w14:paraId="3C1C72B8" w14:textId="77777777" w:rsidR="00743C7E" w:rsidRPr="00A13C00" w:rsidRDefault="00743C7E" w:rsidP="00743C7E">
      <w:pPr>
        <w:spacing w:after="120" w:line="480" w:lineRule="auto"/>
        <w:rPr>
          <w:ins w:id="9" w:author="Clayton Lamb" w:date="2023-08-17T12:53:00Z"/>
          <w:rFonts w:ascii="Times New Roman" w:hAnsi="Times New Roman"/>
          <w:bCs/>
          <w:color w:val="000000" w:themeColor="text1"/>
          <w:sz w:val="24"/>
          <w:szCs w:val="24"/>
        </w:rPr>
      </w:pPr>
    </w:p>
    <w:p w14:paraId="2A69DC61" w14:textId="77777777" w:rsidR="00743C7E" w:rsidRPr="00A13C00" w:rsidRDefault="00743C7E" w:rsidP="00743C7E">
      <w:pPr>
        <w:spacing w:after="120" w:line="480" w:lineRule="auto"/>
        <w:rPr>
          <w:ins w:id="10" w:author="Clayton Lamb" w:date="2023-08-17T12:53:00Z"/>
          <w:rFonts w:ascii="Times New Roman" w:hAnsi="Times New Roman"/>
          <w:b/>
          <w:bCs/>
          <w:color w:val="000000" w:themeColor="text1"/>
          <w:sz w:val="24"/>
          <w:szCs w:val="24"/>
        </w:rPr>
      </w:pPr>
      <w:ins w:id="11" w:author="Clayton Lamb" w:date="2023-08-17T12:53:00Z">
        <w:r w:rsidRPr="00A13C00">
          <w:rPr>
            <w:rFonts w:ascii="Times New Roman" w:hAnsi="Times New Roman"/>
            <w:b/>
            <w:bCs/>
            <w:color w:val="000000" w:themeColor="text1"/>
            <w:sz w:val="24"/>
            <w:szCs w:val="24"/>
          </w:rPr>
          <w:t>Affiliations</w:t>
        </w:r>
      </w:ins>
    </w:p>
    <w:p w14:paraId="3A383F6B" w14:textId="77777777" w:rsidR="00743C7E" w:rsidRPr="00A13C00" w:rsidRDefault="00743C7E" w:rsidP="00743C7E">
      <w:pPr>
        <w:spacing w:after="120" w:line="480" w:lineRule="auto"/>
        <w:rPr>
          <w:ins w:id="12" w:author="Clayton Lamb" w:date="2023-08-17T12:53:00Z"/>
          <w:rFonts w:ascii="Times New Roman" w:hAnsi="Times New Roman"/>
          <w:color w:val="000000" w:themeColor="text1"/>
          <w:sz w:val="24"/>
          <w:szCs w:val="24"/>
          <w:shd w:val="clear" w:color="auto" w:fill="FFFFFF"/>
        </w:rPr>
      </w:pPr>
      <w:ins w:id="13" w:author="Clayton Lamb" w:date="2023-08-17T12:53:00Z">
        <w:r w:rsidRPr="00A13C00">
          <w:rPr>
            <w:rFonts w:ascii="Times New Roman" w:hAnsi="Times New Roman"/>
            <w:color w:val="000000" w:themeColor="text1"/>
            <w:sz w:val="24"/>
            <w:szCs w:val="24"/>
            <w:vertAlign w:val="superscript"/>
          </w:rPr>
          <w:t xml:space="preserve">1 </w:t>
        </w:r>
        <w:r w:rsidRPr="00A13C00">
          <w:rPr>
            <w:rStyle w:val="institution"/>
            <w:rFonts w:ascii="Times New Roman" w:hAnsi="Times New Roman"/>
            <w:color w:val="000000" w:themeColor="text1"/>
            <w:sz w:val="24"/>
            <w:szCs w:val="24"/>
            <w:shd w:val="clear" w:color="auto" w:fill="FFFFFF"/>
          </w:rPr>
          <w:t>University of British Columbia</w:t>
        </w:r>
        <w:r w:rsidRPr="00A13C00">
          <w:rPr>
            <w:rFonts w:ascii="Times New Roman" w:hAnsi="Times New Roman"/>
            <w:color w:val="000000" w:themeColor="text1"/>
            <w:sz w:val="24"/>
            <w:szCs w:val="24"/>
            <w:shd w:val="clear" w:color="auto" w:fill="FFFFFF"/>
          </w:rPr>
          <w:t>, Department of Biology, Kelowna, BC, Canada, V1V 1V7</w:t>
        </w:r>
      </w:ins>
    </w:p>
    <w:p w14:paraId="1AE5BEF8" w14:textId="77777777" w:rsidR="00743C7E" w:rsidRPr="00A13C00" w:rsidRDefault="00743C7E" w:rsidP="00743C7E">
      <w:pPr>
        <w:spacing w:after="120" w:line="480" w:lineRule="auto"/>
        <w:rPr>
          <w:ins w:id="14" w:author="Clayton Lamb" w:date="2023-08-17T12:53:00Z"/>
          <w:rFonts w:ascii="Times New Roman" w:hAnsi="Times New Roman"/>
          <w:color w:val="000000" w:themeColor="text1"/>
          <w:sz w:val="24"/>
          <w:szCs w:val="24"/>
        </w:rPr>
      </w:pPr>
      <w:ins w:id="15" w:author="Clayton Lamb" w:date="2023-08-17T12:53:00Z">
        <w:r w:rsidRPr="00A13C00">
          <w:rPr>
            <w:rFonts w:ascii="Times New Roman" w:hAnsi="Times New Roman"/>
            <w:color w:val="000000" w:themeColor="text1"/>
            <w:sz w:val="24"/>
            <w:szCs w:val="24"/>
            <w:shd w:val="clear" w:color="auto" w:fill="FFFFFF"/>
            <w:vertAlign w:val="superscript"/>
          </w:rPr>
          <w:t xml:space="preserve">2 </w:t>
        </w:r>
        <w:r w:rsidRPr="00A13C00">
          <w:rPr>
            <w:rFonts w:ascii="Times New Roman" w:hAnsi="Times New Roman"/>
            <w:color w:val="000000" w:themeColor="text1"/>
            <w:sz w:val="24"/>
            <w:szCs w:val="24"/>
            <w:shd w:val="clear" w:color="auto" w:fill="FFFFFF"/>
          </w:rPr>
          <w:t xml:space="preserve">Wildlife </w:t>
        </w:r>
        <w:proofErr w:type="spellStart"/>
        <w:r w:rsidRPr="00A13C00">
          <w:rPr>
            <w:rFonts w:ascii="Times New Roman" w:hAnsi="Times New Roman"/>
            <w:color w:val="000000" w:themeColor="text1"/>
            <w:sz w:val="24"/>
            <w:szCs w:val="24"/>
            <w:shd w:val="clear" w:color="auto" w:fill="FFFFFF"/>
          </w:rPr>
          <w:t>Infometrics</w:t>
        </w:r>
        <w:proofErr w:type="spellEnd"/>
        <w:r w:rsidRPr="00A13C00">
          <w:rPr>
            <w:rFonts w:ascii="Times New Roman" w:hAnsi="Times New Roman"/>
            <w:color w:val="000000" w:themeColor="text1"/>
            <w:sz w:val="24"/>
            <w:szCs w:val="24"/>
            <w:shd w:val="clear" w:color="auto" w:fill="FFFFFF"/>
          </w:rPr>
          <w:t>, Mackenzie, BC, Canada,</w:t>
        </w:r>
        <w:r w:rsidRPr="00A13C00">
          <w:rPr>
            <w:rFonts w:ascii="Times New Roman" w:hAnsi="Times New Roman"/>
            <w:color w:val="000000" w:themeColor="text1"/>
            <w:sz w:val="24"/>
            <w:szCs w:val="24"/>
          </w:rPr>
          <w:t xml:space="preserve"> </w:t>
        </w:r>
        <w:r w:rsidRPr="00A13C00">
          <w:rPr>
            <w:rFonts w:ascii="Times New Roman" w:hAnsi="Times New Roman"/>
            <w:color w:val="000000" w:themeColor="text1"/>
            <w:sz w:val="24"/>
            <w:szCs w:val="24"/>
            <w:shd w:val="clear" w:color="auto" w:fill="FFFFFF"/>
          </w:rPr>
          <w:t>V0J 2C0</w:t>
        </w:r>
      </w:ins>
    </w:p>
    <w:p w14:paraId="7ADBF46D" w14:textId="77777777" w:rsidR="00743C7E" w:rsidRPr="00A13C00" w:rsidRDefault="00743C7E" w:rsidP="00743C7E">
      <w:pPr>
        <w:spacing w:after="120" w:line="480" w:lineRule="auto"/>
        <w:rPr>
          <w:ins w:id="16" w:author="Clayton Lamb" w:date="2023-08-17T12:53:00Z"/>
          <w:rStyle w:val="institution"/>
          <w:rFonts w:ascii="Times New Roman" w:hAnsi="Times New Roman"/>
          <w:color w:val="000000" w:themeColor="text1"/>
          <w:sz w:val="24"/>
          <w:szCs w:val="24"/>
          <w:shd w:val="clear" w:color="auto" w:fill="FFFFFF"/>
        </w:rPr>
      </w:pPr>
      <w:ins w:id="17" w:author="Clayton Lamb" w:date="2023-08-17T12:53:00Z">
        <w:r w:rsidRPr="00A13C00">
          <w:rPr>
            <w:rFonts w:ascii="Times New Roman" w:hAnsi="Times New Roman"/>
            <w:color w:val="000000" w:themeColor="text1"/>
            <w:sz w:val="24"/>
            <w:szCs w:val="24"/>
            <w:vertAlign w:val="superscript"/>
          </w:rPr>
          <w:t>3</w:t>
        </w:r>
        <w:r w:rsidRPr="00A13C00">
          <w:rPr>
            <w:rFonts w:ascii="Times New Roman" w:hAnsi="Times New Roman"/>
            <w:color w:val="000000" w:themeColor="text1"/>
            <w:sz w:val="24"/>
            <w:szCs w:val="24"/>
            <w:shd w:val="clear" w:color="auto" w:fill="FFFFFF"/>
          </w:rPr>
          <w:t xml:space="preserve"> </w:t>
        </w:r>
        <w:r w:rsidRPr="00A13C00">
          <w:rPr>
            <w:rStyle w:val="institution"/>
            <w:rFonts w:ascii="Times New Roman" w:hAnsi="Times New Roman"/>
            <w:color w:val="000000" w:themeColor="text1"/>
            <w:sz w:val="24"/>
            <w:szCs w:val="24"/>
            <w:shd w:val="clear" w:color="auto" w:fill="FFFFFF"/>
          </w:rPr>
          <w:t>Department of Biological Sciences, University of Alberta, Edmonton, Alberta, Canada, T6G 2M9</w:t>
        </w:r>
      </w:ins>
    </w:p>
    <w:p w14:paraId="633CEC9C" w14:textId="77777777" w:rsidR="00743C7E" w:rsidRPr="00A13C00" w:rsidRDefault="00743C7E" w:rsidP="00743C7E">
      <w:pPr>
        <w:spacing w:after="120" w:line="480" w:lineRule="auto"/>
        <w:rPr>
          <w:ins w:id="18" w:author="Clayton Lamb" w:date="2023-08-17T12:53:00Z"/>
          <w:rStyle w:val="institution"/>
          <w:rFonts w:ascii="Times New Roman" w:hAnsi="Times New Roman"/>
          <w:color w:val="000000" w:themeColor="text1"/>
          <w:sz w:val="24"/>
          <w:szCs w:val="24"/>
          <w:shd w:val="clear" w:color="auto" w:fill="FFFFFF"/>
        </w:rPr>
      </w:pPr>
      <w:ins w:id="19" w:author="Clayton Lamb" w:date="2023-08-17T12:53:00Z">
        <w:r w:rsidRPr="00A13C00">
          <w:rPr>
            <w:rStyle w:val="institution"/>
            <w:rFonts w:ascii="Times New Roman" w:hAnsi="Times New Roman"/>
            <w:color w:val="000000" w:themeColor="text1"/>
            <w:sz w:val="24"/>
            <w:szCs w:val="24"/>
            <w:shd w:val="clear" w:color="auto" w:fill="FFFFFF"/>
            <w:vertAlign w:val="superscript"/>
          </w:rPr>
          <w:t>4</w:t>
        </w:r>
        <w:r w:rsidRPr="00A13C00">
          <w:rPr>
            <w:rFonts w:ascii="Times New Roman" w:hAnsi="Times New Roman"/>
            <w:sz w:val="24"/>
            <w:szCs w:val="24"/>
          </w:rPr>
          <w:t xml:space="preserve"> </w:t>
        </w:r>
        <w:r w:rsidRPr="00A13C00">
          <w:rPr>
            <w:rStyle w:val="institution"/>
            <w:rFonts w:ascii="Times New Roman" w:hAnsi="Times New Roman"/>
            <w:color w:val="000000" w:themeColor="text1"/>
            <w:sz w:val="24"/>
            <w:szCs w:val="24"/>
            <w:shd w:val="clear" w:color="auto" w:fill="FFFFFF"/>
          </w:rPr>
          <w:t>Ministry of Forests, Lands, and Natural Resource Operations and Rural Development, Victoria, BC, Canada, V8W 9M1</w:t>
        </w:r>
      </w:ins>
    </w:p>
    <w:p w14:paraId="334E15FB" w14:textId="77777777" w:rsidR="00743C7E" w:rsidRPr="00300D73" w:rsidRDefault="00743C7E" w:rsidP="00743C7E">
      <w:pPr>
        <w:spacing w:after="120" w:line="480" w:lineRule="auto"/>
        <w:rPr>
          <w:ins w:id="20" w:author="Clayton Lamb" w:date="2023-08-17T12:53:00Z"/>
          <w:rStyle w:val="contentpasted0"/>
          <w:rFonts w:ascii="Times New Roman" w:hAnsi="Times New Roman"/>
          <w:color w:val="000000"/>
          <w:sz w:val="24"/>
          <w:szCs w:val="24"/>
          <w:lang w:val="en-US"/>
        </w:rPr>
      </w:pPr>
      <w:ins w:id="21" w:author="Clayton Lamb" w:date="2023-08-17T12:53:00Z">
        <w:r w:rsidRPr="00A13C00">
          <w:rPr>
            <w:rFonts w:ascii="Times New Roman" w:hAnsi="Times New Roman"/>
            <w:bCs/>
            <w:color w:val="000000" w:themeColor="text1"/>
            <w:sz w:val="24"/>
            <w:szCs w:val="24"/>
            <w:vertAlign w:val="superscript"/>
          </w:rPr>
          <w:t>5</w:t>
        </w:r>
        <w:r w:rsidRPr="00300D73">
          <w:rPr>
            <w:rStyle w:val="contentpasted0"/>
            <w:rFonts w:ascii="Times New Roman" w:hAnsi="Times New Roman"/>
            <w:color w:val="000000"/>
            <w:sz w:val="24"/>
            <w:szCs w:val="24"/>
            <w:lang w:val="en-US"/>
          </w:rPr>
          <w:t>Faculty of Veterinary Medicine, University of Calgary, 3280 Hospital Dr. NW, Calgary, Alberta T2N 4Z6</w:t>
        </w:r>
      </w:ins>
    </w:p>
    <w:p w14:paraId="55AE1AF2" w14:textId="77777777" w:rsidR="00743C7E" w:rsidRPr="00A13C00" w:rsidRDefault="00743C7E" w:rsidP="00743C7E">
      <w:pPr>
        <w:spacing w:after="120" w:line="480" w:lineRule="auto"/>
        <w:rPr>
          <w:ins w:id="22" w:author="Clayton Lamb" w:date="2023-08-17T12:53:00Z"/>
          <w:rFonts w:ascii="Times New Roman" w:hAnsi="Times New Roman"/>
          <w:bCs/>
          <w:color w:val="000000" w:themeColor="text1"/>
          <w:sz w:val="24"/>
          <w:szCs w:val="24"/>
        </w:rPr>
      </w:pPr>
      <w:ins w:id="23" w:author="Clayton Lamb" w:date="2023-08-17T12:53:00Z">
        <w:r w:rsidRPr="00A13C00">
          <w:rPr>
            <w:rFonts w:ascii="Times New Roman" w:hAnsi="Times New Roman"/>
            <w:bCs/>
            <w:color w:val="000000" w:themeColor="text1"/>
            <w:sz w:val="24"/>
            <w:szCs w:val="24"/>
            <w:vertAlign w:val="superscript"/>
          </w:rPr>
          <w:t>6</w:t>
        </w:r>
        <w:r w:rsidRPr="00300D73">
          <w:rPr>
            <w:rStyle w:val="contentpasted0"/>
            <w:rFonts w:ascii="Times New Roman" w:hAnsi="Times New Roman"/>
            <w:color w:val="000000"/>
            <w:sz w:val="24"/>
            <w:szCs w:val="24"/>
            <w:lang w:val="en-US"/>
          </w:rPr>
          <w:t>Canadian Wildlife Health Cooperative, University of Calgary, Clinical Skills Building, 11877 85th Street NW, Calgary, AB T3R 1J3</w:t>
        </w:r>
      </w:ins>
    </w:p>
    <w:p w14:paraId="134C8AD0" w14:textId="77777777" w:rsidR="00743C7E" w:rsidRPr="00300D73" w:rsidRDefault="00743C7E" w:rsidP="00743C7E">
      <w:pPr>
        <w:shd w:val="clear" w:color="auto" w:fill="FFFFFF"/>
        <w:spacing w:after="120"/>
        <w:rPr>
          <w:ins w:id="24" w:author="Clayton Lamb" w:date="2023-08-17T12:53:00Z"/>
          <w:rFonts w:ascii="Times New Roman" w:hAnsi="Times New Roman"/>
          <w:color w:val="333333"/>
          <w:sz w:val="24"/>
          <w:szCs w:val="24"/>
        </w:rPr>
      </w:pPr>
      <w:ins w:id="25" w:author="Clayton Lamb" w:date="2023-08-17T12:53:00Z">
        <w:r w:rsidRPr="00A13C00">
          <w:rPr>
            <w:rFonts w:ascii="Times New Roman" w:hAnsi="Times New Roman"/>
            <w:bCs/>
            <w:color w:val="000000" w:themeColor="text1"/>
            <w:sz w:val="24"/>
            <w:szCs w:val="24"/>
            <w:vertAlign w:val="superscript"/>
          </w:rPr>
          <w:t>7</w:t>
        </w:r>
        <w:r w:rsidRPr="00A13C00">
          <w:rPr>
            <w:rFonts w:ascii="Times New Roman" w:hAnsi="Times New Roman"/>
            <w:bCs/>
            <w:color w:val="000000" w:themeColor="text1"/>
            <w:sz w:val="24"/>
            <w:szCs w:val="24"/>
          </w:rPr>
          <w:t>Parks Canada</w:t>
        </w:r>
        <w:r w:rsidRPr="00300D73">
          <w:rPr>
            <w:rFonts w:ascii="Times New Roman" w:hAnsi="Times New Roman"/>
            <w:color w:val="333333"/>
            <w:sz w:val="24"/>
            <w:szCs w:val="24"/>
          </w:rPr>
          <w:t xml:space="preserve"> Parks Canada, Banff National Park Resource Conservation, PO Box 900, Banff, AB, T1L 1K2, Canada</w:t>
        </w:r>
      </w:ins>
    </w:p>
    <w:p w14:paraId="7A75F951" w14:textId="77777777" w:rsidR="00743C7E" w:rsidRPr="00A13C00" w:rsidRDefault="00743C7E" w:rsidP="00743C7E">
      <w:pPr>
        <w:spacing w:after="120" w:line="480" w:lineRule="auto"/>
        <w:rPr>
          <w:ins w:id="26" w:author="Clayton Lamb" w:date="2023-08-17T12:53:00Z"/>
          <w:rFonts w:ascii="Times New Roman" w:hAnsi="Times New Roman"/>
          <w:bCs/>
          <w:color w:val="000000" w:themeColor="text1"/>
          <w:sz w:val="24"/>
          <w:szCs w:val="24"/>
        </w:rPr>
      </w:pPr>
    </w:p>
    <w:p w14:paraId="1AEA9BA1" w14:textId="77777777" w:rsidR="00743C7E" w:rsidRPr="00A13C00" w:rsidRDefault="00743C7E" w:rsidP="00743C7E">
      <w:pPr>
        <w:spacing w:after="120" w:line="480" w:lineRule="auto"/>
        <w:rPr>
          <w:ins w:id="27" w:author="Clayton Lamb" w:date="2023-08-17T12:53:00Z"/>
          <w:rFonts w:ascii="Times New Roman" w:hAnsi="Times New Roman"/>
          <w:color w:val="000000" w:themeColor="text1"/>
          <w:sz w:val="24"/>
          <w:szCs w:val="24"/>
        </w:rPr>
      </w:pPr>
      <w:ins w:id="28" w:author="Clayton Lamb" w:date="2023-08-17T12:53:00Z">
        <w:r w:rsidRPr="00A13C00">
          <w:rPr>
            <w:rFonts w:ascii="Times New Roman" w:hAnsi="Times New Roman"/>
            <w:bCs/>
            <w:color w:val="000000" w:themeColor="text1"/>
            <w:sz w:val="24"/>
            <w:szCs w:val="24"/>
            <w:vertAlign w:val="superscript"/>
          </w:rPr>
          <w:lastRenderedPageBreak/>
          <w:t>8</w:t>
        </w:r>
        <w:r w:rsidRPr="00A13C00">
          <w:rPr>
            <w:rFonts w:ascii="Times New Roman" w:hAnsi="Times New Roman"/>
            <w:bCs/>
            <w:color w:val="000000" w:themeColor="text1"/>
            <w:sz w:val="24"/>
            <w:szCs w:val="24"/>
          </w:rPr>
          <w:t>Saulteau First Nations, Moberly Lake, BC, Canada, V0C 1X0</w:t>
        </w:r>
      </w:ins>
    </w:p>
    <w:p w14:paraId="35612510" w14:textId="77777777" w:rsidR="00743C7E" w:rsidRPr="00A13C00" w:rsidRDefault="00743C7E" w:rsidP="00743C7E">
      <w:pPr>
        <w:spacing w:after="120" w:line="480" w:lineRule="auto"/>
        <w:rPr>
          <w:ins w:id="29" w:author="Clayton Lamb" w:date="2023-08-17T12:53:00Z"/>
          <w:rFonts w:ascii="Times New Roman" w:hAnsi="Times New Roman"/>
          <w:color w:val="000000" w:themeColor="text1"/>
          <w:sz w:val="24"/>
          <w:szCs w:val="24"/>
        </w:rPr>
      </w:pPr>
      <w:ins w:id="30" w:author="Clayton Lamb" w:date="2023-08-17T12:53:00Z">
        <w:r w:rsidRPr="00A13C00">
          <w:rPr>
            <w:rFonts w:ascii="Times New Roman" w:hAnsi="Times New Roman"/>
            <w:bCs/>
            <w:color w:val="000000" w:themeColor="text1"/>
            <w:sz w:val="24"/>
            <w:szCs w:val="24"/>
            <w:vertAlign w:val="superscript"/>
          </w:rPr>
          <w:t>9</w:t>
        </w:r>
        <w:r w:rsidRPr="00A13C00">
          <w:rPr>
            <w:rFonts w:ascii="Times New Roman" w:hAnsi="Times New Roman"/>
            <w:bCs/>
            <w:color w:val="000000" w:themeColor="text1"/>
            <w:sz w:val="24"/>
            <w:szCs w:val="24"/>
          </w:rPr>
          <w:t>West Moberly First Nations, Moberly Lake, BC, Canada, V0C 1X0</w:t>
        </w:r>
      </w:ins>
    </w:p>
    <w:p w14:paraId="5DCD343A" w14:textId="21BD31AC" w:rsidR="00AE6A1E" w:rsidRPr="00366A3B" w:rsidDel="00743C7E" w:rsidRDefault="00AE6A1E" w:rsidP="00C12E97">
      <w:pPr>
        <w:spacing w:after="120" w:line="480" w:lineRule="auto"/>
        <w:rPr>
          <w:del w:id="31" w:author="Clayton Lamb" w:date="2023-08-17T12:53:00Z"/>
          <w:rFonts w:ascii="Times New Roman" w:hAnsi="Times New Roman"/>
          <w:bCs/>
          <w:color w:val="000000" w:themeColor="text1"/>
          <w:sz w:val="24"/>
          <w:szCs w:val="24"/>
          <w:vertAlign w:val="superscript"/>
        </w:rPr>
      </w:pPr>
      <w:del w:id="32" w:author="Clayton Lamb" w:date="2023-08-17T12:53:00Z">
        <w:r w:rsidRPr="00366A3B" w:rsidDel="00743C7E">
          <w:rPr>
            <w:rFonts w:ascii="Times New Roman" w:hAnsi="Times New Roman"/>
            <w:bCs/>
            <w:color w:val="000000" w:themeColor="text1"/>
            <w:sz w:val="24"/>
            <w:szCs w:val="24"/>
          </w:rPr>
          <w:delText>Clayton T. Lamb</w:delText>
        </w:r>
        <w:r w:rsidRPr="00366A3B" w:rsidDel="00743C7E">
          <w:rPr>
            <w:rFonts w:ascii="Times New Roman" w:hAnsi="Times New Roman"/>
            <w:bCs/>
            <w:color w:val="000000" w:themeColor="text1"/>
            <w:sz w:val="24"/>
            <w:szCs w:val="24"/>
            <w:vertAlign w:val="superscript"/>
          </w:rPr>
          <w:delText>1*</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E. Dubman</w:delText>
        </w:r>
        <w:r w:rsidR="007A2AE5" w:rsidRPr="00366A3B" w:rsidDel="00743C7E">
          <w:rPr>
            <w:rFonts w:ascii="Times New Roman" w:hAnsi="Times New Roman"/>
            <w:bCs/>
            <w:color w:val="000000" w:themeColor="text1"/>
            <w:sz w:val="24"/>
            <w:szCs w:val="24"/>
            <w:vertAlign w:val="superscript"/>
          </w:rPr>
          <w:delText>2</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R.S. McNay</w:delText>
        </w:r>
        <w:r w:rsidR="007A2AE5" w:rsidRPr="00366A3B" w:rsidDel="00743C7E">
          <w:rPr>
            <w:rFonts w:ascii="Times New Roman" w:hAnsi="Times New Roman"/>
            <w:bCs/>
            <w:color w:val="000000" w:themeColor="text1"/>
            <w:sz w:val="24"/>
            <w:szCs w:val="24"/>
            <w:vertAlign w:val="superscript"/>
          </w:rPr>
          <w:delText>2</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L. Giguere</w:delText>
        </w:r>
        <w:r w:rsidR="007A2AE5" w:rsidRPr="00366A3B" w:rsidDel="00743C7E">
          <w:rPr>
            <w:rFonts w:ascii="Times New Roman" w:hAnsi="Times New Roman"/>
            <w:bCs/>
            <w:color w:val="000000" w:themeColor="text1"/>
            <w:sz w:val="24"/>
            <w:szCs w:val="24"/>
            <w:vertAlign w:val="superscript"/>
          </w:rPr>
          <w:delText>2</w:delText>
        </w:r>
        <w:r w:rsidR="00C976BE" w:rsidRPr="00366A3B" w:rsidDel="00743C7E">
          <w:rPr>
            <w:rFonts w:ascii="Times New Roman" w:hAnsi="Times New Roman"/>
            <w:bCs/>
            <w:color w:val="000000" w:themeColor="text1"/>
            <w:sz w:val="24"/>
            <w:szCs w:val="24"/>
          </w:rPr>
          <w:delText>, Y. Majch</w:delText>
        </w:r>
        <w:r w:rsidR="00EA6440" w:rsidRPr="00366A3B" w:rsidDel="00743C7E">
          <w:rPr>
            <w:rFonts w:ascii="Times New Roman" w:hAnsi="Times New Roman"/>
            <w:bCs/>
            <w:color w:val="000000" w:themeColor="text1"/>
            <w:sz w:val="24"/>
            <w:szCs w:val="24"/>
          </w:rPr>
          <w:delText>r</w:delText>
        </w:r>
        <w:r w:rsidR="00C976BE" w:rsidRPr="00366A3B" w:rsidDel="00743C7E">
          <w:rPr>
            <w:rFonts w:ascii="Times New Roman" w:hAnsi="Times New Roman"/>
            <w:bCs/>
            <w:color w:val="000000" w:themeColor="text1"/>
            <w:sz w:val="24"/>
            <w:szCs w:val="24"/>
          </w:rPr>
          <w:delText>zak</w:delText>
        </w:r>
        <w:r w:rsidR="007A2AE5" w:rsidRPr="00366A3B" w:rsidDel="00743C7E">
          <w:rPr>
            <w:rFonts w:ascii="Times New Roman" w:hAnsi="Times New Roman"/>
            <w:bCs/>
            <w:color w:val="000000" w:themeColor="text1"/>
            <w:sz w:val="24"/>
            <w:szCs w:val="24"/>
            <w:vertAlign w:val="superscript"/>
          </w:rPr>
          <w:delText>3</w:delText>
        </w:r>
        <w:r w:rsidR="00C976BE" w:rsidRPr="00366A3B" w:rsidDel="00743C7E">
          <w:rPr>
            <w:rFonts w:ascii="Times New Roman" w:hAnsi="Times New Roman"/>
            <w:bCs/>
            <w:color w:val="000000" w:themeColor="text1"/>
            <w:sz w:val="24"/>
            <w:szCs w:val="24"/>
          </w:rPr>
          <w:delText>, C. Thacker</w:delText>
        </w:r>
        <w:r w:rsidR="00C607FE" w:rsidRPr="00366A3B" w:rsidDel="00743C7E">
          <w:rPr>
            <w:rStyle w:val="institution"/>
            <w:rFonts w:ascii="Times New Roman" w:hAnsi="Times New Roman"/>
            <w:color w:val="000000" w:themeColor="text1"/>
            <w:sz w:val="24"/>
            <w:szCs w:val="24"/>
            <w:shd w:val="clear" w:color="auto" w:fill="FFFFFF"/>
            <w:vertAlign w:val="superscript"/>
          </w:rPr>
          <w:delText>4</w:delText>
        </w:r>
        <w:r w:rsidR="00C976BE" w:rsidRPr="00366A3B" w:rsidDel="00743C7E">
          <w:rPr>
            <w:rFonts w:ascii="Times New Roman" w:hAnsi="Times New Roman"/>
            <w:bCs/>
            <w:color w:val="000000" w:themeColor="text1"/>
            <w:sz w:val="24"/>
            <w:szCs w:val="24"/>
          </w:rPr>
          <w:delText>,</w:delText>
        </w:r>
        <w:r w:rsidR="00A23FC4" w:rsidRPr="00366A3B" w:rsidDel="00743C7E">
          <w:rPr>
            <w:rFonts w:ascii="Times New Roman" w:hAnsi="Times New Roman"/>
            <w:bCs/>
            <w:color w:val="000000" w:themeColor="text1"/>
            <w:sz w:val="24"/>
            <w:szCs w:val="24"/>
          </w:rPr>
          <w:delText xml:space="preserve"> </w:delText>
        </w:r>
        <w:r w:rsidR="00146A8F" w:rsidRPr="00366A3B" w:rsidDel="00743C7E">
          <w:rPr>
            <w:rFonts w:ascii="Times New Roman" w:hAnsi="Times New Roman"/>
            <w:bCs/>
            <w:color w:val="000000" w:themeColor="text1"/>
            <w:sz w:val="24"/>
            <w:szCs w:val="24"/>
          </w:rPr>
          <w:delText>A</w:delText>
        </w:r>
        <w:r w:rsidR="003D7836" w:rsidRPr="00366A3B" w:rsidDel="00743C7E">
          <w:rPr>
            <w:rFonts w:ascii="Times New Roman" w:hAnsi="Times New Roman"/>
            <w:bCs/>
            <w:color w:val="000000" w:themeColor="text1"/>
            <w:sz w:val="24"/>
            <w:szCs w:val="24"/>
          </w:rPr>
          <w:delText>.</w:delText>
        </w:r>
        <w:r w:rsidR="00146A8F" w:rsidRPr="00366A3B" w:rsidDel="00743C7E">
          <w:rPr>
            <w:rFonts w:ascii="Times New Roman" w:hAnsi="Times New Roman"/>
            <w:bCs/>
            <w:color w:val="000000" w:themeColor="text1"/>
            <w:sz w:val="24"/>
            <w:szCs w:val="24"/>
          </w:rPr>
          <w:delText>T. Ford</w:delText>
        </w:r>
        <w:r w:rsidR="00146A8F" w:rsidRPr="00366A3B" w:rsidDel="00743C7E">
          <w:rPr>
            <w:rFonts w:ascii="Times New Roman" w:hAnsi="Times New Roman"/>
            <w:bCs/>
            <w:color w:val="000000" w:themeColor="text1"/>
            <w:sz w:val="24"/>
            <w:szCs w:val="24"/>
            <w:vertAlign w:val="superscript"/>
          </w:rPr>
          <w:delText>1</w:delText>
        </w:r>
      </w:del>
    </w:p>
    <w:p w14:paraId="68789EA5" w14:textId="72275964" w:rsidR="00FB7047" w:rsidRPr="00366A3B" w:rsidDel="00743C7E" w:rsidRDefault="00FB7047" w:rsidP="00C12E97">
      <w:pPr>
        <w:spacing w:after="120" w:line="480" w:lineRule="auto"/>
        <w:rPr>
          <w:del w:id="33" w:author="Clayton Lamb" w:date="2023-08-17T12:53:00Z"/>
          <w:rFonts w:ascii="Times New Roman" w:hAnsi="Times New Roman"/>
          <w:bCs/>
          <w:color w:val="000000" w:themeColor="text1"/>
          <w:sz w:val="24"/>
          <w:szCs w:val="24"/>
        </w:rPr>
      </w:pPr>
    </w:p>
    <w:p w14:paraId="2FB9A47A" w14:textId="2D42A320" w:rsidR="00AE6A1E" w:rsidRPr="00366A3B" w:rsidDel="00743C7E" w:rsidRDefault="00AE6A1E" w:rsidP="00C12E97">
      <w:pPr>
        <w:spacing w:after="120" w:line="480" w:lineRule="auto"/>
        <w:rPr>
          <w:del w:id="34" w:author="Clayton Lamb" w:date="2023-08-17T12:53:00Z"/>
          <w:rFonts w:ascii="Times New Roman" w:hAnsi="Times New Roman"/>
          <w:b/>
          <w:bCs/>
          <w:color w:val="000000" w:themeColor="text1"/>
          <w:sz w:val="24"/>
          <w:szCs w:val="24"/>
        </w:rPr>
      </w:pPr>
      <w:del w:id="35" w:author="Clayton Lamb" w:date="2023-08-17T12:53:00Z">
        <w:r w:rsidRPr="00366A3B" w:rsidDel="00743C7E">
          <w:rPr>
            <w:rFonts w:ascii="Times New Roman" w:hAnsi="Times New Roman"/>
            <w:b/>
            <w:bCs/>
            <w:color w:val="000000" w:themeColor="text1"/>
            <w:sz w:val="24"/>
            <w:szCs w:val="24"/>
          </w:rPr>
          <w:delText>Affiliations</w:delText>
        </w:r>
      </w:del>
    </w:p>
    <w:p w14:paraId="7FE799E8" w14:textId="44575F1D" w:rsidR="00AE6A1E" w:rsidRPr="00366A3B" w:rsidDel="00743C7E" w:rsidRDefault="00AE6A1E" w:rsidP="00C12E97">
      <w:pPr>
        <w:spacing w:after="120" w:line="480" w:lineRule="auto"/>
        <w:rPr>
          <w:del w:id="36" w:author="Clayton Lamb" w:date="2023-08-17T12:53:00Z"/>
          <w:rFonts w:ascii="Times New Roman" w:hAnsi="Times New Roman"/>
          <w:color w:val="000000" w:themeColor="text1"/>
          <w:sz w:val="24"/>
          <w:szCs w:val="24"/>
          <w:shd w:val="clear" w:color="auto" w:fill="FFFFFF"/>
        </w:rPr>
      </w:pPr>
      <w:del w:id="37" w:author="Clayton Lamb" w:date="2023-08-17T12:53:00Z">
        <w:r w:rsidRPr="00366A3B" w:rsidDel="00743C7E">
          <w:rPr>
            <w:rFonts w:ascii="Times New Roman" w:hAnsi="Times New Roman"/>
            <w:color w:val="000000" w:themeColor="text1"/>
            <w:sz w:val="24"/>
            <w:szCs w:val="24"/>
            <w:vertAlign w:val="superscript"/>
          </w:rPr>
          <w:delText xml:space="preserve">1 </w:delText>
        </w:r>
        <w:r w:rsidRPr="00366A3B" w:rsidDel="00743C7E">
          <w:rPr>
            <w:rStyle w:val="institution"/>
            <w:rFonts w:ascii="Times New Roman" w:hAnsi="Times New Roman"/>
            <w:color w:val="000000" w:themeColor="text1"/>
            <w:sz w:val="24"/>
            <w:szCs w:val="24"/>
            <w:shd w:val="clear" w:color="auto" w:fill="FFFFFF"/>
          </w:rPr>
          <w:delText>University of British Columbia</w:delText>
        </w:r>
        <w:r w:rsidRPr="00366A3B" w:rsidDel="00743C7E">
          <w:rPr>
            <w:rFonts w:ascii="Times New Roman" w:hAnsi="Times New Roman"/>
            <w:color w:val="000000" w:themeColor="text1"/>
            <w:sz w:val="24"/>
            <w:szCs w:val="24"/>
            <w:shd w:val="clear" w:color="auto" w:fill="FFFFFF"/>
          </w:rPr>
          <w:delText>, Department of Biology, Kelowna, BC, Canada</w:delText>
        </w:r>
        <w:r w:rsidR="007C6D95" w:rsidRPr="00366A3B" w:rsidDel="00743C7E">
          <w:rPr>
            <w:rFonts w:ascii="Times New Roman" w:hAnsi="Times New Roman"/>
            <w:color w:val="000000" w:themeColor="text1"/>
            <w:sz w:val="24"/>
            <w:szCs w:val="24"/>
            <w:shd w:val="clear" w:color="auto" w:fill="FFFFFF"/>
          </w:rPr>
          <w:delText xml:space="preserve">, </w:delText>
        </w:r>
        <w:r w:rsidRPr="00366A3B" w:rsidDel="00743C7E">
          <w:rPr>
            <w:rFonts w:ascii="Times New Roman" w:hAnsi="Times New Roman"/>
            <w:color w:val="000000" w:themeColor="text1"/>
            <w:sz w:val="24"/>
            <w:szCs w:val="24"/>
            <w:shd w:val="clear" w:color="auto" w:fill="FFFFFF"/>
          </w:rPr>
          <w:delText>V1V 1V7</w:delText>
        </w:r>
      </w:del>
    </w:p>
    <w:p w14:paraId="106F95E8" w14:textId="5A4E77FA" w:rsidR="00AE6A1E" w:rsidRPr="00366A3B" w:rsidDel="00743C7E" w:rsidRDefault="00C976BE" w:rsidP="00C12E97">
      <w:pPr>
        <w:spacing w:after="120" w:line="480" w:lineRule="auto"/>
        <w:rPr>
          <w:del w:id="38" w:author="Clayton Lamb" w:date="2023-08-17T12:53:00Z"/>
          <w:rFonts w:ascii="Times New Roman" w:hAnsi="Times New Roman"/>
          <w:color w:val="000000" w:themeColor="text1"/>
          <w:sz w:val="24"/>
          <w:szCs w:val="24"/>
        </w:rPr>
      </w:pPr>
      <w:del w:id="39" w:author="Clayton Lamb" w:date="2023-08-17T12:53:00Z">
        <w:r w:rsidRPr="00366A3B" w:rsidDel="00743C7E">
          <w:rPr>
            <w:rFonts w:ascii="Times New Roman" w:hAnsi="Times New Roman"/>
            <w:color w:val="000000" w:themeColor="text1"/>
            <w:sz w:val="24"/>
            <w:szCs w:val="24"/>
            <w:shd w:val="clear" w:color="auto" w:fill="FFFFFF"/>
            <w:vertAlign w:val="superscript"/>
          </w:rPr>
          <w:delText>2</w:delText>
        </w:r>
        <w:r w:rsidR="007A2AE5" w:rsidRPr="00366A3B" w:rsidDel="00743C7E">
          <w:rPr>
            <w:rFonts w:ascii="Times New Roman" w:hAnsi="Times New Roman"/>
            <w:color w:val="000000" w:themeColor="text1"/>
            <w:sz w:val="24"/>
            <w:szCs w:val="24"/>
            <w:shd w:val="clear" w:color="auto" w:fill="FFFFFF"/>
            <w:vertAlign w:val="superscript"/>
          </w:rPr>
          <w:delText xml:space="preserve"> </w:delText>
        </w:r>
        <w:r w:rsidR="00AE6A1E" w:rsidRPr="00366A3B" w:rsidDel="00743C7E">
          <w:rPr>
            <w:rFonts w:ascii="Times New Roman" w:hAnsi="Times New Roman"/>
            <w:color w:val="000000" w:themeColor="text1"/>
            <w:sz w:val="24"/>
            <w:szCs w:val="24"/>
            <w:shd w:val="clear" w:color="auto" w:fill="FFFFFF"/>
          </w:rPr>
          <w:delText>Wildlife Infometrics, Mackenzie, BC, Canada</w:delText>
        </w:r>
        <w:r w:rsidR="007C6D95" w:rsidRPr="00366A3B" w:rsidDel="00743C7E">
          <w:rPr>
            <w:rFonts w:ascii="Times New Roman" w:hAnsi="Times New Roman"/>
            <w:color w:val="000000" w:themeColor="text1"/>
            <w:sz w:val="24"/>
            <w:szCs w:val="24"/>
            <w:shd w:val="clear" w:color="auto" w:fill="FFFFFF"/>
          </w:rPr>
          <w:delText>,</w:delText>
        </w:r>
        <w:r w:rsidR="00AE6A1E" w:rsidRPr="00366A3B" w:rsidDel="00743C7E">
          <w:rPr>
            <w:rFonts w:ascii="Times New Roman" w:hAnsi="Times New Roman"/>
            <w:color w:val="000000" w:themeColor="text1"/>
            <w:sz w:val="24"/>
            <w:szCs w:val="24"/>
          </w:rPr>
          <w:delText xml:space="preserve"> </w:delText>
        </w:r>
        <w:r w:rsidR="00AE6A1E" w:rsidRPr="00366A3B" w:rsidDel="00743C7E">
          <w:rPr>
            <w:rFonts w:ascii="Times New Roman" w:hAnsi="Times New Roman"/>
            <w:color w:val="000000" w:themeColor="text1"/>
            <w:sz w:val="24"/>
            <w:szCs w:val="24"/>
            <w:shd w:val="clear" w:color="auto" w:fill="FFFFFF"/>
          </w:rPr>
          <w:delText>V0J 2C0</w:delText>
        </w:r>
      </w:del>
    </w:p>
    <w:p w14:paraId="7C7DE753" w14:textId="319FDBF3" w:rsidR="00AE6A1E" w:rsidRPr="00366A3B" w:rsidDel="00743C7E" w:rsidRDefault="007A2AE5" w:rsidP="00C12E97">
      <w:pPr>
        <w:spacing w:after="120" w:line="480" w:lineRule="auto"/>
        <w:rPr>
          <w:del w:id="40" w:author="Clayton Lamb" w:date="2023-08-17T12:53:00Z"/>
          <w:rStyle w:val="institution"/>
          <w:rFonts w:ascii="Times New Roman" w:hAnsi="Times New Roman"/>
          <w:color w:val="000000" w:themeColor="text1"/>
          <w:sz w:val="24"/>
          <w:szCs w:val="24"/>
          <w:shd w:val="clear" w:color="auto" w:fill="FFFFFF"/>
        </w:rPr>
      </w:pPr>
      <w:del w:id="41" w:author="Clayton Lamb" w:date="2023-08-17T12:53:00Z">
        <w:r w:rsidRPr="00366A3B" w:rsidDel="00743C7E">
          <w:rPr>
            <w:rFonts w:ascii="Times New Roman" w:hAnsi="Times New Roman"/>
            <w:color w:val="000000" w:themeColor="text1"/>
            <w:sz w:val="24"/>
            <w:szCs w:val="24"/>
            <w:vertAlign w:val="superscript"/>
          </w:rPr>
          <w:delText>3</w:delText>
        </w:r>
        <w:r w:rsidR="00AE6A1E" w:rsidRPr="00366A3B" w:rsidDel="00743C7E">
          <w:rPr>
            <w:rFonts w:ascii="Times New Roman" w:hAnsi="Times New Roman"/>
            <w:color w:val="000000" w:themeColor="text1"/>
            <w:sz w:val="24"/>
            <w:szCs w:val="24"/>
            <w:shd w:val="clear" w:color="auto" w:fill="FFFFFF"/>
          </w:rPr>
          <w:delText xml:space="preserve"> </w:delText>
        </w:r>
        <w:r w:rsidR="007C6D95" w:rsidRPr="00366A3B" w:rsidDel="00743C7E">
          <w:rPr>
            <w:rStyle w:val="institution"/>
            <w:rFonts w:ascii="Times New Roman" w:hAnsi="Times New Roman"/>
            <w:color w:val="000000" w:themeColor="text1"/>
            <w:sz w:val="24"/>
            <w:szCs w:val="24"/>
            <w:shd w:val="clear" w:color="auto" w:fill="FFFFFF"/>
          </w:rPr>
          <w:delText>Department of Biological Sciences, University of Alberta, Edmonton, Alberta, Canada, T6G 2M9</w:delText>
        </w:r>
      </w:del>
    </w:p>
    <w:p w14:paraId="388F9A94" w14:textId="40AB37B5" w:rsidR="00482BEB" w:rsidRPr="00366A3B" w:rsidDel="00743C7E" w:rsidRDefault="007A2AE5" w:rsidP="00C12E97">
      <w:pPr>
        <w:spacing w:after="120" w:line="480" w:lineRule="auto"/>
        <w:rPr>
          <w:del w:id="42" w:author="Clayton Lamb" w:date="2023-08-17T12:53:00Z"/>
          <w:rFonts w:ascii="Times New Roman" w:hAnsi="Times New Roman"/>
          <w:color w:val="000000" w:themeColor="text1"/>
          <w:sz w:val="24"/>
          <w:szCs w:val="24"/>
          <w:rPrChange w:id="43" w:author="Clayton Lamb" w:date="2023-07-19T07:26:00Z">
            <w:rPr>
              <w:del w:id="44" w:author="Clayton Lamb" w:date="2023-08-17T12:53:00Z"/>
              <w:rFonts w:ascii="Times New Roman" w:hAnsi="Times New Roman"/>
              <w:color w:val="000000" w:themeColor="text1"/>
              <w:sz w:val="24"/>
              <w:szCs w:val="24"/>
              <w:vertAlign w:val="superscript"/>
            </w:rPr>
          </w:rPrChange>
        </w:rPr>
      </w:pPr>
      <w:del w:id="45" w:author="Clayton Lamb" w:date="2023-08-17T12:53:00Z">
        <w:r w:rsidRPr="00366A3B" w:rsidDel="00743C7E">
          <w:rPr>
            <w:rStyle w:val="institution"/>
            <w:rFonts w:ascii="Times New Roman" w:hAnsi="Times New Roman"/>
            <w:color w:val="000000" w:themeColor="text1"/>
            <w:sz w:val="24"/>
            <w:szCs w:val="24"/>
            <w:shd w:val="clear" w:color="auto" w:fill="FFFFFF"/>
            <w:vertAlign w:val="superscript"/>
          </w:rPr>
          <w:delText>4</w:delText>
        </w:r>
        <w:r w:rsidR="007C6D95" w:rsidRPr="00366A3B" w:rsidDel="00743C7E">
          <w:rPr>
            <w:rFonts w:ascii="Times New Roman" w:hAnsi="Times New Roman"/>
            <w:sz w:val="24"/>
            <w:szCs w:val="24"/>
          </w:rPr>
          <w:delText xml:space="preserve"> </w:delText>
        </w:r>
        <w:r w:rsidR="007C6D95" w:rsidRPr="00366A3B" w:rsidDel="00743C7E">
          <w:rPr>
            <w:rStyle w:val="institution"/>
            <w:rFonts w:ascii="Times New Roman" w:hAnsi="Times New Roman"/>
            <w:color w:val="000000" w:themeColor="text1"/>
            <w:sz w:val="24"/>
            <w:szCs w:val="24"/>
            <w:shd w:val="clear" w:color="auto" w:fill="FFFFFF"/>
          </w:rPr>
          <w:delText>Ministry of Forests, Lands, and Natural Resource Operations and Rural Development, Victoria, BC, Canada, V8W 9M1</w:delText>
        </w:r>
      </w:del>
    </w:p>
    <w:p w14:paraId="439A382F" w14:textId="31781285" w:rsidR="00AE6A1E" w:rsidRPr="00366A3B" w:rsidDel="00482BEB" w:rsidRDefault="00AE6A1E" w:rsidP="00C12E97">
      <w:pPr>
        <w:spacing w:after="120" w:line="480" w:lineRule="auto"/>
        <w:rPr>
          <w:del w:id="46" w:author="Clayton Lamb" w:date="2023-08-08T11:49:00Z"/>
          <w:rFonts w:ascii="Times New Roman" w:hAnsi="Times New Roman"/>
          <w:color w:val="000000" w:themeColor="text1"/>
          <w:sz w:val="24"/>
          <w:szCs w:val="24"/>
        </w:rPr>
      </w:pPr>
      <w:r w:rsidRPr="00366A3B">
        <w:rPr>
          <w:rFonts w:ascii="Times New Roman" w:hAnsi="Times New Roman"/>
          <w:color w:val="000000" w:themeColor="text1"/>
          <w:sz w:val="24"/>
          <w:szCs w:val="24"/>
          <w:vertAlign w:val="superscript"/>
        </w:rPr>
        <w:t>*</w:t>
      </w:r>
      <w:r w:rsidR="008E5818" w:rsidRPr="00366A3B">
        <w:rPr>
          <w:rFonts w:ascii="Times New Roman" w:hAnsi="Times New Roman"/>
          <w:color w:val="000000" w:themeColor="text1"/>
          <w:sz w:val="24"/>
          <w:szCs w:val="24"/>
        </w:rPr>
        <w:t>Corresponding</w:t>
      </w:r>
      <w:r w:rsidRPr="00366A3B">
        <w:rPr>
          <w:rFonts w:ascii="Times New Roman" w:hAnsi="Times New Roman"/>
          <w:color w:val="000000" w:themeColor="text1"/>
          <w:sz w:val="24"/>
          <w:szCs w:val="24"/>
        </w:rPr>
        <w:t xml:space="preserve"> author</w:t>
      </w:r>
      <w:r w:rsidR="008E5818"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773592" w:rsidRPr="00366A3B">
        <w:rPr>
          <w:rFonts w:ascii="Times New Roman" w:hAnsi="Times New Roman"/>
          <w:color w:val="000000" w:themeColor="text1"/>
          <w:sz w:val="24"/>
          <w:szCs w:val="24"/>
        </w:rPr>
        <w:t xml:space="preserve">Clayton Lamb, </w:t>
      </w:r>
      <w:r w:rsidRPr="00366A3B">
        <w:rPr>
          <w:rFonts w:ascii="Times New Roman" w:hAnsi="Times New Roman"/>
          <w:color w:val="000000" w:themeColor="text1"/>
          <w:sz w:val="24"/>
          <w:szCs w:val="24"/>
        </w:rPr>
        <w:t>ctlamb@ualberta.ca</w:t>
      </w:r>
    </w:p>
    <w:p w14:paraId="0E6A453C" w14:textId="7A160FB5" w:rsidR="00AE6A1E" w:rsidRPr="00366A3B" w:rsidDel="00482BEB" w:rsidRDefault="00AE6A1E" w:rsidP="00C12E97">
      <w:pPr>
        <w:spacing w:after="120" w:line="480" w:lineRule="auto"/>
        <w:rPr>
          <w:del w:id="47" w:author="Clayton Lamb" w:date="2023-08-08T11:49:00Z"/>
          <w:rFonts w:ascii="Times New Roman" w:hAnsi="Times New Roman"/>
          <w:color w:val="000000" w:themeColor="text1"/>
          <w:sz w:val="24"/>
          <w:szCs w:val="24"/>
        </w:rPr>
      </w:pPr>
    </w:p>
    <w:p w14:paraId="1DEEC054" w14:textId="77777777" w:rsidR="00AE6A1E" w:rsidRPr="00366A3B" w:rsidDel="00DA2257" w:rsidRDefault="00AE6A1E" w:rsidP="00C12E97">
      <w:pPr>
        <w:spacing w:after="120" w:line="480" w:lineRule="auto"/>
        <w:rPr>
          <w:del w:id="48" w:author="Clayton Lamb" w:date="2023-07-13T09:50:00Z"/>
          <w:rFonts w:ascii="Times New Roman" w:hAnsi="Times New Roman"/>
          <w:color w:val="000000" w:themeColor="text1"/>
          <w:sz w:val="24"/>
          <w:szCs w:val="24"/>
        </w:rPr>
      </w:pPr>
    </w:p>
    <w:p w14:paraId="677EDCCF" w14:textId="143EC031" w:rsidR="007A2AE5" w:rsidRPr="00366A3B" w:rsidDel="00DA2257" w:rsidRDefault="007A2AE5" w:rsidP="00C12E97">
      <w:pPr>
        <w:spacing w:after="120" w:line="480" w:lineRule="auto"/>
        <w:rPr>
          <w:del w:id="49" w:author="Clayton Lamb" w:date="2023-07-13T09:50:00Z"/>
          <w:rFonts w:ascii="Times New Roman" w:hAnsi="Times New Roman"/>
          <w:b/>
          <w:bCs/>
          <w:color w:val="000000" w:themeColor="text1"/>
          <w:sz w:val="24"/>
          <w:szCs w:val="24"/>
        </w:rPr>
      </w:pPr>
    </w:p>
    <w:p w14:paraId="465FD970" w14:textId="77777777" w:rsidR="00773592" w:rsidRPr="00366A3B" w:rsidRDefault="00773592" w:rsidP="00C12E97">
      <w:pPr>
        <w:spacing w:after="120" w:line="480" w:lineRule="auto"/>
        <w:rPr>
          <w:rFonts w:ascii="Times New Roman" w:hAnsi="Times New Roman"/>
          <w:b/>
          <w:bCs/>
          <w:color w:val="000000" w:themeColor="text1"/>
          <w:sz w:val="24"/>
          <w:szCs w:val="24"/>
        </w:rPr>
      </w:pPr>
    </w:p>
    <w:p w14:paraId="0395D44E" w14:textId="47A4A1D4" w:rsidR="009C504C"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b/>
          <w:bCs/>
          <w:color w:val="000000" w:themeColor="text1"/>
          <w:sz w:val="24"/>
          <w:szCs w:val="24"/>
        </w:rPr>
        <w:t>Abstrac</w:t>
      </w:r>
      <w:r w:rsidR="005D5718" w:rsidRPr="00366A3B">
        <w:rPr>
          <w:rFonts w:ascii="Times New Roman" w:hAnsi="Times New Roman"/>
          <w:b/>
          <w:bCs/>
          <w:color w:val="000000" w:themeColor="text1"/>
          <w:sz w:val="24"/>
          <w:szCs w:val="24"/>
        </w:rPr>
        <w:t>t</w:t>
      </w:r>
    </w:p>
    <w:p w14:paraId="2BF4B7D8" w14:textId="18603056" w:rsidR="00137B17" w:rsidRPr="00366A3B" w:rsidRDefault="00572207" w:rsidP="00137B17">
      <w:pPr>
        <w:spacing w:line="480" w:lineRule="auto"/>
        <w:rPr>
          <w:rFonts w:ascii="Times New Roman" w:hAnsi="Times New Roman"/>
          <w:sz w:val="24"/>
          <w:szCs w:val="24"/>
        </w:rPr>
      </w:pPr>
      <w:ins w:id="50" w:author="Clayton Lamb" w:date="2023-07-14T09:18:00Z">
        <w:r w:rsidRPr="00366A3B">
          <w:rPr>
            <w:rFonts w:ascii="Times New Roman" w:hAnsi="Times New Roman"/>
            <w:sz w:val="24"/>
            <w:szCs w:val="24"/>
            <w:rPrChange w:id="51" w:author="Clayton Lamb" w:date="2023-07-19T07:26:00Z">
              <w:rPr>
                <w:rFonts w:ascii="Segoe UI" w:hAnsi="Segoe UI" w:cs="Segoe UI"/>
                <w:color w:val="374151"/>
                <w:shd w:val="clear" w:color="auto" w:fill="F7F7F8"/>
              </w:rPr>
            </w:rPrChange>
          </w:rPr>
          <w:t xml:space="preserve">The health of wildlife plays a crucial role in population demography by connecting habitat and physiology. The southern mountain caribou, found in the western mountains of </w:t>
        </w:r>
        <w:r w:rsidRPr="00366A3B">
          <w:rPr>
            <w:rFonts w:ascii="Times New Roman" w:hAnsi="Times New Roman"/>
            <w:sz w:val="24"/>
            <w:szCs w:val="24"/>
          </w:rPr>
          <w:t>southern Canada</w:t>
        </w:r>
        <w:r w:rsidRPr="00366A3B">
          <w:rPr>
            <w:rFonts w:ascii="Times New Roman" w:hAnsi="Times New Roman"/>
            <w:sz w:val="24"/>
            <w:szCs w:val="24"/>
            <w:rPrChange w:id="52" w:author="Clayton Lamb" w:date="2023-07-19T07:26:00Z">
              <w:rPr>
                <w:rFonts w:ascii="Segoe UI" w:hAnsi="Segoe UI" w:cs="Segoe UI"/>
                <w:color w:val="374151"/>
                <w:shd w:val="clear" w:color="auto" w:fill="F7F7F8"/>
              </w:rPr>
            </w:rPrChange>
          </w:rPr>
          <w:t>, are currently facing significant threats. Among the southern mountain caribou population, the central group of caribou is considered endangered, necessitating an integrated approach to wildlife health. In this study, we evaluate the health of a subpopulation within the central group, which is temporarily safeguarded by a maternal pen. The maternal pen is an Indigenous-led conservation initiative aimed at enhancing caribou population growth</w:t>
        </w:r>
      </w:ins>
      <w:del w:id="53" w:author="Clayton Lamb" w:date="2023-07-14T09:18:00Z">
        <w:r w:rsidR="00137B17" w:rsidRPr="00366A3B" w:rsidDel="00572207">
          <w:rPr>
            <w:rFonts w:ascii="Times New Roman" w:hAnsi="Times New Roman"/>
            <w:sz w:val="24"/>
            <w:szCs w:val="24"/>
          </w:rPr>
          <w:delText>The health of wildlife is a key factor in population demography, linking habitat and physiology</w:delText>
        </w:r>
      </w:del>
      <w:del w:id="54" w:author="Clayton Lamb" w:date="2023-07-13T10:30:00Z">
        <w:r w:rsidR="00137B17" w:rsidRPr="00366A3B" w:rsidDel="00B16EDA">
          <w:rPr>
            <w:rFonts w:ascii="Times New Roman" w:hAnsi="Times New Roman"/>
            <w:sz w:val="24"/>
            <w:szCs w:val="24"/>
          </w:rPr>
          <w:delText>. Southern mountain caribou are an endangered group that could benefit from integrated approaches to wildlife health, but little is known about their health</w:delText>
        </w:r>
      </w:del>
      <w:del w:id="55" w:author="Clayton Lamb" w:date="2023-07-14T09:18:00Z">
        <w:r w:rsidR="00137B17" w:rsidRPr="00366A3B" w:rsidDel="00572207">
          <w:rPr>
            <w:rFonts w:ascii="Times New Roman" w:hAnsi="Times New Roman"/>
            <w:sz w:val="24"/>
            <w:szCs w:val="24"/>
          </w:rPr>
          <w:delText xml:space="preserve">. </w:delText>
        </w:r>
      </w:del>
      <w:del w:id="56" w:author="Clayton Lamb" w:date="2023-07-13T10:31:00Z">
        <w:r w:rsidR="00137B17" w:rsidRPr="00366A3B" w:rsidDel="00B16EDA">
          <w:rPr>
            <w:rFonts w:ascii="Times New Roman" w:hAnsi="Times New Roman"/>
            <w:sz w:val="24"/>
            <w:szCs w:val="24"/>
          </w:rPr>
          <w:delText>Here, we use an Indigenous-led conservation initiative to assess the health of southern mountain caribou temporarily protected in a maternal pen to increase population growth</w:delText>
        </w:r>
      </w:del>
      <w:r w:rsidR="00137B17" w:rsidRPr="00366A3B">
        <w:rPr>
          <w:rFonts w:ascii="Times New Roman" w:hAnsi="Times New Roman"/>
          <w:sz w:val="24"/>
          <w:szCs w:val="24"/>
        </w:rPr>
        <w:t>. We collected health metrics</w:t>
      </w:r>
      <w:ins w:id="57" w:author="Clayton Lamb" w:date="2023-07-14T09:21:00Z">
        <w:r w:rsidRPr="00366A3B">
          <w:rPr>
            <w:rFonts w:ascii="Times New Roman" w:hAnsi="Times New Roman"/>
            <w:sz w:val="24"/>
            <w:szCs w:val="24"/>
          </w:rPr>
          <w:t xml:space="preserve"> </w:t>
        </w:r>
      </w:ins>
      <w:ins w:id="58" w:author="Clayton Lamb" w:date="2023-07-14T09:23:00Z">
        <w:r w:rsidRPr="00366A3B">
          <w:rPr>
            <w:rFonts w:ascii="Times New Roman" w:hAnsi="Times New Roman"/>
            <w:sz w:val="24"/>
            <w:szCs w:val="24"/>
          </w:rPr>
          <w:t xml:space="preserve">from 46 female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between 2014–202</w:t>
        </w:r>
      </w:ins>
      <w:ins w:id="59" w:author="Clayton Lamb" w:date="2023-07-14T09:24:00Z">
        <w:r w:rsidRPr="00366A3B">
          <w:rPr>
            <w:rFonts w:ascii="Times New Roman" w:hAnsi="Times New Roman"/>
            <w:sz w:val="24"/>
            <w:szCs w:val="24"/>
          </w:rPr>
          <w:t xml:space="preserve">1. The health metrics included </w:t>
        </w:r>
      </w:ins>
      <w:ins w:id="60" w:author="Clayton Lamb" w:date="2023-07-14T09:21:00Z">
        <w:r w:rsidRPr="00366A3B">
          <w:rPr>
            <w:rFonts w:ascii="Times New Roman" w:hAnsi="Times New Roman"/>
            <w:sz w:val="24"/>
            <w:szCs w:val="24"/>
          </w:rPr>
          <w:t>trace mineral</w:t>
        </w:r>
      </w:ins>
      <w:ins w:id="61" w:author="Clayton Lamb" w:date="2023-07-14T09:24:00Z">
        <w:r w:rsidRPr="00366A3B">
          <w:rPr>
            <w:rFonts w:ascii="Times New Roman" w:hAnsi="Times New Roman"/>
            <w:sz w:val="24"/>
            <w:szCs w:val="24"/>
          </w:rPr>
          <w:t xml:space="preserve"> levels</w:t>
        </w:r>
      </w:ins>
      <w:ins w:id="62" w:author="Clayton Lamb" w:date="2023-07-14T09:21:00Z">
        <w:r w:rsidRPr="00366A3B">
          <w:rPr>
            <w:rFonts w:ascii="Times New Roman" w:hAnsi="Times New Roman"/>
            <w:sz w:val="24"/>
            <w:szCs w:val="24"/>
          </w:rPr>
          <w:t>, cortisol</w:t>
        </w:r>
      </w:ins>
      <w:ins w:id="63" w:author="Clayton Lamb" w:date="2023-07-14T09:24:00Z">
        <w:r w:rsidRPr="00366A3B">
          <w:rPr>
            <w:rFonts w:ascii="Times New Roman" w:hAnsi="Times New Roman"/>
            <w:sz w:val="24"/>
            <w:szCs w:val="24"/>
          </w:rPr>
          <w:t xml:space="preserve"> levels</w:t>
        </w:r>
      </w:ins>
      <w:ins w:id="64" w:author="Clayton Lamb" w:date="2023-07-14T09:21:00Z">
        <w:r w:rsidRPr="00366A3B">
          <w:rPr>
            <w:rFonts w:ascii="Times New Roman" w:hAnsi="Times New Roman"/>
            <w:sz w:val="24"/>
            <w:szCs w:val="24"/>
          </w:rPr>
          <w:t xml:space="preserve">, biomarkers for </w:t>
        </w:r>
      </w:ins>
      <w:ins w:id="65" w:author="Clayton Lamb" w:date="2023-07-14T09:22:00Z">
        <w:r w:rsidRPr="00366A3B">
          <w:rPr>
            <w:rFonts w:ascii="Times New Roman" w:hAnsi="Times New Roman"/>
            <w:sz w:val="24"/>
            <w:szCs w:val="24"/>
          </w:rPr>
          <w:t>inflammation</w:t>
        </w:r>
      </w:ins>
      <w:ins w:id="66" w:author="Clayton Lamb" w:date="2023-07-14T09:21:00Z">
        <w:r w:rsidRPr="00366A3B">
          <w:rPr>
            <w:rFonts w:ascii="Times New Roman" w:hAnsi="Times New Roman"/>
            <w:sz w:val="24"/>
            <w:szCs w:val="24"/>
          </w:rPr>
          <w:t>,</w:t>
        </w:r>
      </w:ins>
      <w:ins w:id="67" w:author="Clayton Lamb" w:date="2023-07-14T09:22:00Z">
        <w:r w:rsidRPr="00366A3B">
          <w:rPr>
            <w:rFonts w:ascii="Times New Roman" w:hAnsi="Times New Roman"/>
            <w:sz w:val="24"/>
            <w:szCs w:val="24"/>
          </w:rPr>
          <w:t xml:space="preserve"> </w:t>
        </w:r>
      </w:ins>
      <w:ins w:id="68" w:author="Clayton Lamb" w:date="2023-07-14T09:24:00Z">
        <w:r w:rsidR="000F35DD" w:rsidRPr="00366A3B">
          <w:rPr>
            <w:rFonts w:ascii="Times New Roman" w:hAnsi="Times New Roman"/>
            <w:sz w:val="24"/>
            <w:szCs w:val="24"/>
          </w:rPr>
          <w:t xml:space="preserve">and </w:t>
        </w:r>
      </w:ins>
      <w:ins w:id="69" w:author="Clayton Lamb" w:date="2023-07-14T09:22:00Z">
        <w:r w:rsidRPr="00366A3B">
          <w:rPr>
            <w:rFonts w:ascii="Times New Roman" w:hAnsi="Times New Roman"/>
            <w:sz w:val="24"/>
            <w:szCs w:val="24"/>
          </w:rPr>
          <w:t xml:space="preserve">pathogen </w:t>
        </w:r>
      </w:ins>
      <w:ins w:id="70" w:author="Clayton Lamb" w:date="2023-07-14T09:25:00Z">
        <w:r w:rsidR="000F35DD" w:rsidRPr="00366A3B">
          <w:rPr>
            <w:rFonts w:ascii="Times New Roman" w:hAnsi="Times New Roman"/>
            <w:sz w:val="24"/>
            <w:szCs w:val="24"/>
          </w:rPr>
          <w:t>prevalence</w:t>
        </w:r>
      </w:ins>
      <w:del w:id="71" w:author="Clayton Lamb" w:date="2023-07-14T09:24:00Z">
        <w:r w:rsidR="00137B17" w:rsidRPr="00366A3B" w:rsidDel="000F35DD">
          <w:rPr>
            <w:rFonts w:ascii="Times New Roman" w:hAnsi="Times New Roman"/>
            <w:sz w:val="24"/>
            <w:szCs w:val="24"/>
          </w:rPr>
          <w:delText xml:space="preserve"> from</w:delText>
        </w:r>
      </w:del>
      <w:del w:id="72" w:author="Clayton Lamb" w:date="2023-07-14T09:23:00Z">
        <w:r w:rsidR="00137B17" w:rsidRPr="00366A3B" w:rsidDel="00572207">
          <w:rPr>
            <w:rFonts w:ascii="Times New Roman" w:hAnsi="Times New Roman"/>
            <w:sz w:val="24"/>
            <w:szCs w:val="24"/>
          </w:rPr>
          <w:delText xml:space="preserve"> 46 female caribou between 2014</w:delText>
        </w:r>
      </w:del>
      <w:del w:id="73" w:author="Clayton Lamb" w:date="2023-07-14T08:18:00Z">
        <w:r w:rsidR="00137B17" w:rsidRPr="00366A3B" w:rsidDel="00D448B7">
          <w:rPr>
            <w:rFonts w:ascii="Times New Roman" w:hAnsi="Times New Roman"/>
            <w:sz w:val="24"/>
            <w:szCs w:val="24"/>
          </w:rPr>
          <w:delText>-</w:delText>
        </w:r>
      </w:del>
      <w:del w:id="74" w:author="Clayton Lamb" w:date="2023-07-14T09:23:00Z">
        <w:r w:rsidR="00137B17" w:rsidRPr="00366A3B" w:rsidDel="00572207">
          <w:rPr>
            <w:rFonts w:ascii="Times New Roman" w:hAnsi="Times New Roman"/>
            <w:sz w:val="24"/>
            <w:szCs w:val="24"/>
          </w:rPr>
          <w:delText>2021</w:delText>
        </w:r>
      </w:del>
      <w:ins w:id="75" w:author="Clayton Lamb" w:date="2023-07-14T09:22:00Z">
        <w:r w:rsidRPr="00366A3B">
          <w:rPr>
            <w:rFonts w:ascii="Times New Roman" w:hAnsi="Times New Roman"/>
            <w:sz w:val="24"/>
            <w:szCs w:val="24"/>
          </w:rPr>
          <w:t>.</w:t>
        </w:r>
      </w:ins>
      <w:r w:rsidR="00137B17" w:rsidRPr="00366A3B">
        <w:rPr>
          <w:rFonts w:ascii="Times New Roman" w:hAnsi="Times New Roman"/>
          <w:sz w:val="24"/>
          <w:szCs w:val="24"/>
        </w:rPr>
        <w:t xml:space="preserve"> </w:t>
      </w:r>
      <w:ins w:id="76" w:author="Clayton Lamb" w:date="2023-07-14T09:22:00Z">
        <w:r w:rsidRPr="00366A3B">
          <w:rPr>
            <w:rFonts w:ascii="Times New Roman" w:hAnsi="Times New Roman"/>
            <w:sz w:val="24"/>
            <w:szCs w:val="24"/>
          </w:rPr>
          <w:t>We</w:t>
        </w:r>
      </w:ins>
      <w:del w:id="77" w:author="Clayton Lamb" w:date="2023-07-14T09:22:00Z">
        <w:r w:rsidR="00137B17" w:rsidRPr="00366A3B" w:rsidDel="00572207">
          <w:rPr>
            <w:rFonts w:ascii="Times New Roman" w:hAnsi="Times New Roman"/>
            <w:sz w:val="24"/>
            <w:szCs w:val="24"/>
          </w:rPr>
          <w:delText>and</w:delText>
        </w:r>
      </w:del>
      <w:r w:rsidR="00137B17" w:rsidRPr="00366A3B">
        <w:rPr>
          <w:rFonts w:ascii="Times New Roman" w:hAnsi="Times New Roman"/>
          <w:sz w:val="24"/>
          <w:szCs w:val="24"/>
        </w:rPr>
        <w:t xml:space="preserve"> compared </w:t>
      </w:r>
      <w:ins w:id="78" w:author="Clayton Lamb" w:date="2023-07-14T09:22:00Z">
        <w:r w:rsidRPr="00366A3B">
          <w:rPr>
            <w:rFonts w:ascii="Times New Roman" w:hAnsi="Times New Roman"/>
            <w:sz w:val="24"/>
            <w:szCs w:val="24"/>
          </w:rPr>
          <w:t xml:space="preserve">these </w:t>
        </w:r>
      </w:ins>
      <w:r w:rsidR="00137B17" w:rsidRPr="00366A3B">
        <w:rPr>
          <w:rFonts w:ascii="Times New Roman" w:hAnsi="Times New Roman"/>
          <w:sz w:val="24"/>
          <w:szCs w:val="24"/>
        </w:rPr>
        <w:t>health metrics between penned and non-penned animals,</w:t>
      </w:r>
      <w:del w:id="79" w:author="Clayton Lamb" w:date="2023-07-13T10:31:00Z">
        <w:r w:rsidR="00137B17" w:rsidRPr="00366A3B" w:rsidDel="00B16EDA">
          <w:rPr>
            <w:rFonts w:ascii="Times New Roman" w:hAnsi="Times New Roman"/>
            <w:sz w:val="24"/>
            <w:szCs w:val="24"/>
          </w:rPr>
          <w:delText xml:space="preserve"> and</w:delText>
        </w:r>
      </w:del>
      <w:r w:rsidR="00137B17" w:rsidRPr="00366A3B">
        <w:rPr>
          <w:rFonts w:ascii="Times New Roman" w:hAnsi="Times New Roman"/>
          <w:sz w:val="24"/>
          <w:szCs w:val="24"/>
        </w:rPr>
        <w:t xml:space="preserve"> between </w:t>
      </w:r>
      <w:ins w:id="80" w:author="Clayton Lamb" w:date="2023-07-14T09:26:00Z">
        <w:r w:rsidR="000F35DD" w:rsidRPr="00366A3B">
          <w:rPr>
            <w:rFonts w:ascii="Times New Roman" w:hAnsi="Times New Roman"/>
            <w:color w:val="000000"/>
            <w:sz w:val="24"/>
            <w:szCs w:val="24"/>
            <w:rPrChange w:id="81" w:author="Clayton Lamb" w:date="2023-07-19T07:26:00Z">
              <w:rPr>
                <w:rFonts w:ascii="Times New Roman" w:hAnsi="Times New Roman"/>
                <w:color w:val="000000"/>
                <w:szCs w:val="22"/>
              </w:rPr>
            </w:rPrChange>
          </w:rPr>
          <w:t>reproductive and non-reproductive females</w:t>
        </w:r>
      </w:ins>
      <w:del w:id="82" w:author="Clayton Lamb" w:date="2023-07-14T09:26:00Z">
        <w:r w:rsidR="00137B17" w:rsidRPr="00366A3B" w:rsidDel="000F35DD">
          <w:rPr>
            <w:rFonts w:ascii="Times New Roman" w:hAnsi="Times New Roman"/>
            <w:sz w:val="24"/>
            <w:szCs w:val="24"/>
          </w:rPr>
          <w:delText>successful and unsuccessful reproductive attempts</w:delText>
        </w:r>
      </w:del>
      <w:ins w:id="83" w:author="Clayton Lamb" w:date="2023-07-13T10:31:00Z">
        <w:r w:rsidR="00B16EDA" w:rsidRPr="00366A3B">
          <w:rPr>
            <w:rFonts w:ascii="Times New Roman" w:hAnsi="Times New Roman"/>
            <w:sz w:val="24"/>
            <w:szCs w:val="24"/>
          </w:rPr>
          <w:t>, and between other subpopulations</w:t>
        </w:r>
      </w:ins>
      <w:r w:rsidR="00137B17" w:rsidRPr="00366A3B">
        <w:rPr>
          <w:rFonts w:ascii="Times New Roman" w:hAnsi="Times New Roman"/>
          <w:sz w:val="24"/>
          <w:szCs w:val="24"/>
        </w:rPr>
        <w:t xml:space="preserve">. </w:t>
      </w:r>
      <w:del w:id="84" w:author="Clayton Lamb" w:date="2023-07-14T08:49:00Z">
        <w:r w:rsidR="00137B17" w:rsidRPr="00366A3B" w:rsidDel="006457CE">
          <w:rPr>
            <w:rFonts w:ascii="Times New Roman" w:hAnsi="Times New Roman"/>
            <w:sz w:val="24"/>
            <w:szCs w:val="24"/>
          </w:rPr>
          <w:delText xml:space="preserve">Results suggest that </w:delText>
        </w:r>
      </w:del>
      <w:del w:id="85" w:author="Clayton Lamb" w:date="2023-07-14T09:20:00Z">
        <w:r w:rsidR="00137B17" w:rsidRPr="00366A3B" w:rsidDel="00572207">
          <w:rPr>
            <w:rFonts w:ascii="Times New Roman" w:hAnsi="Times New Roman"/>
            <w:sz w:val="24"/>
            <w:szCs w:val="24"/>
          </w:rPr>
          <w:delText xml:space="preserve">Klinse-Za caribou were generally healthy relative to neighboring subpopulations and that repeat capture and penning did not create accumulated health issues. </w:delText>
        </w:r>
      </w:del>
      <w:ins w:id="86" w:author="Clayton Lamb" w:date="2023-07-13T10:33:00Z">
        <w:r w:rsidR="002D6850" w:rsidRPr="00366A3B">
          <w:rPr>
            <w:rFonts w:ascii="Times New Roman" w:hAnsi="Times New Roman"/>
            <w:color w:val="000000"/>
            <w:sz w:val="24"/>
            <w:szCs w:val="24"/>
            <w:rPrChange w:id="87" w:author="Clayton Lamb" w:date="2023-07-19T07:26:00Z">
              <w:rPr>
                <w:rFonts w:ascii="Helvetica" w:hAnsi="Helvetica"/>
                <w:color w:val="000000"/>
                <w:sz w:val="18"/>
                <w:szCs w:val="18"/>
              </w:rPr>
            </w:rPrChange>
          </w:rPr>
          <w:t>We provide evidence linking trace nutrients and measures of stress to reproductive success but find no evidence for relationships between reproductive success and exposure to pathogens or biomarkers of inflammation.</w:t>
        </w:r>
      </w:ins>
      <w:del w:id="88" w:author="Clayton Lamb" w:date="2023-07-13T10:33:00Z">
        <w:r w:rsidR="00137B17" w:rsidRPr="00366A3B" w:rsidDel="002D6850">
          <w:rPr>
            <w:rFonts w:ascii="Times New Roman" w:hAnsi="Times New Roman"/>
            <w:sz w:val="24"/>
            <w:szCs w:val="24"/>
          </w:rPr>
          <w:delText>We provide evidence linking trace nutrients and stress to reproductive success but find no evidence for relationships between reproductive success and pathogens or inflammation.</w:delText>
        </w:r>
      </w:del>
      <w:r w:rsidR="00137B17" w:rsidRPr="00366A3B">
        <w:rPr>
          <w:rFonts w:ascii="Times New Roman" w:hAnsi="Times New Roman"/>
          <w:sz w:val="24"/>
          <w:szCs w:val="24"/>
        </w:rPr>
        <w:t xml:space="preserve"> </w:t>
      </w:r>
      <w:ins w:id="89" w:author="Clayton Lamb" w:date="2023-07-14T09:20:00Z">
        <w:r w:rsidRPr="00366A3B">
          <w:rPr>
            <w:rFonts w:ascii="Times New Roman" w:hAnsi="Times New Roman"/>
            <w:sz w:val="24"/>
            <w:szCs w:val="24"/>
          </w:rPr>
          <w:t xml:space="preserve">Based on the health metrics considered,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were generally healthy relative to neighboring subpopulations and repeat capture and penning did not</w:t>
        </w:r>
      </w:ins>
      <w:ins w:id="90" w:author="Clayton Lamb" w:date="2023-08-17T15:22:00Z">
        <w:r w:rsidR="00550F9F">
          <w:rPr>
            <w:rFonts w:ascii="Times New Roman" w:hAnsi="Times New Roman"/>
            <w:sz w:val="24"/>
            <w:szCs w:val="24"/>
          </w:rPr>
          <w:t xml:space="preserve"> appear to</w:t>
        </w:r>
      </w:ins>
      <w:ins w:id="91" w:author="Clayton Lamb" w:date="2023-07-14T09:20:00Z">
        <w:r w:rsidRPr="00366A3B">
          <w:rPr>
            <w:rFonts w:ascii="Times New Roman" w:hAnsi="Times New Roman"/>
            <w:sz w:val="24"/>
            <w:szCs w:val="24"/>
          </w:rPr>
          <w:t xml:space="preserve"> create accumulated health issues. </w:t>
        </w:r>
      </w:ins>
      <w:r w:rsidR="00137B17" w:rsidRPr="00366A3B">
        <w:rPr>
          <w:rFonts w:ascii="Times New Roman" w:hAnsi="Times New Roman"/>
          <w:sz w:val="24"/>
          <w:szCs w:val="24"/>
        </w:rPr>
        <w:t>This work provides a baseline assessment of southern mountain caribou health that can inform future trends and provide guidance on maternal penning activities in support of caribou recovery.</w:t>
      </w:r>
    </w:p>
    <w:p w14:paraId="167D134F" w14:textId="77777777" w:rsidR="00137B17" w:rsidRPr="00366A3B" w:rsidRDefault="00137B17" w:rsidP="00137B17">
      <w:pPr>
        <w:spacing w:line="480" w:lineRule="auto"/>
        <w:rPr>
          <w:rFonts w:ascii="Times New Roman" w:hAnsi="Times New Roman"/>
          <w:sz w:val="24"/>
          <w:szCs w:val="24"/>
        </w:rPr>
      </w:pPr>
    </w:p>
    <w:p w14:paraId="4F8BAD58" w14:textId="5D56156B" w:rsidR="00AE6A1E" w:rsidRPr="00366A3B" w:rsidRDefault="00773592" w:rsidP="00DA2257">
      <w:pPr>
        <w:spacing w:after="120" w:line="480" w:lineRule="auto"/>
        <w:rPr>
          <w:rFonts w:ascii="Times New Roman" w:hAnsi="Times New Roman"/>
          <w:bCs/>
          <w:color w:val="000000" w:themeColor="text1"/>
          <w:sz w:val="24"/>
          <w:szCs w:val="24"/>
        </w:rPr>
      </w:pPr>
      <w:r w:rsidRPr="00366A3B">
        <w:rPr>
          <w:rFonts w:ascii="Times New Roman" w:hAnsi="Times New Roman"/>
          <w:b/>
          <w:bCs/>
          <w:color w:val="000000" w:themeColor="text1"/>
          <w:sz w:val="24"/>
          <w:szCs w:val="24"/>
        </w:rPr>
        <w:t xml:space="preserve">Keywords: </w:t>
      </w:r>
      <w:r w:rsidRPr="00366A3B">
        <w:rPr>
          <w:rFonts w:ascii="Times New Roman" w:hAnsi="Times New Roman"/>
          <w:bCs/>
          <w:color w:val="000000" w:themeColor="text1"/>
          <w:sz w:val="24"/>
          <w:szCs w:val="24"/>
        </w:rPr>
        <w:t xml:space="preserve">cortisol, disease, endangered species, fitness, one health, </w:t>
      </w:r>
      <w:ins w:id="92" w:author="Clayton Lamb" w:date="2023-07-14T09:28:00Z">
        <w:r w:rsidR="000F35DD" w:rsidRPr="00366A3B">
          <w:rPr>
            <w:rFonts w:ascii="Times New Roman" w:hAnsi="Times New Roman"/>
            <w:bCs/>
            <w:color w:val="000000" w:themeColor="text1"/>
            <w:sz w:val="24"/>
            <w:szCs w:val="24"/>
          </w:rPr>
          <w:t>R</w:t>
        </w:r>
      </w:ins>
      <w:del w:id="93" w:author="Clayton Lamb" w:date="2023-07-14T09:28:00Z">
        <w:r w:rsidRPr="00366A3B" w:rsidDel="000F35DD">
          <w:rPr>
            <w:rFonts w:ascii="Times New Roman" w:hAnsi="Times New Roman"/>
            <w:bCs/>
            <w:color w:val="000000" w:themeColor="text1"/>
            <w:sz w:val="24"/>
            <w:szCs w:val="24"/>
          </w:rPr>
          <w:delText>r</w:delText>
        </w:r>
      </w:del>
      <w:r w:rsidRPr="00366A3B">
        <w:rPr>
          <w:rFonts w:ascii="Times New Roman" w:hAnsi="Times New Roman"/>
          <w:bCs/>
          <w:color w:val="000000" w:themeColor="text1"/>
          <w:sz w:val="24"/>
          <w:szCs w:val="24"/>
        </w:rPr>
        <w:t>angifer</w:t>
      </w:r>
      <w:ins w:id="94" w:author="Clayton Lamb" w:date="2023-07-14T09:28:00Z">
        <w:r w:rsidR="000F35DD" w:rsidRPr="00366A3B">
          <w:rPr>
            <w:rFonts w:ascii="Times New Roman" w:hAnsi="Times New Roman"/>
            <w:bCs/>
            <w:color w:val="000000" w:themeColor="text1"/>
            <w:sz w:val="24"/>
            <w:szCs w:val="24"/>
          </w:rPr>
          <w:t xml:space="preserve"> tarandus</w:t>
        </w:r>
      </w:ins>
      <w:r w:rsidRPr="00366A3B">
        <w:rPr>
          <w:rFonts w:ascii="Times New Roman" w:hAnsi="Times New Roman"/>
          <w:bCs/>
          <w:color w:val="000000" w:themeColor="text1"/>
          <w:sz w:val="24"/>
          <w:szCs w:val="24"/>
        </w:rPr>
        <w:t>, stress</w:t>
      </w:r>
    </w:p>
    <w:bookmarkStart w:id="95" w:name="_Toc13047632"/>
    <w:bookmarkStart w:id="96" w:name="_Toc8115490"/>
    <w:bookmarkStart w:id="97" w:name="_Toc13047637"/>
    <w:p w14:paraId="5C0090CA" w14:textId="7AC4E074" w:rsidR="00446D6D" w:rsidRPr="00366A3B" w:rsidRDefault="00E01827" w:rsidP="00C12E97">
      <w:pPr>
        <w:pStyle w:val="Heading1"/>
        <w:spacing w:line="480" w:lineRule="auto"/>
        <w:rPr>
          <w:rFonts w:ascii="Times New Roman" w:hAnsi="Times New Roman"/>
          <w:color w:val="000000" w:themeColor="text1"/>
          <w:sz w:val="24"/>
          <w:szCs w:val="24"/>
        </w:rPr>
      </w:pPr>
      <w:del w:id="98" w:author="Clayton Lamb" w:date="2023-08-17T15:23:00Z">
        <w:r w:rsidRPr="00366A3B" w:rsidDel="00550F9F">
          <w:fldChar w:fldCharType="begin"/>
        </w:r>
        <w:r w:rsidRPr="00366A3B" w:rsidDel="00550F9F">
          <w:delInstrText xml:space="preserve"> ADDIN ZOTERO_ITEM CSL_CITATION {"citationID":"eRZsb7K8","properties":{"formattedCitation":"(Lamb et al. 2022, 2023)","plainCitation":"(Lamb et al. 2022, 2023)","noteIndex":0},"citationItems":[{"id":41,"uris":["http://zotero.org/users/6749014/items/SXY5BASP"],"itemData":{"id":41,"type":"article-journal","container-title":"Ecological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T."}],"issued":{"date-parts":[["2022"]]}}},{"id":5310,"uris":["http://zotero.org/users/6749014/items/X2D2XKRT"],"itemData":{"id":5310,"type":"article-journal","abstract":"Recovery targets fall short of culturally meaningful abundance\n          , \n            \n              Endangered species laws effectively prevent species extinction but fall short in restoring abundance for culturally important species. Legal agreements between Indigenous peoples and countries recognize the importance of abundant, culturally important species that disproportionately contribute to peoples’ food, material, spirituality, and sense of place (\n              \n                1\n              \n              ). Despite this, recovery targets under endangered species laws do not account for such abundance, instead targeting minimum viable population (MVP) sizes that leave many species in a state of reduced abundance compared with their historical baselines. Using three keystone species in North America—caribou, bison, and salmon—we explore the implications of the gap between culturally meaningful abundance and minimum viable populations and argue for the need to establish recovery targets and processes that restore abundance beyond MVPs. Braiding endangered species law and Indigenous rights will help countries uphold the rights of Indigenous peoples, prevent species extinction, and ultimately provide benefits to society at large.","container-title":"Science","DOI":"10.1126/science.adg9830","ISSN":"0036-8075, 1095-9203","issue":"6646","journalAbbreviation":"Science","language":"en","license":"All rights reserved","page":"694-696","source":"DOI.org (Crossref)","title":"Braiding Indigenous rights and endangered species law","volume":"380","author":[{"family":"Lamb","given":"Clayton T."},{"family":"Willson","given":"Roland"},{"family":"Menzies","given":"Allyson K."},{"family":"Owens-Beek","given":"Naomi"},{"family":"Price","given":"Michael"},{"family":"McNay","given":"Scott"},{"family":"Otto","given":"Sarah P."},{"family":"Hessami","given":"Mateen"},{"family":"Popp","given":"Jesse N."},{"family":"Hebblewhite","given":"Mark"},{"family":"Ford","given":"Adam T."}],"issued":{"date-parts":[["2023",5,19]]}}}],"schema":"https://github.com/citation-style-language/schema/raw/master/csl-citation.json"} </w:delInstrText>
        </w:r>
        <w:r w:rsidRPr="00366A3B" w:rsidDel="00550F9F">
          <w:fldChar w:fldCharType="separate"/>
        </w:r>
        <w:r w:rsidRPr="00366A3B" w:rsidDel="00550F9F">
          <w:rPr>
            <w:noProof/>
          </w:rPr>
          <w:delText>(Lamb et al. 2022, 2023)</w:delText>
        </w:r>
        <w:r w:rsidRPr="00366A3B" w:rsidDel="00550F9F">
          <w:fldChar w:fldCharType="end"/>
        </w:r>
      </w:del>
      <w:r w:rsidR="009F17C8" w:rsidRPr="00366A3B">
        <w:rPr>
          <w:rFonts w:ascii="Times New Roman" w:hAnsi="Times New Roman"/>
          <w:caps w:val="0"/>
          <w:color w:val="000000" w:themeColor="text1"/>
          <w:sz w:val="24"/>
          <w:szCs w:val="24"/>
        </w:rPr>
        <w:t>Introduction</w:t>
      </w:r>
      <w:bookmarkEnd w:id="95"/>
    </w:p>
    <w:p w14:paraId="1F857878" w14:textId="7348D747" w:rsidR="00F13B2B" w:rsidRPr="00366A3B" w:rsidRDefault="00446D6D" w:rsidP="00C12E97">
      <w:pPr>
        <w:pStyle w:val="BodyText"/>
        <w:spacing w:line="480" w:lineRule="auto"/>
        <w:jc w:val="left"/>
        <w:rPr>
          <w:rFonts w:ascii="Times New Roman" w:hAnsi="Times New Roman"/>
          <w:color w:val="000000" w:themeColor="text1"/>
          <w:sz w:val="24"/>
          <w:szCs w:val="24"/>
        </w:rPr>
      </w:pPr>
      <w:bookmarkStart w:id="99" w:name="_Toc8116064"/>
      <w:r w:rsidRPr="00366A3B">
        <w:rPr>
          <w:rFonts w:ascii="Times New Roman" w:hAnsi="Times New Roman"/>
          <w:color w:val="000000" w:themeColor="text1"/>
          <w:sz w:val="24"/>
          <w:szCs w:val="24"/>
        </w:rPr>
        <w:t xml:space="preserve">Wildlife health is </w:t>
      </w:r>
      <w:r w:rsidR="00267752" w:rsidRPr="00366A3B">
        <w:rPr>
          <w:rFonts w:ascii="Times New Roman" w:hAnsi="Times New Roman"/>
          <w:color w:val="000000" w:themeColor="text1"/>
          <w:sz w:val="24"/>
          <w:szCs w:val="24"/>
        </w:rPr>
        <w:t>an expanding field</w:t>
      </w:r>
      <w:r w:rsidRPr="00366A3B">
        <w:rPr>
          <w:rFonts w:ascii="Times New Roman" w:hAnsi="Times New Roman"/>
          <w:color w:val="000000" w:themeColor="text1"/>
          <w:sz w:val="24"/>
          <w:szCs w:val="24"/>
        </w:rPr>
        <w:t xml:space="preserve"> of research </w:t>
      </w:r>
      <w:r w:rsidR="00267752" w:rsidRPr="00366A3B">
        <w:rPr>
          <w:rFonts w:ascii="Times New Roman" w:hAnsi="Times New Roman"/>
          <w:color w:val="000000" w:themeColor="text1"/>
          <w:sz w:val="24"/>
          <w:szCs w:val="24"/>
        </w:rPr>
        <w:t xml:space="preserve">with </w:t>
      </w:r>
      <w:r w:rsidR="00F13B2B" w:rsidRPr="00366A3B">
        <w:rPr>
          <w:rFonts w:ascii="Times New Roman" w:hAnsi="Times New Roman"/>
          <w:color w:val="000000" w:themeColor="text1"/>
          <w:sz w:val="24"/>
          <w:szCs w:val="24"/>
        </w:rPr>
        <w:t>emerging</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interest</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f</w:t>
      </w:r>
      <w:r w:rsidR="00267752" w:rsidRPr="00366A3B">
        <w:rPr>
          <w:rFonts w:ascii="Times New Roman" w:hAnsi="Times New Roman"/>
          <w:color w:val="000000" w:themeColor="text1"/>
          <w:sz w:val="24"/>
          <w:szCs w:val="24"/>
        </w:rPr>
        <w:t>rom</w:t>
      </w:r>
      <w:r w:rsidRPr="00366A3B">
        <w:rPr>
          <w:rFonts w:ascii="Times New Roman" w:hAnsi="Times New Roman"/>
          <w:color w:val="000000" w:themeColor="text1"/>
          <w:sz w:val="24"/>
          <w:szCs w:val="24"/>
        </w:rPr>
        <w:t xml:space="preserve"> wildlife managers and practitioners</w:t>
      </w:r>
      <w:r w:rsidR="00F13B2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While traditionally wildlife health focused on detecting, </w:t>
      </w:r>
      <w:r w:rsidR="00F13B2B" w:rsidRPr="00366A3B">
        <w:rPr>
          <w:rFonts w:ascii="Times New Roman" w:hAnsi="Times New Roman"/>
          <w:color w:val="000000" w:themeColor="text1"/>
          <w:sz w:val="24"/>
          <w:szCs w:val="24"/>
        </w:rPr>
        <w:t>preventing,</w:t>
      </w:r>
      <w:r w:rsidRPr="00366A3B">
        <w:rPr>
          <w:rFonts w:ascii="Times New Roman" w:hAnsi="Times New Roman"/>
          <w:color w:val="000000" w:themeColor="text1"/>
          <w:sz w:val="24"/>
          <w:szCs w:val="24"/>
        </w:rPr>
        <w:t xml:space="preserve"> or mitigating diseases and toxins</w:t>
      </w:r>
      <w:r w:rsidR="005E6356" w:rsidRPr="00366A3B">
        <w:rPr>
          <w:rFonts w:ascii="Times New Roman" w:hAnsi="Times New Roman"/>
          <w:color w:val="000000" w:themeColor="text1"/>
          <w:sz w:val="24"/>
          <w:szCs w:val="24"/>
        </w:rPr>
        <w:t xml:space="preserve"> in animal populations</w:t>
      </w:r>
      <w:r w:rsidRPr="00366A3B">
        <w:rPr>
          <w:rFonts w:ascii="Times New Roman" w:hAnsi="Times New Roman"/>
          <w:color w:val="000000" w:themeColor="text1"/>
          <w:sz w:val="24"/>
          <w:szCs w:val="24"/>
        </w:rPr>
        <w:t xml:space="preserve">, current approaches are increasingly treating health as an integrative metric </w:t>
      </w:r>
      <w:r w:rsidR="00267752" w:rsidRPr="00366A3B">
        <w:rPr>
          <w:rFonts w:ascii="Times New Roman" w:hAnsi="Times New Roman"/>
          <w:color w:val="000000" w:themeColor="text1"/>
          <w:sz w:val="24"/>
          <w:szCs w:val="24"/>
        </w:rPr>
        <w:t>representing</w:t>
      </w:r>
      <w:r w:rsidRPr="00366A3B">
        <w:rPr>
          <w:rFonts w:ascii="Times New Roman" w:hAnsi="Times New Roman"/>
          <w:color w:val="000000" w:themeColor="text1"/>
          <w:sz w:val="24"/>
          <w:szCs w:val="24"/>
        </w:rPr>
        <w:t xml:space="preserve"> an animal’s </w:t>
      </w:r>
      <w:r w:rsidR="00267752" w:rsidRPr="00366A3B">
        <w:rPr>
          <w:rFonts w:ascii="Times New Roman" w:hAnsi="Times New Roman"/>
          <w:color w:val="000000" w:themeColor="text1"/>
          <w:sz w:val="24"/>
          <w:szCs w:val="24"/>
        </w:rPr>
        <w:t xml:space="preserve">collective </w:t>
      </w:r>
      <w:r w:rsidRPr="00366A3B">
        <w:rPr>
          <w:rFonts w:ascii="Times New Roman" w:hAnsi="Times New Roman"/>
          <w:color w:val="000000" w:themeColor="text1"/>
          <w:sz w:val="24"/>
          <w:szCs w:val="24"/>
        </w:rPr>
        <w:t>interaction</w:t>
      </w:r>
      <w:r w:rsidR="00267752"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with its environment</w:t>
      </w:r>
      <w:r w:rsidR="005E6356" w:rsidRPr="00366A3B">
        <w:rPr>
          <w:rFonts w:ascii="Times New Roman" w:hAnsi="Times New Roman"/>
          <w:color w:val="000000" w:themeColor="text1"/>
          <w:sz w:val="24"/>
          <w:szCs w:val="24"/>
        </w:rPr>
        <w:t xml:space="preserve">, </w:t>
      </w:r>
      <w:del w:id="100" w:author="Clayton Lamb" w:date="2023-07-13T10:34:00Z">
        <w:r w:rsidR="005E6356" w:rsidRPr="00366A3B" w:rsidDel="002D6850">
          <w:rPr>
            <w:rFonts w:ascii="Times New Roman" w:hAnsi="Times New Roman"/>
            <w:color w:val="000000" w:themeColor="text1"/>
            <w:sz w:val="24"/>
            <w:szCs w:val="24"/>
          </w:rPr>
          <w:delText>people</w:delText>
        </w:r>
      </w:del>
      <w:ins w:id="101"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resilience to change </w:t>
      </w:r>
      <w:r w:rsidR="00FB7FB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{"citationID":"QXoI0Vgk","properties":{"formattedCitation":"(Stephen 2014; Bondo et al. 2019)","plainCitation":"(Stephen 2014; Bondo et al. 2019)","noteIndex":0},"citationItems":[{"id":4981,"uris":["http://zotero.org/users/6749014/items/L3KRB4DK"],"itemData":{"id":4981,"type":"article-journal","abstract":"There has been, to date, little discussion about the defining features and measures of wildlife health in the literature or legislation. Much wildlife health work focuses on the detection and response to infectious or parasitic diseases; this perspective has been reinforced by the focus of the One Health initiative on wildlife as sources of emerging infections. The definition of health as “the absence of disease” lags 70 yr behind modern concepts of human health and emerging concepts of wildlife health in terms of vulnerability, resilience, and sustainability. Policies, programs, and research that focus on the integration of wildlife health with natural resource conservation, ecosystem restoration, and public health need a working definition of health that recognizes the major threats to fish and wildlife are the result of many other drivers besides pathogens and parasites, including habitat loss, globalization of trade, land-use pressure, and climate change. A modern definition of wildlife health should emphasize that 1) health is the result of interacting biologic, social, and environmental determinants that interact to affect capacity to cope with change; 2) health cannot be measured solely by what is absent but rather by characteristics of the animals and their ecosystem that affect their vulnerability and resilience; and 3) wildlife health is not a biologic state but rather a dynamic social construct based on human expectations and knowledge.","container-title":"Journal of Wildlife Diseases","DOI":"10.7589/2013-11-305","ISSN":"0090-3558","issue":"3","journalAbbreviation":"Journal of Wildlife Diseases","page":"427-430","source":"Silverchair","title":"Toward a modernized definition of wildlife health","volume":"50","author":[{"family":"Stephen","given":"Craig"}],"issued":{"date-parts":[["2014",7,1]]}}},{"id":24,"uris":["http://zotero.org/users/6749014/items/CEFKCHXU"],"itemData":{"id":24,"type":"article-journal","abstract":"Boreal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(Stephen 2014; Bondo et al. 2019)</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bookmarkEnd w:id="99"/>
      <w:r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This integrated approach is often referred to as One Health,</w:t>
      </w:r>
      <w:r w:rsidR="00B62BDE" w:rsidRPr="00366A3B">
        <w:rPr>
          <w:rFonts w:ascii="Times New Roman" w:hAnsi="Times New Roman"/>
          <w:color w:val="000000" w:themeColor="text1"/>
          <w:sz w:val="24"/>
          <w:szCs w:val="24"/>
        </w:rPr>
        <w:t xml:space="preserve"> which acknowledges</w:t>
      </w:r>
      <w:r w:rsidR="00F13B2B" w:rsidRPr="00366A3B">
        <w:rPr>
          <w:rFonts w:ascii="Times New Roman" w:hAnsi="Times New Roman"/>
          <w:color w:val="000000" w:themeColor="text1"/>
          <w:sz w:val="24"/>
          <w:szCs w:val="24"/>
        </w:rPr>
        <w:t xml:space="preserve"> that </w:t>
      </w:r>
      <w:del w:id="102" w:author="Clayton Lamb" w:date="2023-07-13T10:35:00Z">
        <w:r w:rsidR="00F13B2B" w:rsidRPr="00366A3B" w:rsidDel="002D6850">
          <w:rPr>
            <w:rFonts w:ascii="Times New Roman" w:hAnsi="Times New Roman"/>
            <w:color w:val="000000" w:themeColor="text1"/>
            <w:sz w:val="24"/>
            <w:szCs w:val="24"/>
          </w:rPr>
          <w:delText>animal</w:delText>
        </w:r>
      </w:del>
      <w:ins w:id="103" w:author="Clayton Lamb" w:date="2023-07-13T10:35:00Z">
        <w:r w:rsidR="002D6850" w:rsidRPr="00366A3B">
          <w:rPr>
            <w:rFonts w:ascii="Times New Roman" w:hAnsi="Times New Roman"/>
            <w:color w:val="000000" w:themeColor="text1"/>
            <w:sz w:val="24"/>
            <w:szCs w:val="24"/>
          </w:rPr>
          <w:t>wildlife</w:t>
        </w:r>
      </w:ins>
      <w:r w:rsidR="005E6356" w:rsidRPr="00366A3B">
        <w:rPr>
          <w:rFonts w:ascii="Times New Roman" w:hAnsi="Times New Roman"/>
          <w:color w:val="000000" w:themeColor="text1"/>
          <w:sz w:val="24"/>
          <w:szCs w:val="24"/>
        </w:rPr>
        <w:t xml:space="preserve">, </w:t>
      </w:r>
      <w:del w:id="104" w:author="Clayton Lamb" w:date="2023-07-13T10:34:00Z">
        <w:r w:rsidR="005E6356" w:rsidRPr="00366A3B" w:rsidDel="002D6850">
          <w:rPr>
            <w:rFonts w:ascii="Times New Roman" w:hAnsi="Times New Roman"/>
            <w:color w:val="000000" w:themeColor="text1"/>
            <w:sz w:val="24"/>
            <w:szCs w:val="24"/>
          </w:rPr>
          <w:delText>people</w:delText>
        </w:r>
      </w:del>
      <w:ins w:id="105"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00B62BDE" w:rsidRPr="00366A3B">
        <w:rPr>
          <w:rFonts w:ascii="Times New Roman" w:hAnsi="Times New Roman"/>
          <w:color w:val="000000" w:themeColor="text1"/>
          <w:sz w:val="24"/>
          <w:szCs w:val="24"/>
        </w:rPr>
        <w:t xml:space="preserve">and </w:t>
      </w:r>
      <w:r w:rsidR="00F13B2B" w:rsidRPr="00366A3B">
        <w:rPr>
          <w:rFonts w:ascii="Times New Roman" w:hAnsi="Times New Roman"/>
          <w:color w:val="000000" w:themeColor="text1"/>
          <w:sz w:val="24"/>
          <w:szCs w:val="24"/>
        </w:rPr>
        <w:t>environmental health are intimately connected</w:t>
      </w:r>
      <w:r w:rsidR="002E4AA2" w:rsidRPr="00366A3B">
        <w:rPr>
          <w:rFonts w:ascii="Times New Roman" w:hAnsi="Times New Roman"/>
          <w:color w:val="000000" w:themeColor="text1"/>
          <w:sz w:val="24"/>
          <w:szCs w:val="24"/>
        </w:rPr>
        <w:t xml:space="preserve"> and</w:t>
      </w:r>
      <w:r w:rsidR="00F13B2B" w:rsidRPr="00366A3B">
        <w:rPr>
          <w:rFonts w:ascii="Times New Roman" w:hAnsi="Times New Roman"/>
          <w:color w:val="000000" w:themeColor="text1"/>
          <w:sz w:val="24"/>
          <w:szCs w:val="24"/>
        </w:rPr>
        <w:t xml:space="preserve"> </w:t>
      </w:r>
      <w:r w:rsidR="00577C34" w:rsidRPr="00366A3B">
        <w:rPr>
          <w:rFonts w:ascii="Times New Roman" w:hAnsi="Times New Roman"/>
          <w:color w:val="000000" w:themeColor="text1"/>
          <w:sz w:val="24"/>
          <w:szCs w:val="24"/>
        </w:rPr>
        <w:t>c</w:t>
      </w:r>
      <w:r w:rsidR="00F13B2B" w:rsidRPr="00366A3B">
        <w:rPr>
          <w:rFonts w:ascii="Times New Roman" w:hAnsi="Times New Roman"/>
          <w:color w:val="000000" w:themeColor="text1"/>
          <w:sz w:val="24"/>
          <w:szCs w:val="24"/>
        </w:rPr>
        <w:t>reating positive outcomes for one supports the other</w:t>
      </w:r>
      <w:r w:rsidR="0031336E" w:rsidRPr="00366A3B">
        <w:rPr>
          <w:rFonts w:ascii="Times New Roman" w:hAnsi="Times New Roman"/>
          <w:color w:val="000000" w:themeColor="text1"/>
          <w:sz w:val="24"/>
          <w:szCs w:val="24"/>
        </w:rPr>
        <w:t xml:space="preserve"> </w:t>
      </w:r>
      <w:r w:rsidR="0031336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{"citationID":"S8fTuTF7","properties":{"formattedCitation":"(Zinsstag et al. 2011)","plainCitation":"(Zinsstag et al. 2011)","noteIndex":0},"citationItems":[{"id":30,"uris":["http://zotero.org/users/6749014/items/VMBC4V8Q"],"itemData":{"id":30,"type":"article-journal","abstract":"Faced with complex patterns of global change, the inextricable interconnection of humans, pet animals, livestock and wildlife and their social and ecological environment is evident and requires integrated approaches to human and animal health and their respective social and environmental contexts. The history of integrative thinking of human and animal health is briefly reviewed from early historical times, to the foundation of universities in Europe, up to the beginning of comparative medicine at the end of the 19th century. In the 20th century, Calvin Schwabe coined the concept of \"one medicine\". It recognises that there is no difference of paradigm between human and veterinary medicine and both disciplines can contribute to the development of each other. Considering a broader approach to health and well-being of societies, the original concept of \"one medicine\" was extended to \"one health\" through practical implementations and careful validations in different settings. Given the global health thinking in recent decades, ecosystem approaches to health have emerged. Based on complex ecological thinking that goes beyond humans and animals, these approaches consider inextricable linkages between ecosystems and health, known as \"ecosystem health\". Despite these integrative conceptual and methodological developments, large portions of human and animal health thinking and actions still remain in separate disciplinary silos. Evidence for added value of a coherent application of \"one health\" compared to separated sectorial thinking is, however, now growing. Integrative thinking is increasingly being considered in academic curricula, clinical practice, ministries of health and livestock/agriculture and international organizations. Challenges remain, focusing around key questions such as how does \"one health\" evolve and what are the elements of a modern theory of health? The close interdependence of humans and animals in their social and ecological context relates to the concept of \"human-environmental systems\", also called \"social-ecological systems\". The theory and practice of understanding and managing human activities in the context of social-ecological systems has been well-developed by members of The Resilience Alliance and was used extensively in the Millennium Ecosystem Assessment, including its work on human well-being outcomes. This in turn entails systems theory applied to human and animal health. Examples of successful systems approaches to public health show unexpected results. Analogous to \"systems biology\" which focuses mostly on the interplay of proteins and molecules at a sub-cellular level, a systemic approach to health in social-ecological systems (HSES) is an inter- and trans-disciplinary study of complex interactions in all health-related fields. HSES moves beyond \"one health\" and \"eco-health\", expecting to identify emerging properties and determinants of health that may arise from a systemic view ranging across scales from molecules to the ecological and socio-cultural context, as well from the comparison with different disease endemicities and health systems structures.","container-title":"Preventive Veterinary Medicine","DOI":"10.1016/j.prevetmed.2010.07.003","ISSN":"1873-1716","issue":"3-4","journalAbbreviation":"Prev Vet Med","language":"eng","note":"PMID: 20832879\nPMCID: PMC3145159","page":"148-156","source":"PubMed","title":"From \"one medicine\" to \"one health\" and systemic approaches to health and well-being","volume":"101","author":[{"family":"Zinsstag","given":"J."},{"family":"Schelling","given":"E."},{"family":"Waltner-Toews","given":"D."},{"family":"Tanner","given":"M."}],"issued":{"date-parts":[["2011",9,1]]}}}],"schema":"https://github.com/citation-style-language/schema/raw/master/csl-citation.json"} </w:instrText>
      </w:r>
      <w:r w:rsidR="0031336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(Zinsstag et al. 2011)</w:t>
      </w:r>
      <w:r w:rsidR="0031336E" w:rsidRPr="00366A3B">
        <w:rPr>
          <w:rFonts w:ascii="Times New Roman" w:hAnsi="Times New Roman"/>
          <w:color w:val="000000" w:themeColor="text1"/>
          <w:sz w:val="24"/>
          <w:szCs w:val="24"/>
        </w:rPr>
        <w:fldChar w:fldCharType="end"/>
      </w:r>
      <w:r w:rsidR="00FB7FBA"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Although a novel term, the One Health paradigm is not new. Indigenous </w:t>
      </w:r>
      <w:ins w:id="106" w:author="Clayton Lamb" w:date="2023-08-18T10:54:00Z">
        <w:r w:rsidR="009B3F28">
          <w:rPr>
            <w:rFonts w:ascii="Times New Roman" w:hAnsi="Times New Roman"/>
            <w:color w:val="000000" w:themeColor="text1"/>
            <w:sz w:val="24"/>
            <w:szCs w:val="24"/>
          </w:rPr>
          <w:t>p</w:t>
        </w:r>
      </w:ins>
      <w:del w:id="107" w:author="Clayton Lamb" w:date="2023-08-18T10:54:00Z">
        <w:r w:rsidR="00F13B2B" w:rsidRPr="00366A3B" w:rsidDel="009B3F28">
          <w:rPr>
            <w:rFonts w:ascii="Times New Roman" w:hAnsi="Times New Roman"/>
            <w:color w:val="000000" w:themeColor="text1"/>
            <w:sz w:val="24"/>
            <w:szCs w:val="24"/>
          </w:rPr>
          <w:delText>P</w:delText>
        </w:r>
      </w:del>
      <w:r w:rsidR="00F13B2B" w:rsidRPr="00366A3B">
        <w:rPr>
          <w:rFonts w:ascii="Times New Roman" w:hAnsi="Times New Roman"/>
          <w:color w:val="000000" w:themeColor="text1"/>
          <w:sz w:val="24"/>
          <w:szCs w:val="24"/>
        </w:rPr>
        <w:t xml:space="preserve">eoples have long viewed the health of environments, wildlife, and </w:t>
      </w:r>
      <w:del w:id="108" w:author="Clayton Lamb" w:date="2023-07-13T10:35:00Z">
        <w:r w:rsidR="00F13B2B" w:rsidRPr="00366A3B" w:rsidDel="002D6850">
          <w:rPr>
            <w:rFonts w:ascii="Times New Roman" w:hAnsi="Times New Roman"/>
            <w:color w:val="000000" w:themeColor="text1"/>
            <w:sz w:val="24"/>
            <w:szCs w:val="24"/>
          </w:rPr>
          <w:delText>people</w:delText>
        </w:r>
      </w:del>
      <w:ins w:id="109" w:author="Clayton Lamb" w:date="2023-07-13T10:35:00Z">
        <w:r w:rsidR="002D6850" w:rsidRPr="00366A3B">
          <w:rPr>
            <w:rFonts w:ascii="Times New Roman" w:hAnsi="Times New Roman"/>
            <w:color w:val="000000" w:themeColor="text1"/>
            <w:sz w:val="24"/>
            <w:szCs w:val="24"/>
          </w:rPr>
          <w:t>humans</w:t>
        </w:r>
      </w:ins>
      <w:r w:rsidR="00F13B2B" w:rsidRPr="00366A3B">
        <w:rPr>
          <w:rFonts w:ascii="Times New Roman" w:hAnsi="Times New Roman"/>
          <w:color w:val="000000" w:themeColor="text1"/>
          <w:sz w:val="24"/>
          <w:szCs w:val="24"/>
        </w:rPr>
        <w:t xml:space="preserve"> as one </w:t>
      </w:r>
      <w:r w:rsidR="00F13B2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{"citationID":"1AFGmfpb","properties":{"formattedCitation":"(Jack et al. 2020)","plainCitation":"(Jack et al. 2020)","noteIndex":0},"citationItems":[{"id":1408,"uris":["http://zotero.org/users/6749014/items/WL6U6NBJ"],"itemData":{"id":1408,"type":"article-journal","container-title":"Science","DOI":"10.1126/science.abe2401","ISSN":"0036-8075, 1095-9203","issue":"6511","journalAbbreviation":"Science","language":"en","page":"1576-1576","source":"DOI.org (Crossref)","title":"Traditional Knowledge underlies One Health","volume":"369","editor":[{"family":"Sills","given":"Jennifer"}],"author":[{"family":"Jack","given":"Joe Copper"},{"family":"Gonet","given":"Jared"},{"family":"Mease","given":"Anne"},{"family":"Nowak","given":"Katarzyna"}],"issued":{"date-parts":[["2020",9,25]]}}}],"schema":"https://github.com/citation-style-language/schema/raw/master/csl-citation.json"}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(Jack et al. 2020)</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 xml:space="preserve">, and actively stewarded landscapes as such </w:t>
      </w:r>
      <w:r w:rsidR="00F13B2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{"citationID":"p4Wlg4TH","properties":{"formattedCitation":"(Kimmerer 2015; Knight et al. 2022)","plainCitation":"(Kimmerer 2015; Knight et al. 2022)","noteIndex":0},"citationItems":[{"id":1328,"uris":["http://zotero.org/users/6749014/items/FIG7E7YV"],"itemData":{"id":1328,"type":"book","ISBN":"978-1-57131-356-0","number-of-pages":"408","publisher":"Milkweed Editions","title":"Braiding Sweetgrass: Indigenous Wisdom, Scientific Knowledge and the Teachings of Plants","URL":"https://bookshop.org/books/braiding-sweetgrass-3e12996d-ea04-4dd2-b9a9-04cfd82f361f/9781571313560","author":[{"family":"Kimmerer","given":"Robin Wall"}],"accessed":{"date-parts":[["2022",3,16]]},"issued":{"date-parts":[["2015"]]}}},{"id":1329,"uris":["http://zotero.org/users/6749014/items/K96RLWPF"],"itemData":{"id":1329,"type":"article-journal","container-title":"Proceedings of the National Academy of Sciences","DOI":"10.1073/pnas.2116264119","issue":"12","note":"publisher: Proceedings of the National Academy of Sciences","page":"e2116264119","source":"pnas.org (Atypon)","title":"Land management explains major trends in forest structure and composition over the last millennium in California’s Klamath Mountains","volume":"119","author":[{"family":"Knight","given":"Clarke A."},{"family":"Anderson","given":"Lysanna"},{"family":"Bunting","given":"M. Jane"},{"family":"Champagne","given":"Marie"},{"family":"Clayburn","given":"Rosie M."},{"family":"Crawford","given":"Jeffrey N."},{"family":"Klimaszewski-Patterson","given":"Anna"},{"family":"Knapp","given":"Eric E."},{"family":"Lake","given":"Frank K."},{"family":"Mensing","given":"Scott A."},{"family":"Wahl","given":"David"},{"family":"Wanket","given":"James"},{"family":"Watts-Tobin","given":"Alex"},{"family":"Potts","given":"Matthew D."},{"family":"Battles","given":"John J."}],"issued":{"date-parts":[["2022",3,22]]}}}],"schema":"https://github.com/citation-style-language/schema/raw/master/csl-citation.json"}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(Kimmerer 2015; Knight et al. 2022)</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w:t>
      </w:r>
    </w:p>
    <w:p w14:paraId="41577DA1" w14:textId="67DE450D" w:rsidR="00446D6D" w:rsidRPr="00366A3B" w:rsidRDefault="00F13B2B"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One </w:t>
      </w:r>
      <w:r w:rsidR="00ED5CAF" w:rsidRPr="00366A3B">
        <w:rPr>
          <w:rFonts w:ascii="Times New Roman" w:hAnsi="Times New Roman"/>
          <w:color w:val="000000" w:themeColor="text1"/>
          <w:sz w:val="24"/>
          <w:szCs w:val="24"/>
        </w:rPr>
        <w:t>sub</w:t>
      </w:r>
      <w:r w:rsidRPr="00366A3B">
        <w:rPr>
          <w:rFonts w:ascii="Times New Roman" w:hAnsi="Times New Roman"/>
          <w:color w:val="000000" w:themeColor="text1"/>
          <w:sz w:val="24"/>
          <w:szCs w:val="24"/>
        </w:rPr>
        <w:t xml:space="preserve">species that has suffered from a </w:t>
      </w:r>
      <w:r w:rsidR="005E6356" w:rsidRPr="00366A3B">
        <w:rPr>
          <w:rFonts w:ascii="Times New Roman" w:hAnsi="Times New Roman"/>
          <w:color w:val="000000" w:themeColor="text1"/>
          <w:sz w:val="24"/>
          <w:szCs w:val="24"/>
        </w:rPr>
        <w:t xml:space="preserve">recent </w:t>
      </w:r>
      <w:r w:rsidRPr="00366A3B">
        <w:rPr>
          <w:rFonts w:ascii="Times New Roman" w:hAnsi="Times New Roman"/>
          <w:color w:val="000000" w:themeColor="text1"/>
          <w:sz w:val="24"/>
          <w:szCs w:val="24"/>
        </w:rPr>
        <w:t xml:space="preserve">lack of integrated </w:t>
      </w:r>
      <w:r w:rsidR="005E6356" w:rsidRPr="00366A3B">
        <w:rPr>
          <w:rFonts w:ascii="Times New Roman" w:hAnsi="Times New Roman"/>
          <w:color w:val="000000" w:themeColor="text1"/>
          <w:sz w:val="24"/>
          <w:szCs w:val="24"/>
        </w:rPr>
        <w:t>approaches to health</w:t>
      </w:r>
      <w:r w:rsidRPr="00366A3B">
        <w:rPr>
          <w:rFonts w:ascii="Times New Roman" w:hAnsi="Times New Roman"/>
          <w:color w:val="000000" w:themeColor="text1"/>
          <w:sz w:val="24"/>
          <w:szCs w:val="24"/>
        </w:rPr>
        <w:t xml:space="preserve"> is </w:t>
      </w:r>
      <w:del w:id="110" w:author="Clayton Lamb" w:date="2023-07-18T09:02:00Z">
        <w:r w:rsidRPr="00366A3B" w:rsidDel="00B4449B">
          <w:rPr>
            <w:rFonts w:ascii="Times New Roman" w:hAnsi="Times New Roman"/>
            <w:color w:val="000000" w:themeColor="text1"/>
            <w:sz w:val="24"/>
            <w:szCs w:val="24"/>
          </w:rPr>
          <w:delText xml:space="preserve">the </w:delText>
        </w:r>
      </w:del>
      <w:r w:rsidRPr="00366A3B">
        <w:rPr>
          <w:rFonts w:ascii="Times New Roman" w:hAnsi="Times New Roman"/>
          <w:color w:val="000000" w:themeColor="text1"/>
          <w:sz w:val="24"/>
          <w:szCs w:val="24"/>
        </w:rPr>
        <w:t>woodland caribou (</w:t>
      </w:r>
      <w:r w:rsidRPr="00366A3B">
        <w:rPr>
          <w:rFonts w:ascii="Times New Roman" w:hAnsi="Times New Roman"/>
          <w:i/>
          <w:color w:val="000000" w:themeColor="text1"/>
          <w:sz w:val="24"/>
          <w:szCs w:val="24"/>
        </w:rPr>
        <w:t>Rangifer tarandus</w:t>
      </w:r>
      <w:r w:rsidR="00ED5CAF" w:rsidRPr="00366A3B">
        <w:rPr>
          <w:rFonts w:ascii="Times New Roman" w:hAnsi="Times New Roman"/>
          <w:i/>
          <w:color w:val="000000" w:themeColor="text1"/>
          <w:sz w:val="24"/>
          <w:szCs w:val="24"/>
        </w:rPr>
        <w:t xml:space="preserve"> </w:t>
      </w:r>
      <w:r w:rsidR="00ED5CAF" w:rsidRPr="00366A3B">
        <w:rPr>
          <w:rFonts w:ascii="Times New Roman" w:hAnsi="Times New Roman"/>
          <w:i/>
          <w:iCs/>
          <w:color w:val="202122"/>
          <w:sz w:val="24"/>
          <w:szCs w:val="24"/>
          <w:shd w:val="clear" w:color="auto" w:fill="FFFFFF"/>
        </w:rPr>
        <w:t>caribou</w:t>
      </w:r>
      <w:r w:rsidRPr="00366A3B">
        <w:rPr>
          <w:rFonts w:ascii="Times New Roman" w:hAnsi="Times New Roman"/>
          <w:color w:val="000000" w:themeColor="text1"/>
          <w:sz w:val="24"/>
          <w:szCs w:val="24"/>
        </w:rPr>
        <w:t xml:space="preserve">). Woodland caribou </w:t>
      </w:r>
      <w:r w:rsidR="008A2E68" w:rsidRPr="00366A3B">
        <w:rPr>
          <w:rFonts w:ascii="Times New Roman" w:hAnsi="Times New Roman"/>
          <w:color w:val="000000" w:themeColor="text1"/>
          <w:sz w:val="24"/>
          <w:szCs w:val="24"/>
        </w:rPr>
        <w:t xml:space="preserve">are distributed </w:t>
      </w:r>
      <w:ins w:id="111" w:author="Clayton Lamb" w:date="2023-07-18T09:04:00Z">
        <w:r w:rsidR="00B4449B" w:rsidRPr="00366A3B">
          <w:rPr>
            <w:rFonts w:ascii="Times New Roman" w:hAnsi="Times New Roman"/>
            <w:color w:val="000000" w:themeColor="text1"/>
            <w:sz w:val="24"/>
            <w:szCs w:val="24"/>
          </w:rPr>
          <w:t xml:space="preserve">across the forested landscapes </w:t>
        </w:r>
      </w:ins>
      <w:ins w:id="112" w:author="Clayton Lamb" w:date="2023-07-18T09:03:00Z">
        <w:r w:rsidR="00B4449B" w:rsidRPr="00366A3B">
          <w:rPr>
            <w:rFonts w:ascii="Times New Roman" w:hAnsi="Times New Roman"/>
            <w:color w:val="000000" w:themeColor="text1"/>
            <w:sz w:val="24"/>
            <w:szCs w:val="24"/>
          </w:rPr>
          <w:t>south of the arctic tundra</w:t>
        </w:r>
      </w:ins>
      <w:ins w:id="113" w:author="Clayton Lamb" w:date="2023-07-18T09:04:00Z">
        <w:r w:rsidR="00B4449B" w:rsidRPr="00366A3B">
          <w:rPr>
            <w:rFonts w:ascii="Times New Roman" w:hAnsi="Times New Roman"/>
            <w:color w:val="000000" w:themeColor="text1"/>
            <w:sz w:val="24"/>
            <w:szCs w:val="24"/>
          </w:rPr>
          <w:t xml:space="preserve"> in northern North America</w:t>
        </w:r>
      </w:ins>
      <w:del w:id="114" w:author="Clayton Lamb" w:date="2023-07-18T09:04:00Z">
        <w:r w:rsidR="008A2E68" w:rsidRPr="00366A3B" w:rsidDel="00B4449B">
          <w:rPr>
            <w:rFonts w:ascii="Times New Roman" w:hAnsi="Times New Roman"/>
            <w:color w:val="000000" w:themeColor="text1"/>
            <w:sz w:val="24"/>
            <w:szCs w:val="24"/>
          </w:rPr>
          <w:delText>across the forested landscapes in norther</w:delText>
        </w:r>
        <w:r w:rsidR="00102859" w:rsidRPr="00366A3B" w:rsidDel="00B4449B">
          <w:rPr>
            <w:rFonts w:ascii="Times New Roman" w:hAnsi="Times New Roman"/>
            <w:color w:val="000000" w:themeColor="text1"/>
            <w:sz w:val="24"/>
            <w:szCs w:val="24"/>
          </w:rPr>
          <w:delText>n</w:delText>
        </w:r>
        <w:r w:rsidR="008A2E68" w:rsidRPr="00366A3B" w:rsidDel="00B4449B">
          <w:rPr>
            <w:rFonts w:ascii="Times New Roman" w:hAnsi="Times New Roman"/>
            <w:color w:val="000000" w:themeColor="text1"/>
            <w:sz w:val="24"/>
            <w:szCs w:val="24"/>
          </w:rPr>
          <w:delText xml:space="preserve"> North America</w:delText>
        </w:r>
      </w:del>
      <w:r w:rsidRPr="00366A3B">
        <w:rPr>
          <w:rFonts w:ascii="Times New Roman" w:hAnsi="Times New Roman"/>
          <w:color w:val="000000" w:themeColor="text1"/>
          <w:sz w:val="24"/>
          <w:szCs w:val="24"/>
        </w:rPr>
        <w:t xml:space="preserve">, and have been central to many northern Indigenous </w:t>
      </w:r>
      <w:ins w:id="115" w:author="Clayton Lamb" w:date="2023-08-18T10:55:00Z">
        <w:r w:rsidR="009B3F28">
          <w:rPr>
            <w:rFonts w:ascii="Times New Roman" w:hAnsi="Times New Roman"/>
            <w:color w:val="000000" w:themeColor="text1"/>
            <w:sz w:val="24"/>
            <w:szCs w:val="24"/>
          </w:rPr>
          <w:t>p</w:t>
        </w:r>
      </w:ins>
      <w:del w:id="116" w:author="Clayton Lamb" w:date="2023-08-18T10:55:00Z">
        <w:r w:rsidRPr="00366A3B" w:rsidDel="009B3F28">
          <w:rPr>
            <w:rFonts w:ascii="Times New Roman" w:hAnsi="Times New Roman"/>
            <w:color w:val="000000" w:themeColor="text1"/>
            <w:sz w:val="24"/>
            <w:szCs w:val="24"/>
          </w:rPr>
          <w:delText>P</w:delText>
        </w:r>
      </w:del>
      <w:r w:rsidRPr="00366A3B">
        <w:rPr>
          <w:rFonts w:ascii="Times New Roman" w:hAnsi="Times New Roman"/>
          <w:color w:val="000000" w:themeColor="text1"/>
          <w:sz w:val="24"/>
          <w:szCs w:val="24"/>
        </w:rPr>
        <w:t>eoples’ culture and food security for millen</w:t>
      </w:r>
      <w:r w:rsidR="0084337D" w:rsidRPr="00366A3B">
        <w:rPr>
          <w:rFonts w:ascii="Times New Roman" w:hAnsi="Times New Roman"/>
          <w:color w:val="000000" w:themeColor="text1"/>
          <w:sz w:val="24"/>
          <w:szCs w:val="24"/>
        </w:rPr>
        <w:t>n</w:t>
      </w:r>
      <w:r w:rsidRPr="00366A3B">
        <w:rPr>
          <w:rFonts w:ascii="Times New Roman" w:hAnsi="Times New Roman"/>
          <w:color w:val="000000" w:themeColor="text1"/>
          <w:sz w:val="24"/>
          <w:szCs w:val="24"/>
        </w:rPr>
        <w:t xml:space="preserve">ia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{"citationID":"2LqvQOPj","properties":{"formattedCitation":"(Sharp and Sharp 2015; Parlee and Caine 2018)","plainCitation":"(Sharp and Sharp 2015; Parlee and Caine 2018)","noteIndex":0},"citationItems":[{"id":1327,"uris":["http://zotero.org/users/6749014/items/N6XWNEY2"],"itemData":{"id":1327,"type":"book","ISBN":"978-0-8032-7446-4","language":"344","publisher":"Nebraska","title":"Hunting Caribou: Subsistence Hunting along the Northern Edge of the Boreal Forest by Karyn Sharp, , Hardcover | Barnes &amp; Noble®","URL":"https://www.barnesandnoble.com/w/hunting-caribou-henry-s-sharp/1120736860","author":[{"family":"Sharp","given":"Henry S."},{"family":"Sharp","given":"Karyn"}],"accessed":{"date-parts":[["2022",3,16]]},"issued":{"date-parts":[["2015"]]}}},{"id":1326,"uris":["http://zotero.org/users/6749014/items/XUSXHIWG"],"itemData":{"id":1326,"type":"book","ISBN":"978-0-7748-3119-2","language":"en-US","number-of-pages":"280","publisher":"UBC Press","title":"When the Caribou Do Not Come Indigenous Knowledge and Adaptive Management in the Western Arctic","URL":"https://www.ubcpress.ca/when-the-caribou-do-not-come","author":[{"family":"Parlee","given":"Brenda L."},{"family":"Caine","given":"Ken J."}],"accessed":{"date-parts":[["2022",3,16]]},"issued":{"date-parts":[["2018"]]}}}],"schema":"https://github.com/citation-style-language/schema/raw/master/csl-citation.json"}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(Sharp and Sharp 2015; Parlee and Caine 2018)</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Woodland caribou historically lived in</w:t>
      </w:r>
      <w:r w:rsidR="00E504DA" w:rsidRPr="00366A3B">
        <w:rPr>
          <w:rFonts w:ascii="Times New Roman" w:hAnsi="Times New Roman"/>
          <w:color w:val="000000" w:themeColor="text1"/>
          <w:sz w:val="24"/>
          <w:szCs w:val="24"/>
        </w:rPr>
        <w:t xml:space="preserve"> areas with </w:t>
      </w:r>
      <w:r w:rsidRPr="00366A3B">
        <w:rPr>
          <w:rFonts w:ascii="Times New Roman" w:hAnsi="Times New Roman"/>
          <w:color w:val="000000" w:themeColor="text1"/>
          <w:sz w:val="24"/>
          <w:szCs w:val="24"/>
        </w:rPr>
        <w:t xml:space="preserve">low </w:t>
      </w:r>
      <w:r w:rsidR="00E504DA" w:rsidRPr="00366A3B">
        <w:rPr>
          <w:rFonts w:ascii="Times New Roman" w:hAnsi="Times New Roman"/>
          <w:color w:val="000000" w:themeColor="text1"/>
          <w:sz w:val="24"/>
          <w:szCs w:val="24"/>
        </w:rPr>
        <w:t xml:space="preserve">primary </w:t>
      </w:r>
      <w:r w:rsidRPr="00366A3B">
        <w:rPr>
          <w:rFonts w:ascii="Times New Roman" w:hAnsi="Times New Roman"/>
          <w:color w:val="000000" w:themeColor="text1"/>
          <w:sz w:val="24"/>
          <w:szCs w:val="24"/>
        </w:rPr>
        <w:t xml:space="preserve">productivity </w:t>
      </w:r>
      <w:r w:rsidR="002E4AA2" w:rsidRPr="00366A3B">
        <w:rPr>
          <w:rFonts w:ascii="Times New Roman" w:hAnsi="Times New Roman"/>
          <w:color w:val="000000" w:themeColor="text1"/>
          <w:sz w:val="24"/>
          <w:szCs w:val="24"/>
        </w:rPr>
        <w:t>and</w:t>
      </w:r>
      <w:r w:rsidR="00E504DA" w:rsidRPr="00366A3B">
        <w:rPr>
          <w:rFonts w:ascii="Times New Roman" w:hAnsi="Times New Roman"/>
          <w:color w:val="000000" w:themeColor="text1"/>
          <w:sz w:val="24"/>
          <w:szCs w:val="24"/>
        </w:rPr>
        <w:t xml:space="preserve"> l</w:t>
      </w:r>
      <w:r w:rsidR="002E4AA2" w:rsidRPr="00366A3B">
        <w:rPr>
          <w:rFonts w:ascii="Times New Roman" w:hAnsi="Times New Roman"/>
          <w:color w:val="000000" w:themeColor="text1"/>
          <w:sz w:val="24"/>
          <w:szCs w:val="24"/>
        </w:rPr>
        <w:t>ow</w:t>
      </w:r>
      <w:r w:rsidRPr="00366A3B">
        <w:rPr>
          <w:rFonts w:ascii="Times New Roman" w:hAnsi="Times New Roman"/>
          <w:color w:val="000000" w:themeColor="text1"/>
          <w:sz w:val="24"/>
          <w:szCs w:val="24"/>
        </w:rPr>
        <w:t xml:space="preserve"> densities of other ungulate species, affording caribou refuge from </w:t>
      </w:r>
      <w:r w:rsidR="00B62BDE" w:rsidRPr="00366A3B">
        <w:rPr>
          <w:rFonts w:ascii="Times New Roman" w:hAnsi="Times New Roman"/>
          <w:color w:val="000000" w:themeColor="text1"/>
          <w:sz w:val="24"/>
          <w:szCs w:val="24"/>
        </w:rPr>
        <w:t xml:space="preserve">high densities of </w:t>
      </w:r>
      <w:r w:rsidRPr="00366A3B">
        <w:rPr>
          <w:rFonts w:ascii="Times New Roman" w:hAnsi="Times New Roman"/>
          <w:color w:val="000000" w:themeColor="text1"/>
          <w:sz w:val="24"/>
          <w:szCs w:val="24"/>
        </w:rPr>
        <w:t>predators such as wolves</w:t>
      </w:r>
      <w:ins w:id="117"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18" w:author="Clayton Lamb" w:date="2023-07-19T07:26:00Z">
              <w:rPr>
                <w:rFonts w:ascii="Times New Roman" w:hAnsi="Times New Roman"/>
                <w:color w:val="000000" w:themeColor="text1"/>
                <w:sz w:val="24"/>
                <w:szCs w:val="24"/>
              </w:rPr>
            </w:rPrChange>
          </w:rPr>
          <w:t>Canis lupus</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lastRenderedPageBreak/>
        <w:t>cougars</w:t>
      </w:r>
      <w:ins w:id="119" w:author="Clayton Lamb" w:date="2023-07-18T09:05:00Z">
        <w:r w:rsidR="00B4449B" w:rsidRPr="00366A3B">
          <w:rPr>
            <w:rFonts w:ascii="Times New Roman" w:hAnsi="Times New Roman"/>
            <w:color w:val="000000" w:themeColor="text1"/>
            <w:sz w:val="24"/>
            <w:szCs w:val="24"/>
          </w:rPr>
          <w:t xml:space="preserve"> (</w:t>
        </w:r>
      </w:ins>
      <w:ins w:id="120" w:author="Clayton Lamb" w:date="2023-07-18T09:06:00Z">
        <w:r w:rsidR="00B4449B" w:rsidRPr="00366A3B">
          <w:rPr>
            <w:rFonts w:ascii="Times New Roman" w:hAnsi="Times New Roman"/>
            <w:i/>
            <w:iCs/>
            <w:color w:val="000000" w:themeColor="text1"/>
            <w:sz w:val="24"/>
            <w:szCs w:val="24"/>
            <w:rPrChange w:id="121" w:author="Clayton Lamb" w:date="2023-07-19T07:26:00Z">
              <w:rPr>
                <w:rFonts w:ascii="Times New Roman" w:hAnsi="Times New Roman"/>
                <w:color w:val="000000" w:themeColor="text1"/>
                <w:sz w:val="24"/>
                <w:szCs w:val="24"/>
              </w:rPr>
            </w:rPrChange>
          </w:rPr>
          <w:t>Pum</w:t>
        </w:r>
        <w:r w:rsidR="00B4449B" w:rsidRPr="00366A3B">
          <w:rPr>
            <w:rFonts w:ascii="Times New Roman" w:hAnsi="Times New Roman"/>
            <w:i/>
            <w:iCs/>
            <w:color w:val="000000" w:themeColor="text1"/>
            <w:sz w:val="24"/>
            <w:szCs w:val="24"/>
          </w:rPr>
          <w:t>a</w:t>
        </w:r>
        <w:r w:rsidR="00B4449B" w:rsidRPr="00366A3B">
          <w:rPr>
            <w:rFonts w:ascii="Times New Roman" w:hAnsi="Times New Roman"/>
            <w:i/>
            <w:iCs/>
            <w:color w:val="000000" w:themeColor="text1"/>
            <w:sz w:val="24"/>
            <w:szCs w:val="24"/>
            <w:rPrChange w:id="122" w:author="Clayton Lamb" w:date="2023-07-19T07:26:00Z">
              <w:rPr>
                <w:rFonts w:ascii="Times New Roman" w:hAnsi="Times New Roman"/>
                <w:color w:val="000000" w:themeColor="text1"/>
                <w:sz w:val="24"/>
                <w:szCs w:val="24"/>
              </w:rPr>
            </w:rPrChange>
          </w:rPr>
          <w:t xml:space="preserve"> concolor</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and wolverine</w:t>
      </w:r>
      <w:ins w:id="123"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24" w:author="Clayton Lamb" w:date="2023-07-19T07:26:00Z">
              <w:rPr>
                <w:rFonts w:ascii="Times New Roman" w:hAnsi="Times New Roman"/>
                <w:color w:val="000000" w:themeColor="text1"/>
                <w:sz w:val="24"/>
                <w:szCs w:val="24"/>
              </w:rPr>
            </w:rPrChange>
          </w:rPr>
          <w:t>Gulo gulo</w:t>
        </w:r>
        <w:r w:rsidR="00B4449B" w:rsidRPr="00366A3B">
          <w:rPr>
            <w:rFonts w:ascii="Times New Roman" w:hAnsi="Times New Roman"/>
            <w:color w:val="000000" w:themeColor="text1"/>
            <w:sz w:val="24"/>
            <w:szCs w:val="24"/>
          </w:rPr>
          <w:t>)</w:t>
        </w:r>
      </w:ins>
      <w:r w:rsidR="00FB7FBA" w:rsidRPr="00366A3B">
        <w:rPr>
          <w:rFonts w:ascii="Times New Roman" w:hAnsi="Times New Roman"/>
          <w:color w:val="000000" w:themeColor="text1"/>
          <w:sz w:val="24"/>
          <w:szCs w:val="24"/>
        </w:rPr>
        <w:t xml:space="preserve"> </w:t>
      </w:r>
      <w:r w:rsidR="00FB7FBA"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{"citationID":"EcJz6MR7","properties":{"formattedCitation":"(Serrouya et al. 2011)","plainCitation":"(Serrouya et al. 2011)","noteIndex":0},"citationItems":[{"id":33,"uris":["http://zotero.org/users/6749014/items/F9QHTWRQ"],"itemData":{"id":33,"type":"article-journal","abstract":"1.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woodland caribou populations have declined precipitously in the last century due to intense habitat modification and climate change following colonization of the continent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{"citationID":"Qv5xkpSk","properties":{"formattedCitation":"(Serrouya et al. 2021; Nagy-Reis et al. 2021)","plainCitation":"(Serrouya et al. 2021; Nagy-Reis et al. 2021)","noteIndex":0},"citationItems":[{"id":1179,"uris":["http://zotero.org/users/6749014/items/KZ9WM88D"],"itemData":{"id":1179,"type":"article-journal","abstract":"Changes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(Serrouya et al. 2021;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5E6356" w:rsidRPr="00366A3B">
        <w:rPr>
          <w:rFonts w:ascii="Times New Roman" w:hAnsi="Times New Roman"/>
          <w:color w:val="000000" w:themeColor="text1"/>
          <w:sz w:val="24"/>
          <w:szCs w:val="24"/>
        </w:rPr>
        <w:t>I</w:t>
      </w:r>
      <w:r w:rsidRPr="00366A3B">
        <w:rPr>
          <w:rFonts w:ascii="Times New Roman" w:hAnsi="Times New Roman"/>
          <w:color w:val="000000" w:themeColor="text1"/>
          <w:sz w:val="24"/>
          <w:szCs w:val="24"/>
        </w:rPr>
        <w:t>ndustrial resource extraction</w:t>
      </w:r>
      <w:r w:rsidR="00CF1068" w:rsidRPr="00366A3B">
        <w:rPr>
          <w:rFonts w:ascii="Times New Roman" w:hAnsi="Times New Roman"/>
          <w:color w:val="000000" w:themeColor="text1"/>
          <w:sz w:val="24"/>
          <w:szCs w:val="24"/>
        </w:rPr>
        <w:t xml:space="preserve"> and </w:t>
      </w:r>
      <w:r w:rsidRPr="00366A3B">
        <w:rPr>
          <w:rFonts w:ascii="Times New Roman" w:hAnsi="Times New Roman"/>
          <w:color w:val="000000" w:themeColor="text1"/>
          <w:sz w:val="24"/>
          <w:szCs w:val="24"/>
        </w:rPr>
        <w:t xml:space="preserve">climate change </w:t>
      </w:r>
      <w:r w:rsidR="001C39DE" w:rsidRPr="00366A3B">
        <w:rPr>
          <w:rFonts w:ascii="Times New Roman" w:hAnsi="Times New Roman"/>
          <w:sz w:val="24"/>
          <w:szCs w:val="24"/>
        </w:rPr>
        <w:t xml:space="preserve">have altered caribou habitat making it favourable for higher densities </w:t>
      </w:r>
      <w:ins w:id="125" w:author="Clayton Lamb" w:date="2023-07-13T10:35:00Z">
        <w:r w:rsidR="002D6850" w:rsidRPr="00366A3B">
          <w:rPr>
            <w:rFonts w:ascii="Times New Roman" w:hAnsi="Times New Roman"/>
            <w:sz w:val="24"/>
            <w:szCs w:val="24"/>
          </w:rPr>
          <w:t xml:space="preserve">of </w:t>
        </w:r>
      </w:ins>
      <w:r w:rsidRPr="00366A3B">
        <w:rPr>
          <w:rFonts w:ascii="Times New Roman" w:hAnsi="Times New Roman"/>
          <w:color w:val="000000" w:themeColor="text1"/>
          <w:sz w:val="24"/>
          <w:szCs w:val="24"/>
        </w:rPr>
        <w:t>moose</w:t>
      </w:r>
      <w:ins w:id="126"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27" w:author="Clayton Lamb" w:date="2023-07-19T07:26:00Z">
              <w:rPr>
                <w:rFonts w:ascii="Times New Roman" w:hAnsi="Times New Roman"/>
                <w:color w:val="000000" w:themeColor="text1"/>
                <w:sz w:val="24"/>
                <w:szCs w:val="24"/>
              </w:rPr>
            </w:rPrChange>
          </w:rPr>
          <w:t xml:space="preserve">Alces </w:t>
        </w:r>
        <w:proofErr w:type="spellStart"/>
        <w:r w:rsidR="00B4449B" w:rsidRPr="00366A3B">
          <w:rPr>
            <w:rFonts w:ascii="Times New Roman" w:hAnsi="Times New Roman"/>
            <w:i/>
            <w:iCs/>
            <w:color w:val="000000" w:themeColor="text1"/>
            <w:sz w:val="24"/>
            <w:szCs w:val="24"/>
            <w:rPrChange w:id="128" w:author="Clayton Lamb" w:date="2023-07-19T07:26:00Z">
              <w:rPr>
                <w:rFonts w:ascii="Times New Roman" w:hAnsi="Times New Roman"/>
                <w:color w:val="000000" w:themeColor="text1"/>
                <w:sz w:val="24"/>
                <w:szCs w:val="24"/>
              </w:rPr>
            </w:rPrChange>
          </w:rPr>
          <w:t>alces</w:t>
        </w:r>
        <w:proofErr w:type="spellEnd"/>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ins w:id="129" w:author="Clayton Lamb" w:date="2023-07-18T09:25:00Z">
        <w:r w:rsidR="00E715EF" w:rsidRPr="00366A3B">
          <w:rPr>
            <w:rFonts w:ascii="Times New Roman" w:hAnsi="Times New Roman"/>
            <w:color w:val="000000" w:themeColor="text1"/>
            <w:sz w:val="24"/>
            <w:szCs w:val="24"/>
          </w:rPr>
          <w:t xml:space="preserve">white-tailed </w:t>
        </w:r>
      </w:ins>
      <w:r w:rsidRPr="00366A3B">
        <w:rPr>
          <w:rFonts w:ascii="Times New Roman" w:hAnsi="Times New Roman"/>
          <w:color w:val="000000" w:themeColor="text1"/>
          <w:sz w:val="24"/>
          <w:szCs w:val="24"/>
        </w:rPr>
        <w:t>deer</w:t>
      </w:r>
      <w:ins w:id="130"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131" w:author="Clayton Lamb" w:date="2023-07-19T07:26:00Z">
              <w:rPr>
                <w:rFonts w:ascii="Times New Roman" w:hAnsi="Times New Roman"/>
                <w:color w:val="000000" w:themeColor="text1"/>
                <w:sz w:val="24"/>
                <w:szCs w:val="24"/>
              </w:rPr>
            </w:rPrChange>
          </w:rPr>
          <w:t>Odocoileus</w:t>
        </w:r>
      </w:ins>
      <w:ins w:id="132" w:author="Clayton Lamb" w:date="2023-07-18T09:25:00Z">
        <w:r w:rsidR="00E715EF" w:rsidRPr="00366A3B">
          <w:rPr>
            <w:rFonts w:ascii="Times New Roman" w:hAnsi="Times New Roman"/>
            <w:i/>
            <w:iCs/>
            <w:color w:val="000000" w:themeColor="text1"/>
            <w:sz w:val="24"/>
            <w:szCs w:val="24"/>
          </w:rPr>
          <w:t xml:space="preserve"> virginianus</w:t>
        </w:r>
      </w:ins>
      <w:ins w:id="133" w:author="Clayton Lamb" w:date="2023-07-18T09:08:00Z">
        <w:r w:rsidR="00B4449B" w:rsidRPr="00366A3B">
          <w:rPr>
            <w:rFonts w:ascii="Times New Roman" w:hAnsi="Times New Roman"/>
            <w:i/>
            <w:iCs/>
            <w:color w:val="000000" w:themeColor="text1"/>
            <w:sz w:val="24"/>
            <w:szCs w:val="24"/>
            <w:rPrChange w:id="134" w:author="Clayton Lamb" w:date="2023-07-19T07:26:00Z">
              <w:rPr>
                <w:rFonts w:ascii="Times New Roman" w:hAnsi="Times New Roman"/>
                <w:color w:val="000000" w:themeColor="text1"/>
                <w:sz w:val="24"/>
                <w:szCs w:val="24"/>
              </w:rPr>
            </w:rPrChange>
          </w:rPr>
          <w:t>)</w:t>
        </w:r>
      </w:ins>
      <w:r w:rsidRPr="00366A3B">
        <w:rPr>
          <w:rFonts w:ascii="Times New Roman" w:hAnsi="Times New Roman"/>
          <w:color w:val="000000" w:themeColor="text1"/>
          <w:sz w:val="24"/>
          <w:szCs w:val="24"/>
        </w:rPr>
        <w:t xml:space="preserve">, and elk </w:t>
      </w:r>
      <w:ins w:id="135" w:author="Clayton Lamb" w:date="2023-07-18T09:08:00Z">
        <w:r w:rsidR="00B4449B" w:rsidRPr="00366A3B">
          <w:rPr>
            <w:rFonts w:ascii="Times New Roman" w:hAnsi="Times New Roman"/>
            <w:color w:val="000000" w:themeColor="text1"/>
            <w:sz w:val="24"/>
            <w:szCs w:val="24"/>
          </w:rPr>
          <w:t>(</w:t>
        </w:r>
        <w:r w:rsidR="00B4449B" w:rsidRPr="00366A3B">
          <w:rPr>
            <w:rFonts w:ascii="Times New Roman" w:hAnsi="Times New Roman"/>
            <w:i/>
            <w:iCs/>
            <w:color w:val="000000" w:themeColor="text1"/>
            <w:sz w:val="24"/>
            <w:szCs w:val="24"/>
            <w:rPrChange w:id="136" w:author="Clayton Lamb" w:date="2023-07-19T07:26:00Z">
              <w:rPr>
                <w:rFonts w:ascii="Times New Roman" w:hAnsi="Times New Roman"/>
                <w:color w:val="000000" w:themeColor="text1"/>
                <w:sz w:val="24"/>
                <w:szCs w:val="24"/>
              </w:rPr>
            </w:rPrChange>
          </w:rPr>
          <w:t>Cervus canadensis</w:t>
        </w:r>
        <w:r w:rsidR="00B4449B" w:rsidRPr="00366A3B">
          <w:rPr>
            <w:rFonts w:ascii="Times New Roman" w:hAnsi="Times New Roman"/>
            <w:color w:val="000000" w:themeColor="text1"/>
            <w:sz w:val="24"/>
            <w:szCs w:val="24"/>
          </w:rPr>
          <w:t xml:space="preserve">) </w:t>
        </w:r>
      </w:ins>
      <w:r w:rsidRPr="00366A3B">
        <w:rPr>
          <w:rFonts w:ascii="Times New Roman" w:hAnsi="Times New Roman"/>
          <w:color w:val="000000" w:themeColor="text1"/>
          <w:sz w:val="24"/>
          <w:szCs w:val="24"/>
        </w:rPr>
        <w:t>in caribou habitat</w:t>
      </w:r>
      <w:r w:rsidR="002E4AA2" w:rsidRPr="00366A3B">
        <w:rPr>
          <w:rFonts w:ascii="Times New Roman" w:hAnsi="Times New Roman"/>
          <w:color w:val="000000" w:themeColor="text1"/>
          <w:sz w:val="24"/>
          <w:szCs w:val="24"/>
        </w:rPr>
        <w:t xml:space="preserve"> </w:t>
      </w:r>
      <w:r w:rsidR="002E4AA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{"citationID":"4jFx6D2o","properties":{"formattedCitation":"(Serrouya et al. 2011, 2021; Dawe and Boutin 2016; Fisher et al. 2020)","plainCitation":"(Serrouya et al. 2011, 2021; Dawe and Boutin 2016; Fisher et al. 2020)","noteIndex":0},"citationItems":[{"id":33,"uris":["http://zotero.org/users/6749014/items/F9QHTWRQ"],"itemData":{"id":33,"type":"article-journal","abstract":"1.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L."},{"family":"Boutin","given":"Stan"}],"issued":{"date-parts":[["2016",9]]}}},{"id":4679,"uris":["http://zotero.org/users/6749014/items/HYPB9BTP"],"itemData":{"id":4679,"type":"article-journal","abstract":"Abstract\n            \n              Climate and landscape change are drivers of species range shifts and biodiversity loss; understanding how they facilitate and sustain invasions has been empirically challenging. Winter severity is decreasing with climate change and is a predicted mechanism of contemporary and future range shifts. For example, white-tailed deer (\n              Odocoileus virginianus\n              ) expansion is a continental phenomenon across the Nearctic with ecological consequences for entire biotic communities. We capitalized on recent temporal variation in winter severity to examine spatial and temporal dynamics of invasive deer distribution in the Nearctic boreal forest. We hypothesized deer distribution would decrease in severe winters reflecting historical climate constraints, and remain more static in moderate winters reflecting recent climate. Further, we predicted that regardless of winter severity, deer distribution would persist and be best explained by early seral forage subsidies from extensive landscape change\n              via\n              resource extraction. We applied dynamic occupancy models in time, and species distribution models in space, to data from 62 camera traps sampled over 3 years in northeastern Alberta, Canada. Deer distribution shrank more markedly in severe winters but rebounded each spring regardless of winter severity. Deer distribution was best explained by anthropogenic landscape features assumed to provide early seral vegetation subsidy, accounting for natural landcover. We conclude that deer dynamics in the northern boreal forest are influenced both by landscape change across space and winter severity through time, the latter expected to further decrease with climate change. We contend that the combined influence of these two drivers is likely pervasive for many species, with changing resources offsetting or augmenting physiological limitations.","container-title":"Scientific Reports","DOI":"10.1038/s41598-020-65385-3","ISSN":"2045-2322","issue":"1","journalAbbreviation":"Sci Rep","language":"en","page":"8742","source":"DOI.org (Crossref)","title":"Influences of landscape change and winter severity on invasive ungulate persistence in the Nearctic boreal forest","volume":"10","author":[{"family":"Fisher","given":"Jason T."},{"family":"Burton","given":"A. Cole"},{"family":"Nolan","given":"Luke"},{"family":"Roy","given":"Laurence"}],"issued":{"date-parts":[["2020",12]]}}}],"schema":"https://github.com/citation-style-language/schema/raw/master/csl-citation.json"} </w:instrText>
      </w:r>
      <w:r w:rsidR="002E4AA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 2021; Dawe and Boutin 2016; Fisher et al. 2020)</w:t>
      </w:r>
      <w:r w:rsidR="002E4AA2" w:rsidRPr="00366A3B">
        <w:rPr>
          <w:rFonts w:ascii="Times New Roman" w:hAnsi="Times New Roman"/>
          <w:color w:val="000000" w:themeColor="text1"/>
          <w:sz w:val="24"/>
          <w:szCs w:val="24"/>
        </w:rPr>
        <w:fldChar w:fldCharType="end"/>
      </w:r>
      <w:r w:rsidR="00DC52CA" w:rsidRPr="00366A3B">
        <w:rPr>
          <w:rFonts w:ascii="Times New Roman" w:hAnsi="Times New Roman"/>
          <w:color w:val="000000" w:themeColor="text1"/>
          <w:sz w:val="24"/>
          <w:szCs w:val="24"/>
        </w:rPr>
        <w:t>. P</w:t>
      </w:r>
      <w:r w:rsidR="009A276B" w:rsidRPr="00366A3B">
        <w:rPr>
          <w:rFonts w:ascii="Times New Roman" w:hAnsi="Times New Roman"/>
          <w:color w:val="000000" w:themeColor="text1"/>
          <w:sz w:val="24"/>
          <w:szCs w:val="24"/>
        </w:rPr>
        <w:t xml:space="preserve">redator populations </w:t>
      </w:r>
      <w:ins w:id="137" w:author="Clayton Lamb" w:date="2023-08-17T15:26:00Z">
        <w:r w:rsidR="00550F9F">
          <w:rPr>
            <w:rFonts w:ascii="Times New Roman" w:hAnsi="Times New Roman"/>
            <w:color w:val="000000" w:themeColor="text1"/>
            <w:sz w:val="24"/>
            <w:szCs w:val="24"/>
          </w:rPr>
          <w:t>have</w:t>
        </w:r>
      </w:ins>
      <w:del w:id="138" w:author="Clayton Lamb" w:date="2023-08-17T15:26:00Z">
        <w:r w:rsidR="00DC52CA" w:rsidRPr="00366A3B" w:rsidDel="00550F9F">
          <w:rPr>
            <w:rFonts w:ascii="Times New Roman" w:hAnsi="Times New Roman"/>
            <w:color w:val="000000" w:themeColor="text1"/>
            <w:sz w:val="24"/>
            <w:szCs w:val="24"/>
          </w:rPr>
          <w:delText>also</w:delText>
        </w:r>
      </w:del>
      <w:r w:rsidR="00DC52CA"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t>increased in response to</w:t>
      </w:r>
      <w:del w:id="139" w:author="Clayton Lamb" w:date="2023-08-17T15:26:00Z">
        <w:r w:rsidR="009A276B" w:rsidRPr="00366A3B" w:rsidDel="00550F9F">
          <w:rPr>
            <w:rFonts w:ascii="Times New Roman" w:hAnsi="Times New Roman"/>
            <w:color w:val="000000" w:themeColor="text1"/>
            <w:sz w:val="24"/>
            <w:szCs w:val="24"/>
          </w:rPr>
          <w:delText xml:space="preserve"> these</w:delText>
        </w:r>
      </w:del>
      <w:r w:rsidR="009A276B" w:rsidRPr="00366A3B">
        <w:rPr>
          <w:rFonts w:ascii="Times New Roman" w:hAnsi="Times New Roman"/>
          <w:color w:val="000000" w:themeColor="text1"/>
          <w:sz w:val="24"/>
          <w:szCs w:val="24"/>
        </w:rPr>
        <w:t xml:space="preserve"> </w:t>
      </w:r>
      <w:del w:id="140" w:author="Clayton Lamb" w:date="2023-07-18T09:11:00Z">
        <w:r w:rsidR="009A276B" w:rsidRPr="00366A3B" w:rsidDel="00B4449B">
          <w:rPr>
            <w:rFonts w:ascii="Times New Roman" w:hAnsi="Times New Roman"/>
            <w:color w:val="000000" w:themeColor="text1"/>
            <w:sz w:val="24"/>
            <w:szCs w:val="24"/>
          </w:rPr>
          <w:delText xml:space="preserve">surging </w:delText>
        </w:r>
      </w:del>
      <w:ins w:id="141" w:author="Clayton Lamb" w:date="2023-07-18T09:11:00Z">
        <w:r w:rsidR="00B4449B" w:rsidRPr="00366A3B">
          <w:rPr>
            <w:rFonts w:ascii="Times New Roman" w:hAnsi="Times New Roman"/>
            <w:color w:val="000000" w:themeColor="text1"/>
            <w:sz w:val="24"/>
            <w:szCs w:val="24"/>
          </w:rPr>
          <w:t xml:space="preserve">elevated </w:t>
        </w:r>
      </w:ins>
      <w:r w:rsidR="009A276B" w:rsidRPr="00366A3B">
        <w:rPr>
          <w:rFonts w:ascii="Times New Roman" w:hAnsi="Times New Roman"/>
          <w:color w:val="000000" w:themeColor="text1"/>
          <w:sz w:val="24"/>
          <w:szCs w:val="24"/>
        </w:rPr>
        <w:t>prey densities</w:t>
      </w:r>
      <w:ins w:id="142" w:author="Clayton Lamb" w:date="2023-07-18T09:11:00Z">
        <w:r w:rsidR="00B4449B" w:rsidRPr="00366A3B">
          <w:rPr>
            <w:rFonts w:ascii="Times New Roman" w:hAnsi="Times New Roman"/>
            <w:color w:val="000000" w:themeColor="text1"/>
            <w:sz w:val="24"/>
            <w:szCs w:val="24"/>
          </w:rPr>
          <w:t xml:space="preserve">, </w:t>
        </w:r>
      </w:ins>
      <w:del w:id="143" w:author="Clayton Lamb" w:date="2023-07-18T09:11:00Z">
        <w:r w:rsidR="009A276B" w:rsidRPr="00366A3B" w:rsidDel="00B4449B">
          <w:rPr>
            <w:rFonts w:ascii="Times New Roman" w:hAnsi="Times New Roman"/>
            <w:color w:val="000000" w:themeColor="text1"/>
            <w:sz w:val="24"/>
            <w:szCs w:val="24"/>
          </w:rPr>
          <w:delText xml:space="preserve"> and severely </w:delText>
        </w:r>
      </w:del>
      <w:r w:rsidR="009A276B" w:rsidRPr="00366A3B">
        <w:rPr>
          <w:rFonts w:ascii="Times New Roman" w:hAnsi="Times New Roman"/>
          <w:color w:val="000000" w:themeColor="text1"/>
          <w:sz w:val="24"/>
          <w:szCs w:val="24"/>
        </w:rPr>
        <w:t>alter</w:t>
      </w:r>
      <w:ins w:id="144" w:author="Clayton Lamb" w:date="2023-07-18T09:11:00Z">
        <w:r w:rsidR="00B4449B" w:rsidRPr="00366A3B">
          <w:rPr>
            <w:rFonts w:ascii="Times New Roman" w:hAnsi="Times New Roman"/>
            <w:color w:val="000000" w:themeColor="text1"/>
            <w:sz w:val="24"/>
            <w:szCs w:val="24"/>
          </w:rPr>
          <w:t>ing</w:t>
        </w:r>
      </w:ins>
      <w:del w:id="145" w:author="Clayton Lamb" w:date="2023-07-18T09:11:00Z">
        <w:r w:rsidR="009A276B" w:rsidRPr="00366A3B" w:rsidDel="00B4449B">
          <w:rPr>
            <w:rFonts w:ascii="Times New Roman" w:hAnsi="Times New Roman"/>
            <w:color w:val="000000" w:themeColor="text1"/>
            <w:sz w:val="24"/>
            <w:szCs w:val="24"/>
          </w:rPr>
          <w:delText>ed</w:delText>
        </w:r>
      </w:del>
      <w:r w:rsidR="009A276B" w:rsidRPr="00366A3B">
        <w:rPr>
          <w:rFonts w:ascii="Times New Roman" w:hAnsi="Times New Roman"/>
          <w:color w:val="000000" w:themeColor="text1"/>
          <w:sz w:val="24"/>
          <w:szCs w:val="24"/>
        </w:rPr>
        <w:t xml:space="preserve"> the predator-prey dynamic that caribou evolved under</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{"citationID":"L8GNXGQx","properties":{"formattedCitation":"(Holt 1977; Serrouya et al. 2011; Dawe and Boutin 2016; Wallingford et al. 2020)","plainCitation":"(Holt 1977; Serrouya et al. 2011; Dawe and Boutin 2016; Wallingford et al. 2020)","noteIndex":0},"citationItems":[{"id":224,"uris":["http://zotero.org/users/6749014/items/TNVGCJSR"],"itemData":{"id":224,"type":"article-journal","container-title":"Theoretical Population Biology","DOI":"10.1016/0040-5809(77)90042-9","ISSN":"00405809","issue":"2","journalAbbreviation":"Theoretical Population Biology","language":"en","page":"197-229","source":"DOI.org (Crossref)","title":"Predation, apparent competition, and the structure of prey communities","volume":"12","author":[{"family":"Holt","given":"Robert D."}],"issued":{"date-parts":[["1977",10]]}}},{"id":33,"uris":["http://zotero.org/users/6749014/items/F9QHTWRQ"],"itemData":{"id":33,"type":"article-journal","abstract":"1.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(Holt 1977; Serrouya et al. 2011; Dawe and Boutin 2016; Wallingford et al. 2020)</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9A276B" w:rsidRPr="00366A3B">
        <w:rPr>
          <w:rFonts w:ascii="Times New Roman" w:hAnsi="Times New Roman"/>
          <w:color w:val="000000" w:themeColor="text1"/>
          <w:sz w:val="24"/>
          <w:szCs w:val="24"/>
        </w:rPr>
        <w:t xml:space="preserve"> Such</w:t>
      </w:r>
      <w:r w:rsidR="0059659B" w:rsidRPr="00366A3B">
        <w:rPr>
          <w:rFonts w:ascii="Times New Roman" w:hAnsi="Times New Roman"/>
          <w:color w:val="000000" w:themeColor="text1"/>
          <w:sz w:val="24"/>
          <w:szCs w:val="24"/>
        </w:rPr>
        <w:t xml:space="preserve"> changes </w:t>
      </w:r>
      <w:r w:rsidRPr="00366A3B">
        <w:rPr>
          <w:rFonts w:ascii="Times New Roman" w:hAnsi="Times New Roman"/>
          <w:color w:val="000000" w:themeColor="text1"/>
          <w:sz w:val="24"/>
          <w:szCs w:val="24"/>
        </w:rPr>
        <w:t xml:space="preserve">have since caused </w:t>
      </w:r>
      <w:r w:rsidR="00753CC5"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population declines and extirpations due to unsustainable predation rates</w:t>
      </w:r>
      <w:r w:rsidR="009A276B"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{"citationID":"d9N0J06s","properties":{"formattedCitation":"(Wittmer et al. 2005)","plainCitation":"(Wittmer et al. 2005)","noteIndex":0},"citationItems":[{"id":1432,"uris":["http://zotero.org/users/6749014/items/8UY5ZXUK"],"itemData":{"id":1432,"type":"article-journal","container-title":"Oecologia","DOI":"10.1007/s00442-005-0055-y","ISSN":"0029-8549,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w:t>
      </w:r>
      <w:r w:rsidR="009A276B"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direct causes of caribou population declines are well understood, the </w:t>
      </w:r>
      <w:del w:id="146" w:author="Clayton Lamb" w:date="2023-07-13T10:38:00Z">
        <w:r w:rsidR="00102859" w:rsidRPr="00366A3B" w:rsidDel="002D6850">
          <w:rPr>
            <w:rFonts w:ascii="Times New Roman" w:hAnsi="Times New Roman"/>
            <w:color w:val="000000" w:themeColor="text1"/>
            <w:sz w:val="24"/>
            <w:szCs w:val="24"/>
          </w:rPr>
          <w:delText>interaction</w:delText>
        </w:r>
      </w:del>
      <w:ins w:id="147" w:author="Clayton Lamb" w:date="2023-07-13T10:38:00Z">
        <w:r w:rsidR="002D6850" w:rsidRPr="00366A3B">
          <w:rPr>
            <w:rFonts w:ascii="Times New Roman" w:hAnsi="Times New Roman"/>
            <w:color w:val="000000" w:themeColor="text1"/>
            <w:sz w:val="24"/>
            <w:szCs w:val="24"/>
          </w:rPr>
          <w:t>influenc</w:t>
        </w:r>
      </w:ins>
      <w:ins w:id="148" w:author="Clayton Lamb" w:date="2023-07-13T10:39:00Z">
        <w:r w:rsidR="002D6850" w:rsidRPr="00366A3B">
          <w:rPr>
            <w:rFonts w:ascii="Times New Roman" w:hAnsi="Times New Roman"/>
            <w:color w:val="000000" w:themeColor="text1"/>
            <w:sz w:val="24"/>
            <w:szCs w:val="24"/>
          </w:rPr>
          <w:t>e</w:t>
        </w:r>
      </w:ins>
      <w:ins w:id="149" w:author="Clayton Lamb" w:date="2023-07-13T10:38:00Z">
        <w:r w:rsidR="002D6850" w:rsidRPr="00366A3B">
          <w:rPr>
            <w:rFonts w:ascii="Times New Roman" w:hAnsi="Times New Roman"/>
            <w:color w:val="000000" w:themeColor="text1"/>
            <w:sz w:val="24"/>
            <w:szCs w:val="24"/>
          </w:rPr>
          <w:t xml:space="preserve"> </w:t>
        </w:r>
      </w:ins>
      <w:ins w:id="150" w:author="Clayton Lamb" w:date="2023-07-13T10:39:00Z">
        <w:r w:rsidR="002D6850" w:rsidRPr="00366A3B">
          <w:rPr>
            <w:rFonts w:ascii="Times New Roman" w:hAnsi="Times New Roman"/>
            <w:color w:val="000000" w:themeColor="text1"/>
            <w:sz w:val="24"/>
            <w:szCs w:val="24"/>
          </w:rPr>
          <w:t>of</w:t>
        </w:r>
      </w:ins>
      <w:ins w:id="151" w:author="Clayton Lamb" w:date="2023-07-13T10:37:00Z">
        <w:r w:rsidR="002D6850" w:rsidRPr="00366A3B">
          <w:rPr>
            <w:rFonts w:ascii="Times New Roman" w:hAnsi="Times New Roman"/>
            <w:color w:val="000000" w:themeColor="text1"/>
            <w:sz w:val="24"/>
            <w:szCs w:val="24"/>
          </w:rPr>
          <w:t xml:space="preserve"> habitat loss and high pred</w:t>
        </w:r>
      </w:ins>
      <w:ins w:id="152" w:author="Clayton Lamb" w:date="2023-07-13T10:38:00Z">
        <w:r w:rsidR="002D6850" w:rsidRPr="00366A3B">
          <w:rPr>
            <w:rFonts w:ascii="Times New Roman" w:hAnsi="Times New Roman"/>
            <w:color w:val="000000" w:themeColor="text1"/>
            <w:sz w:val="24"/>
            <w:szCs w:val="24"/>
          </w:rPr>
          <w:t>ator densities</w:t>
        </w:r>
      </w:ins>
      <w:del w:id="153" w:author="Clayton Lamb" w:date="2023-07-13T10:37:00Z">
        <w:r w:rsidR="00102859" w:rsidRPr="00366A3B" w:rsidDel="002D6850">
          <w:rPr>
            <w:rFonts w:ascii="Times New Roman" w:hAnsi="Times New Roman"/>
            <w:color w:val="000000" w:themeColor="text1"/>
            <w:sz w:val="24"/>
            <w:szCs w:val="24"/>
          </w:rPr>
          <w:delText>s</w:delText>
        </w:r>
      </w:del>
      <w:r w:rsidR="00102859" w:rsidRPr="00366A3B">
        <w:rPr>
          <w:rFonts w:ascii="Times New Roman" w:hAnsi="Times New Roman"/>
          <w:color w:val="000000" w:themeColor="text1"/>
          <w:sz w:val="24"/>
          <w:szCs w:val="24"/>
        </w:rPr>
        <w:t xml:space="preserve"> </w:t>
      </w:r>
      <w:del w:id="154" w:author="Clayton Lamb" w:date="2023-07-13T10:38:00Z">
        <w:r w:rsidR="0084337D" w:rsidRPr="00366A3B" w:rsidDel="002D6850">
          <w:rPr>
            <w:rFonts w:ascii="Times New Roman" w:hAnsi="Times New Roman"/>
            <w:color w:val="000000" w:themeColor="text1"/>
            <w:sz w:val="24"/>
            <w:szCs w:val="24"/>
          </w:rPr>
          <w:delText>of these changes</w:delText>
        </w:r>
        <w:r w:rsidRPr="00366A3B" w:rsidDel="002D6850">
          <w:rPr>
            <w:rFonts w:ascii="Times New Roman" w:hAnsi="Times New Roman"/>
            <w:color w:val="000000" w:themeColor="text1"/>
            <w:sz w:val="24"/>
            <w:szCs w:val="24"/>
          </w:rPr>
          <w:delText xml:space="preserve"> </w:delText>
        </w:r>
        <w:r w:rsidR="00102859" w:rsidRPr="00366A3B" w:rsidDel="002D6850">
          <w:rPr>
            <w:rFonts w:ascii="Times New Roman" w:hAnsi="Times New Roman"/>
            <w:color w:val="000000" w:themeColor="text1"/>
            <w:sz w:val="24"/>
            <w:szCs w:val="24"/>
          </w:rPr>
          <w:delText>with</w:delText>
        </w:r>
      </w:del>
      <w:ins w:id="155" w:author="Clayton Lamb" w:date="2023-07-13T10:38:00Z">
        <w:r w:rsidR="002D6850" w:rsidRPr="00366A3B">
          <w:rPr>
            <w:rFonts w:ascii="Times New Roman" w:hAnsi="Times New Roman"/>
            <w:color w:val="000000" w:themeColor="text1"/>
            <w:sz w:val="24"/>
            <w:szCs w:val="24"/>
          </w:rPr>
          <w:t>on</w:t>
        </w:r>
      </w:ins>
      <w:r w:rsidRPr="00366A3B">
        <w:rPr>
          <w:rFonts w:ascii="Times New Roman" w:hAnsi="Times New Roman"/>
          <w:color w:val="000000" w:themeColor="text1"/>
          <w:sz w:val="24"/>
          <w:szCs w:val="24"/>
        </w:rPr>
        <w:t xml:space="preserve"> caribou health</w:t>
      </w:r>
      <w:ins w:id="156" w:author="Clayton Lamb" w:date="2023-07-13T10:39:00Z">
        <w:r w:rsidR="002D6850" w:rsidRPr="00366A3B">
          <w:rPr>
            <w:rFonts w:ascii="Times New Roman" w:hAnsi="Times New Roman"/>
            <w:color w:val="000000" w:themeColor="text1"/>
            <w:sz w:val="24"/>
            <w:szCs w:val="24"/>
          </w:rPr>
          <w:t xml:space="preserve">, and resulting </w:t>
        </w:r>
      </w:ins>
      <w:del w:id="157" w:author="Clayton Lamb" w:date="2023-07-13T10:38:00Z">
        <w:r w:rsidRPr="00366A3B" w:rsidDel="002D6850">
          <w:rPr>
            <w:rFonts w:ascii="Times New Roman" w:hAnsi="Times New Roman"/>
            <w:color w:val="000000" w:themeColor="text1"/>
            <w:sz w:val="24"/>
            <w:szCs w:val="24"/>
          </w:rPr>
          <w:delText xml:space="preserve"> and how individual well-being may influence </w:delText>
        </w:r>
      </w:del>
      <w:r w:rsidRPr="00366A3B">
        <w:rPr>
          <w:rFonts w:ascii="Times New Roman" w:hAnsi="Times New Roman"/>
          <w:color w:val="000000" w:themeColor="text1"/>
          <w:sz w:val="24"/>
          <w:szCs w:val="24"/>
        </w:rPr>
        <w:t>population-level demographic</w:t>
      </w:r>
      <w:r w:rsidR="0084337D" w:rsidRPr="00366A3B">
        <w:rPr>
          <w:rFonts w:ascii="Times New Roman" w:hAnsi="Times New Roman"/>
          <w:color w:val="000000" w:themeColor="text1"/>
          <w:sz w:val="24"/>
          <w:szCs w:val="24"/>
        </w:rPr>
        <w:t>s</w:t>
      </w:r>
      <w:ins w:id="158" w:author="Clayton Lamb" w:date="2023-07-13T10:39:00Z">
        <w:r w:rsidR="002D6850"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r w:rsidR="00C32450" w:rsidRPr="00366A3B">
        <w:rPr>
          <w:rFonts w:ascii="Times New Roman" w:hAnsi="Times New Roman"/>
          <w:color w:val="000000" w:themeColor="text1"/>
          <w:sz w:val="24"/>
          <w:szCs w:val="24"/>
        </w:rPr>
        <w:t xml:space="preserve">are </w:t>
      </w:r>
      <w:r w:rsidR="009A276B" w:rsidRPr="00366A3B">
        <w:rPr>
          <w:rFonts w:ascii="Times New Roman" w:hAnsi="Times New Roman"/>
          <w:color w:val="000000" w:themeColor="text1"/>
          <w:sz w:val="24"/>
          <w:szCs w:val="24"/>
        </w:rPr>
        <w:t>un</w:t>
      </w:r>
      <w:r w:rsidR="00C32450" w:rsidRPr="00366A3B">
        <w:rPr>
          <w:rFonts w:ascii="Times New Roman" w:hAnsi="Times New Roman"/>
          <w:color w:val="000000" w:themeColor="text1"/>
          <w:sz w:val="24"/>
          <w:szCs w:val="24"/>
        </w:rPr>
        <w:t>clear</w:t>
      </w:r>
      <w:r w:rsidRPr="00366A3B">
        <w:rPr>
          <w:rFonts w:ascii="Times New Roman" w:hAnsi="Times New Roman"/>
          <w:color w:val="000000" w:themeColor="text1"/>
          <w:sz w:val="24"/>
          <w:szCs w:val="24"/>
        </w:rPr>
        <w:t>.</w:t>
      </w:r>
    </w:p>
    <w:p w14:paraId="0F482401" w14:textId="42F87C78" w:rsidR="0070439B" w:rsidRPr="00366A3B" w:rsidRDefault="00446D6D" w:rsidP="00B63DD5">
      <w:pPr>
        <w:pStyle w:val="BodyText"/>
        <w:spacing w:line="480" w:lineRule="auto"/>
        <w:ind w:firstLine="360"/>
        <w:jc w:val="left"/>
        <w:rPr>
          <w:rFonts w:ascii="Times New Roman" w:hAnsi="Times New Roman"/>
          <w:color w:val="000000" w:themeColor="text1"/>
          <w:sz w:val="24"/>
          <w:szCs w:val="24"/>
        </w:rPr>
      </w:pPr>
      <w:bookmarkStart w:id="159" w:name="_Toc8116066"/>
      <w:r w:rsidRPr="00366A3B">
        <w:rPr>
          <w:rFonts w:ascii="Times New Roman" w:hAnsi="Times New Roman"/>
          <w:color w:val="000000" w:themeColor="text1"/>
          <w:sz w:val="24"/>
          <w:szCs w:val="24"/>
        </w:rPr>
        <w:t xml:space="preserve">To date, most studies of </w:t>
      </w:r>
      <w:r w:rsidR="00F13B2B"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health in Canada and Europe have </w:t>
      </w:r>
      <w:r w:rsidR="00C80C5C" w:rsidRPr="00366A3B">
        <w:rPr>
          <w:rFonts w:ascii="Times New Roman" w:hAnsi="Times New Roman"/>
          <w:color w:val="000000" w:themeColor="text1"/>
          <w:sz w:val="24"/>
          <w:szCs w:val="24"/>
        </w:rPr>
        <w:t xml:space="preserve">focused </w:t>
      </w:r>
      <w:r w:rsidRPr="00366A3B">
        <w:rPr>
          <w:rFonts w:ascii="Times New Roman" w:hAnsi="Times New Roman"/>
          <w:color w:val="000000" w:themeColor="text1"/>
          <w:sz w:val="24"/>
          <w:szCs w:val="24"/>
        </w:rPr>
        <w:t xml:space="preserve">on pathogens and parasites </w:t>
      </w:r>
      <w:r w:rsidR="009A276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{"citationID":"PDBdFa75","properties":{"formattedCitation":"(Ducrocq et al. 2008; Curry 2009)","plainCitation":"(Ducrocq et al. 2008; Curry 2009)","noteIndex":0},"citationItems":[{"id":42,"uris":["http://zotero.org/users/6749014/items/HCD2L2RA"],"itemData":{"id":42,"type":"article-journal","language":"en","page":"1","source":"Zotero","title":"Besnoitiosis in caribou: What we know and what we don't know","author":[{"family":"Ducrocq","given":"Julie"},{"family":"Kutz","given":"Susan"},{"family":"Simard","given":"Manon"},{"family":"Croft","given":"Bruno"},{"family":"Elkin","given":"Brett"},{"family":"Lair","given":"Stéphane"}],"issued":{"date-parts":[["2008"]]}}},{"id":69,"uris":["http://zotero.org/users/6749014/items/NF6CWR48"],"itemData":{"id":69,"type":"article-journal","container-title":"ARCTIC","DOI":"10.14430/arctic188","ISSN":"1923-1245, 0004-0843","issue":"4","journalAbbreviation":"ARCTIC","language":"en","page":"495-499","source":"DOI.org (Crossref)","title":"Caribou Herds and Arctic Communities: Exploring a New Tool for Caribou Health Monitoring","title-short":"Caribou Herds and Arctic Communities","volume":"62","author":[{"family":"Curry","given":"Patricia"}],"issued":{"date-parts":[["2009",11,24]]}}}],"schema":"https://github.com/citation-style-language/schema/raw/master/csl-citation.json"}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(Ducrocq et al. 2008; Curry 2009)</w:t>
      </w:r>
      <w:r w:rsidR="009A276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xml:space="preserve">.  In recent years the perspective has broadened to include metrics like serum biochemistry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{"citationID":"pHTThYGL","properties":{"formattedCitation":"(Johnson et al. 2010)","plainCitation":"(Johnson et al. 2010)","noteIndex":0},"citationItems":[{"id":25,"uris":["http://zotero.org/users/6749014/items/JWXN7UP6"],"itemData":{"id":25,"type":"article-journal","abstract":"Boreal caribou (Rangifer tarandus caribou) are an ecologically and culturally important wildlife species and now range almost exclusively in the boreal forests of Canada, including the Northwest Territories, northern Alberta, and British Columbia. Boreal caribou are threatened throughout their Canadian range because of direct and indirect natural and anthropogenic factors. In the Northwest Territories, however, they have a continuous range that overall has not yet been subjected to the same degree of anthropogenic habitat fragmentation and degradation that has occurred elsewhere in Canada. To monitor the health of boreal caribou populations and individuals, we collected blood from 104 adult, female boreal caribou captured between March 2003 and February 2006 and measured serum biochemical parameters. Serum creatinine was higher in pregnant than in nonpregnant caribou. Several biochemical parameters differed among years, but they tended to be similar to those reported for reindeer. Serum antibodies were found to an alphaherpesvirus, Toxoplasma gondii, and to the Mycobacterium avium subspecies paratuberculosis in 37.5, 2.9, and 1.3% of boreal caribou, respectively. Fecal samples were collected from 149 boreal caribou, and Cryptosporidium sp. oocysts, Giardia sp. cysts, trichostrongyle ova, dorsal-spined nematode larvae, cestode ova, and Eimeria sp. were found. Trypanosoma sp. was detected in the blood of 72.1% of boreal caribou. Eimeria sp., Cryptosporidium sp., and Giardia sp. have not been previously reported in boreal caribou.","container-title":"Journal of Wildlife Diseases","DOI":"10.7589/0090-3558-46.4.1096","ISSN":"0090-3558","issue":"4","journalAbbreviation":"Journal of Wildlife Diseases","language":"en","page":"1096-1107","source":"DOI.org (Crossref)","title":"Serum biochemistry, serology, and parasitology of boreal caribou (rangifer tarandus caribou) in the northwest territories, canada","volume":"46","author":[{"family":"Johnson","given":"Deborah"},{"family":"Harms","given":"N. Jane"},{"family":"Larter","given":"Nicholas C."},{"family":"Elkin","given":"Brett T."},{"family":"Tabel","given":"Henry"},{"family":"Wei","given":"Guojian"}],"issued":{"date-parts":[["2010",10]]}}}],"schema":"https://github.com/citation-style-language/schema/raw/master/csl-citation.json"}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(Johnson et al. 2010)</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body condition</w:t>
      </w:r>
      <w:r w:rsidR="005E6356" w:rsidRPr="00366A3B">
        <w:rPr>
          <w:rFonts w:ascii="Times New Roman" w:hAnsi="Times New Roman"/>
          <w:color w:val="000000" w:themeColor="text1"/>
          <w:sz w:val="24"/>
          <w:szCs w:val="24"/>
        </w:rPr>
        <w:t>,</w:t>
      </w:r>
      <w:r w:rsidR="0070439B" w:rsidRPr="00366A3B">
        <w:rPr>
          <w:rFonts w:ascii="Times New Roman" w:hAnsi="Times New Roman"/>
          <w:color w:val="000000" w:themeColor="text1"/>
          <w:sz w:val="24"/>
          <w:szCs w:val="24"/>
        </w:rPr>
        <w:t xml:space="preserve"> and Traditional Ecological Knowledge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{"citationID":"l48EeiWD","properties":{"formattedCitation":"(Brook et al. 2011)","plainCitation":"(Brook et al. 2011)","noteIndex":0},"citationItems":[{"id":39,"uris":["http://zotero.org/users/6749014/items/T7L75E34"],"itemData":{"id":39,"type":"article-journal","container-title":"Rangifer","DOI":"10.7557/2.31.2.1999","ISSN":"1890-6729","journalAbbreviation":"Ran","language":"en","page":"148","source":"DOI.org (Crossref)","title":"An integrated approach to communicating and implementing community-based caribou health monitoring","author":[{"family":"Brook et al.","given":"Ryan K."}],"issued":{"date-parts":[["2011",9,1]]}}}],"schema":"https://github.com/citation-style-language/schema/raw/master/csl-citation.json"}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(Brook et al. 2011)</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but this work mainly focused on barren-ground</w:t>
      </w:r>
      <w:r w:rsidR="00BD43AB" w:rsidRPr="00366A3B">
        <w:rPr>
          <w:rFonts w:ascii="Times New Roman" w:hAnsi="Times New Roman"/>
          <w:color w:val="000000" w:themeColor="text1"/>
          <w:sz w:val="24"/>
          <w:szCs w:val="24"/>
        </w:rPr>
        <w:t xml:space="preserve"> caribou</w:t>
      </w:r>
      <w:r w:rsidR="0070439B" w:rsidRPr="00366A3B">
        <w:rPr>
          <w:rFonts w:ascii="Times New Roman" w:hAnsi="Times New Roman"/>
          <w:color w:val="000000" w:themeColor="text1"/>
          <w:sz w:val="24"/>
          <w:szCs w:val="24"/>
        </w:rPr>
        <w:t>.</w:t>
      </w:r>
      <w:r w:rsidR="00B63DD5" w:rsidRPr="00366A3B">
        <w:rPr>
          <w:rFonts w:ascii="Times New Roman" w:hAnsi="Times New Roman"/>
          <w:color w:val="000000" w:themeColor="text1"/>
          <w:sz w:val="24"/>
          <w:szCs w:val="24"/>
        </w:rPr>
        <w:t xml:space="preserve"> Integrated measures of health are becoming more common, as seen in northern British Columbia where </w:t>
      </w:r>
      <w:r w:rsidR="00B63DD5" w:rsidRPr="00366A3B">
        <w:rPr>
          <w:rFonts w:ascii="Times New Roman" w:hAnsi="Times New Roman"/>
          <w:color w:val="000000" w:themeColor="text1"/>
          <w:sz w:val="24"/>
          <w:szCs w:val="24"/>
        </w:rPr>
        <w:fldChar w:fldCharType="begin"/>
      </w:r>
      <w:r w:rsidR="005E58B3" w:rsidRPr="00366A3B">
        <w:rPr>
          <w:rFonts w:ascii="Times New Roman" w:hAnsi="Times New Roman"/>
          <w:color w:val="000000" w:themeColor="text1"/>
          <w:sz w:val="24"/>
          <w:szCs w:val="24"/>
        </w:rPr>
        <w:instrText xml:space="preserve"> ADDIN ZOTERO_ITEM CSL_CITATION {"citationID":"8tw9s6CL","properties":{"formattedCitation":"(Bondo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B63DD5" w:rsidRPr="00366A3B">
        <w:rPr>
          <w:rFonts w:ascii="Times New Roman" w:hAnsi="Times New Roman"/>
          <w:noProof/>
          <w:color w:val="000000" w:themeColor="text1"/>
          <w:sz w:val="24"/>
          <w:szCs w:val="24"/>
        </w:rPr>
        <w:t>Bondo et al. (2019)</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collected information on boreal caribou pathogens, physiological stress, serum biochemistry and trace minerals to assess overall health and emerging threats. While baseline health information about caribou is slowly accumulating, there is a paucity of </w:t>
      </w:r>
      <w:r w:rsidR="00B63DD5" w:rsidRPr="00366A3B">
        <w:rPr>
          <w:rFonts w:ascii="Times New Roman" w:hAnsi="Times New Roman"/>
          <w:color w:val="000000" w:themeColor="text1"/>
          <w:sz w:val="24"/>
          <w:szCs w:val="24"/>
        </w:rPr>
        <w:lastRenderedPageBreak/>
        <w:t xml:space="preserve">data and no such studies have been conducted on mountain caribou. </w:t>
      </w:r>
      <w:r w:rsidR="005E6356" w:rsidRPr="00366A3B">
        <w:rPr>
          <w:rFonts w:ascii="Times New Roman" w:hAnsi="Times New Roman"/>
          <w:color w:val="000000" w:themeColor="text1"/>
          <w:sz w:val="24"/>
          <w:szCs w:val="24"/>
        </w:rPr>
        <w:t xml:space="preserve">Health and population demography are rarely considered together, but in one example </w:t>
      </w:r>
      <w:r w:rsidR="005E6356" w:rsidRPr="00366A3B">
        <w:rPr>
          <w:rFonts w:ascii="Times New Roman" w:hAnsi="Times New Roman"/>
          <w:color w:val="000000" w:themeColor="text1"/>
          <w:sz w:val="24"/>
          <w:szCs w:val="24"/>
        </w:rPr>
        <w:fldChar w:fldCharType="begin"/>
      </w:r>
      <w:r w:rsidR="005E6356" w:rsidRPr="00366A3B">
        <w:rPr>
          <w:rFonts w:ascii="Times New Roman" w:hAnsi="Times New Roman"/>
          <w:color w:val="000000" w:themeColor="text1"/>
          <w:sz w:val="24"/>
          <w:szCs w:val="24"/>
        </w:rPr>
        <w:instrText xml:space="preserve"> ADDIN ZOTERO_ITEM CSL_CITATION {"citationID":"v7f1XaOK","properties":{"formattedCitation":"(Tryland et al. 2019)","plainCitation":"(Tryland et al. 2019)","dontUpdate":true,"noteIndex":0},"citationItems":[{"id":46,"uris":["http://zotero.org/users/6749014/items/H9HZCHXP"],"itemData":{"id":46,"type":"article-journal","abstract":"Supplementary winter feeding of semi-domesticated reindeer (Rangifer tarandus tarandus) has become more common in Sweden and Norway due to reindeer pasture fragmentation and climatic conditions. With increased corralling and feeding, often associated with animal stress, increased animal-to-animal contact, and poor hygienic conditions, an altered range of health challenges and diseases may emerge. An outbreak of three different infectious diseases appeared simultaneously in a reindeer herd in Norrbotten County, Sweden. The animals were corralled and fed silage. Several animals in poor body condition stopped eating, with drool and discoloration of the hair coat around the mouth. There were large, black, necrotic lesions on the tongue and gingiva, with holes perforating the chin, indicative of oral necrobacillosis and Fusobacterium spp. infection. Simultaneously, animals were seen with proliferative lesions in the oral mucosa and on the lips, characteristic of contagious ecthyma and Orf virus infection. Furthermore, three animals had keratoconjunctivitis suggesting exposure to cervid herpesvirus 2 (CvHV2) and possibly secondary bacterial infections. DNA speciﬁc for Fusobacterium necrophorum and ORFV was detected in relevant tissue samples. Antibodies against CvHV2 were detected in 10 of 13 diseased and in four of 11 apparently healthy reindeer. Nine animals were found dead or were euthanized during the outbreak. Health risk factors associated with feeding and corralling may severely impact animal welfare and the herder’s economy, and may represent an underestimated cost when replacing natural grazing with feeding.","container-title":"Frontiers in Veterinary Science","DOI":"10.3389/fvets.2019.00126","ISSN":"2297-1769","journalAbbreviation":"Front. Vet. Sci.","language":"en","page":"126","source":"DOI.org (Crossref)","title":"Infectious Disease Outbreak Associated With Supplementary Feeding of Semi-domesticated Reindeer","volume":"6","author":[{"family":"Tryland","given":"Morten"},{"family":"Nymo","given":"Ingebjørg H."},{"family":"Sánchez Romano","given":"Javier"},{"family":"Mørk","given":"Torill"},{"family":"Klein","given":"Jörn"},{"family":"Rockström","given":"Ulrika"}],"issued":{"date-parts":[["2019",4,18]]}}}],"schema":"https://github.com/citation-style-language/schema/raw/master/csl-citation.json"} </w:instrText>
      </w:r>
      <w:r w:rsidR="005E6356" w:rsidRPr="00366A3B">
        <w:rPr>
          <w:rFonts w:ascii="Times New Roman" w:hAnsi="Times New Roman"/>
          <w:color w:val="000000" w:themeColor="text1"/>
          <w:sz w:val="24"/>
          <w:szCs w:val="24"/>
        </w:rPr>
        <w:fldChar w:fldCharType="separate"/>
      </w:r>
      <w:r w:rsidR="005E6356" w:rsidRPr="00366A3B">
        <w:rPr>
          <w:rFonts w:ascii="Times New Roman" w:hAnsi="Times New Roman"/>
          <w:noProof/>
          <w:color w:val="000000" w:themeColor="text1"/>
          <w:sz w:val="24"/>
          <w:szCs w:val="24"/>
        </w:rPr>
        <w:t>Tryland et al. (2019)</w:t>
      </w:r>
      <w:r w:rsidR="005E6356" w:rsidRPr="00366A3B">
        <w:rPr>
          <w:rFonts w:ascii="Times New Roman" w:hAnsi="Times New Roman"/>
          <w:color w:val="000000" w:themeColor="text1"/>
          <w:sz w:val="24"/>
          <w:szCs w:val="24"/>
        </w:rPr>
        <w:fldChar w:fldCharType="end"/>
      </w:r>
      <w:r w:rsidR="005E6356" w:rsidRPr="00366A3B">
        <w:rPr>
          <w:rFonts w:ascii="Times New Roman" w:hAnsi="Times New Roman"/>
          <w:color w:val="000000" w:themeColor="text1"/>
          <w:sz w:val="24"/>
          <w:szCs w:val="24"/>
        </w:rPr>
        <w:t xml:space="preserve"> linked a</w:t>
      </w:r>
      <w:del w:id="160" w:author="Clayton Lamb" w:date="2023-07-18T09:22:00Z">
        <w:r w:rsidR="005E6356" w:rsidRPr="00366A3B" w:rsidDel="00E715EF">
          <w:rPr>
            <w:rFonts w:ascii="Times New Roman" w:hAnsi="Times New Roman"/>
            <w:color w:val="000000" w:themeColor="text1"/>
            <w:sz w:val="24"/>
            <w:szCs w:val="24"/>
          </w:rPr>
          <w:delText xml:space="preserve"> sudden</w:delText>
        </w:r>
      </w:del>
      <w:r w:rsidR="005E6356" w:rsidRPr="00366A3B">
        <w:rPr>
          <w:rFonts w:ascii="Times New Roman" w:hAnsi="Times New Roman"/>
          <w:color w:val="000000" w:themeColor="text1"/>
          <w:sz w:val="24"/>
          <w:szCs w:val="24"/>
        </w:rPr>
        <w:t xml:space="preserve"> disease outbreak in semi-domesticated reindeer in Sweden to the increased stress, animal-to-animal contact, and compromised hygiene associated with corralling and feeding. </w:t>
      </w:r>
      <w:r w:rsidR="00B63DD5" w:rsidRPr="00366A3B">
        <w:rPr>
          <w:rFonts w:ascii="Times New Roman" w:hAnsi="Times New Roman"/>
          <w:color w:val="000000" w:themeColor="text1"/>
          <w:sz w:val="24"/>
          <w:szCs w:val="24"/>
        </w:rPr>
        <w:t xml:space="preserve">Health considerations for mountain caribou </w:t>
      </w:r>
      <w:r w:rsidR="005E6356" w:rsidRPr="00366A3B">
        <w:rPr>
          <w:rFonts w:ascii="Times New Roman" w:hAnsi="Times New Roman"/>
          <w:color w:val="000000" w:themeColor="text1"/>
          <w:sz w:val="24"/>
          <w:szCs w:val="24"/>
        </w:rPr>
        <w:t xml:space="preserve">in Canada </w:t>
      </w:r>
      <w:r w:rsidR="00B63DD5" w:rsidRPr="00366A3B">
        <w:rPr>
          <w:rFonts w:ascii="Times New Roman" w:hAnsi="Times New Roman"/>
          <w:color w:val="000000" w:themeColor="text1"/>
          <w:sz w:val="24"/>
          <w:szCs w:val="24"/>
        </w:rPr>
        <w:t>are especially important in the southern portion of their distribution where populations are considered endangered</w:t>
      </w:r>
      <w:ins w:id="161" w:author="Clayton Lamb" w:date="2023-07-19T12:15:00Z">
        <w:r w:rsidR="005C0D95">
          <w:rPr>
            <w:rFonts w:ascii="Times New Roman" w:hAnsi="Times New Roman"/>
            <w:color w:val="000000" w:themeColor="text1"/>
            <w:sz w:val="24"/>
            <w:szCs w:val="24"/>
          </w:rPr>
          <w:t xml:space="preserve"> </w:t>
        </w:r>
      </w:ins>
      <w:ins w:id="162" w:author="Clayton Lamb" w:date="2023-08-17T15:28:00Z">
        <w:r w:rsidR="00550F9F">
          <w:rPr>
            <w:rFonts w:ascii="Times New Roman" w:hAnsi="Times New Roman"/>
            <w:color w:val="000000" w:themeColor="text1"/>
            <w:sz w:val="24"/>
            <w:szCs w:val="24"/>
          </w:rPr>
          <w:t xml:space="preserve">or </w:t>
        </w:r>
      </w:ins>
      <w:ins w:id="163" w:author="Clayton Lamb" w:date="2023-07-19T12:15:00Z">
        <w:r w:rsidR="005C0D95">
          <w:rPr>
            <w:rFonts w:ascii="Times New Roman" w:hAnsi="Times New Roman"/>
            <w:color w:val="000000" w:themeColor="text1"/>
            <w:sz w:val="24"/>
            <w:szCs w:val="24"/>
          </w:rPr>
          <w:t>threatened</w:t>
        </w:r>
      </w:ins>
      <w:r w:rsidR="00B63DD5" w:rsidRPr="00366A3B">
        <w:rPr>
          <w:rFonts w:ascii="Times New Roman" w:hAnsi="Times New Roman"/>
          <w:color w:val="000000" w:themeColor="text1"/>
          <w:sz w:val="24"/>
          <w:szCs w:val="24"/>
        </w:rPr>
        <w:t xml:space="preserve"> due to </w:t>
      </w:r>
      <w:del w:id="164" w:author="Clayton Lamb" w:date="2023-07-19T12:15:00Z">
        <w:r w:rsidR="00B63DD5" w:rsidRPr="00366A3B" w:rsidDel="005C0D95">
          <w:rPr>
            <w:rFonts w:ascii="Times New Roman" w:hAnsi="Times New Roman"/>
            <w:color w:val="000000" w:themeColor="text1"/>
            <w:sz w:val="24"/>
            <w:szCs w:val="24"/>
          </w:rPr>
          <w:delText xml:space="preserve">rapid </w:delText>
        </w:r>
      </w:del>
      <w:ins w:id="165" w:author="Clayton Lamb" w:date="2023-07-19T12:15:00Z">
        <w:r w:rsidR="005C0D95">
          <w:rPr>
            <w:rFonts w:ascii="Times New Roman" w:hAnsi="Times New Roman"/>
            <w:color w:val="000000" w:themeColor="text1"/>
            <w:sz w:val="24"/>
            <w:szCs w:val="24"/>
          </w:rPr>
          <w:t>recent</w:t>
        </w:r>
        <w:r w:rsidR="005C0D95" w:rsidRPr="00366A3B">
          <w:rPr>
            <w:rFonts w:ascii="Times New Roman" w:hAnsi="Times New Roman"/>
            <w:color w:val="000000" w:themeColor="text1"/>
            <w:sz w:val="24"/>
            <w:szCs w:val="24"/>
          </w:rPr>
          <w:t xml:space="preserve"> </w:t>
        </w:r>
      </w:ins>
      <w:r w:rsidR="00B63DD5" w:rsidRPr="00366A3B">
        <w:rPr>
          <w:rFonts w:ascii="Times New Roman" w:hAnsi="Times New Roman"/>
          <w:color w:val="000000" w:themeColor="text1"/>
          <w:sz w:val="24"/>
          <w:szCs w:val="24"/>
        </w:rPr>
        <w:t xml:space="preserve">declines </w:t>
      </w:r>
      <w:r w:rsidR="00B63DD5" w:rsidRPr="00366A3B">
        <w:rPr>
          <w:rFonts w:ascii="Times New Roman" w:hAnsi="Times New Roman"/>
          <w:color w:val="000000" w:themeColor="text1"/>
          <w:sz w:val="24"/>
          <w:szCs w:val="24"/>
        </w:rPr>
        <w:fldChar w:fldCharType="begin"/>
      </w:r>
      <w:r w:rsidR="005C0D95">
        <w:rPr>
          <w:rFonts w:ascii="Times New Roman" w:hAnsi="Times New Roman"/>
          <w:color w:val="000000" w:themeColor="text1"/>
          <w:sz w:val="24"/>
          <w:szCs w:val="24"/>
        </w:rPr>
        <w:instrText xml:space="preserve"> ADDIN ZOTERO_ITEM CSL_CITATION {"citationID":"OLCSk6CS","properties":{"formattedCitation":"(COSEWIC 2014; Environment Canada 2014; Boutin and Merrill 2016)","plainCitation":"(COSEWIC 2014; Environment Canada 2014; Boutin and Merrill 2016)","noteIndex":0},"citationItems":[{"id":1115,"uris":["http://zotero.org/users/6749014/items/97L7EKG8"],"itemData":{"id":1115,"type":"book","abstract":"Committee on the Status of Endangered Wildlife in Canada (COSEWIC) status reports are working documents used in assigning the status of wildlife species suspected of being at risk. This document includes both an assessment and status report on the caribou (Rangifer tarandus) in Canada. It includes species information, distribution, habitat, and biology information, as well as population sizes and trends, limiting factors and threats, special significance of the species, and existing protection or other status.--Includes text from document.","ISBN":"978-1-100-23963-7","language":"en","note":"OCLC: 923013074","source":"Open WorldCat","title":"COSEWIC assessment and status report on the caribou, Rangifer tarandus: northern mountain population, central mountain population, southern mountain population, in Canada.","title-short":"COSEWIC assessment and status report on the caribou, Rangifer tarandus","author":[{"literal":"COSEWIC"}],"issued":{"date-parts":[["2014"]]}}},{"id":2,"uris":["http://zotero.org/users/6749014/items/QL76Q387"],"itemData":{"id":2,"type":"book","ISBN":"978-1-100-24311-5","language":"en","note":"OCLC: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5C0D95">
        <w:rPr>
          <w:rFonts w:ascii="Times New Roman" w:hAnsi="Times New Roman"/>
          <w:noProof/>
          <w:color w:val="000000" w:themeColor="text1"/>
          <w:sz w:val="24"/>
          <w:szCs w:val="24"/>
        </w:rPr>
        <w:t>(COSEWIC 2014; Environment Canada 2014; Boutin and Merrill 2016)</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w:t>
      </w:r>
      <w:bookmarkEnd w:id="159"/>
    </w:p>
    <w:p w14:paraId="2B7366BA" w14:textId="4054153D" w:rsidR="00CF1068" w:rsidRPr="00366A3B" w:rsidRDefault="00CF1068" w:rsidP="00C12E97">
      <w:pPr>
        <w:pStyle w:val="BodyText"/>
        <w:spacing w:line="480" w:lineRule="auto"/>
        <w:ind w:firstLine="360"/>
        <w:jc w:val="left"/>
        <w:rPr>
          <w:rFonts w:ascii="Times New Roman" w:hAnsi="Times New Roman"/>
          <w:color w:val="000000" w:themeColor="text1"/>
          <w:sz w:val="24"/>
          <w:szCs w:val="24"/>
        </w:rPr>
      </w:pPr>
      <w:bookmarkStart w:id="166" w:name="_Toc8116067"/>
      <w:bookmarkStart w:id="167" w:name="_Toc8116068"/>
      <w:r w:rsidRPr="00366A3B">
        <w:rPr>
          <w:rFonts w:ascii="Times New Roman" w:hAnsi="Times New Roman"/>
          <w:color w:val="000000" w:themeColor="text1"/>
          <w:sz w:val="24"/>
          <w:szCs w:val="24"/>
        </w:rPr>
        <w:t xml:space="preserve">Southern </w:t>
      </w:r>
      <w:ins w:id="168" w:author="Clayton Lamb" w:date="2023-07-19T12:16:00Z">
        <w:r w:rsidR="005C0D95">
          <w:rPr>
            <w:rFonts w:ascii="Times New Roman" w:hAnsi="Times New Roman"/>
            <w:color w:val="000000" w:themeColor="text1"/>
            <w:sz w:val="24"/>
            <w:szCs w:val="24"/>
          </w:rPr>
          <w:t>m</w:t>
        </w:r>
      </w:ins>
      <w:del w:id="169" w:author="Clayton Lamb" w:date="2023-07-19T12:16:00Z">
        <w:r w:rsidRPr="00366A3B" w:rsidDel="005C0D95">
          <w:rPr>
            <w:rFonts w:ascii="Times New Roman" w:hAnsi="Times New Roman"/>
            <w:color w:val="000000" w:themeColor="text1"/>
            <w:sz w:val="24"/>
            <w:szCs w:val="24"/>
          </w:rPr>
          <w:delText>M</w:delText>
        </w:r>
      </w:del>
      <w:r w:rsidRPr="00366A3B">
        <w:rPr>
          <w:rFonts w:ascii="Times New Roman" w:hAnsi="Times New Roman"/>
          <w:color w:val="000000" w:themeColor="text1"/>
          <w:sz w:val="24"/>
          <w:szCs w:val="24"/>
        </w:rPr>
        <w:t xml:space="preserve">ountain </w:t>
      </w:r>
      <w:ins w:id="170" w:author="Clayton Lamb" w:date="2023-07-19T12:17:00Z">
        <w:r w:rsidR="005C0D95">
          <w:rPr>
            <w:rFonts w:ascii="Times New Roman" w:hAnsi="Times New Roman"/>
            <w:color w:val="000000" w:themeColor="text1"/>
            <w:sz w:val="24"/>
            <w:szCs w:val="24"/>
          </w:rPr>
          <w:t>c</w:t>
        </w:r>
      </w:ins>
      <w:del w:id="171" w:author="Clayton Lamb" w:date="2023-07-19T12:17:00Z">
        <w:r w:rsidRPr="00366A3B" w:rsidDel="005C0D95">
          <w:rPr>
            <w:rFonts w:ascii="Times New Roman" w:hAnsi="Times New Roman"/>
            <w:color w:val="000000" w:themeColor="text1"/>
            <w:sz w:val="24"/>
            <w:szCs w:val="24"/>
          </w:rPr>
          <w:delText>C</w:delText>
        </w:r>
      </w:del>
      <w:r w:rsidRPr="00366A3B">
        <w:rPr>
          <w:rFonts w:ascii="Times New Roman" w:hAnsi="Times New Roman"/>
          <w:color w:val="000000" w:themeColor="text1"/>
          <w:sz w:val="24"/>
          <w:szCs w:val="24"/>
        </w:rPr>
        <w:t xml:space="preserve">aribou are </w:t>
      </w:r>
      <w:r w:rsidR="00DC47BC" w:rsidRPr="00366A3B">
        <w:rPr>
          <w:rFonts w:ascii="Times New Roman" w:hAnsi="Times New Roman"/>
          <w:color w:val="000000" w:themeColor="text1"/>
          <w:sz w:val="24"/>
          <w:szCs w:val="24"/>
        </w:rPr>
        <w:t xml:space="preserve">at </w:t>
      </w:r>
      <w:r w:rsidR="00333D65" w:rsidRPr="00366A3B">
        <w:rPr>
          <w:rFonts w:ascii="Times New Roman" w:hAnsi="Times New Roman"/>
          <w:color w:val="000000" w:themeColor="text1"/>
          <w:sz w:val="24"/>
          <w:szCs w:val="24"/>
        </w:rPr>
        <w:t xml:space="preserve">the </w:t>
      </w:r>
      <w:r w:rsidRPr="00366A3B">
        <w:rPr>
          <w:rFonts w:ascii="Times New Roman" w:hAnsi="Times New Roman"/>
          <w:color w:val="000000" w:themeColor="text1"/>
          <w:sz w:val="24"/>
          <w:szCs w:val="24"/>
        </w:rPr>
        <w:t xml:space="preserve">southernmost </w:t>
      </w:r>
      <w:r w:rsidR="00333D65" w:rsidRPr="00366A3B">
        <w:rPr>
          <w:rFonts w:ascii="Times New Roman" w:hAnsi="Times New Roman"/>
          <w:color w:val="000000" w:themeColor="text1"/>
          <w:sz w:val="24"/>
          <w:szCs w:val="24"/>
        </w:rPr>
        <w:t>edge</w:t>
      </w:r>
      <w:r w:rsidR="00DC47BC" w:rsidRPr="00366A3B">
        <w:rPr>
          <w:rFonts w:ascii="Times New Roman" w:hAnsi="Times New Roman"/>
          <w:color w:val="000000" w:themeColor="text1"/>
          <w:sz w:val="24"/>
          <w:szCs w:val="24"/>
        </w:rPr>
        <w:t xml:space="preserve"> of</w:t>
      </w:r>
      <w:r w:rsidR="004C491C" w:rsidRPr="00366A3B">
        <w:rPr>
          <w:rFonts w:ascii="Times New Roman" w:hAnsi="Times New Roman"/>
          <w:color w:val="000000" w:themeColor="text1"/>
          <w:sz w:val="24"/>
          <w:szCs w:val="24"/>
        </w:rPr>
        <w:t xml:space="preserve"> </w:t>
      </w:r>
      <w:r w:rsidR="00DC47BC"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woodland</w:t>
      </w:r>
      <w:r w:rsidR="00DC47BC" w:rsidRPr="00366A3B">
        <w:rPr>
          <w:rFonts w:ascii="Times New Roman" w:hAnsi="Times New Roman"/>
          <w:color w:val="000000" w:themeColor="text1"/>
          <w:sz w:val="24"/>
          <w:szCs w:val="24"/>
        </w:rPr>
        <w:t xml:space="preserve"> caribou</w:t>
      </w:r>
      <w:r w:rsidR="00333D65" w:rsidRPr="00366A3B">
        <w:rPr>
          <w:rFonts w:ascii="Times New Roman" w:hAnsi="Times New Roman"/>
          <w:color w:val="000000" w:themeColor="text1"/>
          <w:sz w:val="24"/>
          <w:szCs w:val="24"/>
        </w:rPr>
        <w:t xml:space="preserve"> distribution</w:t>
      </w:r>
      <w:r w:rsidRPr="00366A3B">
        <w:rPr>
          <w:rFonts w:ascii="Times New Roman" w:hAnsi="Times New Roman"/>
          <w:color w:val="000000" w:themeColor="text1"/>
          <w:sz w:val="24"/>
          <w:szCs w:val="24"/>
        </w:rPr>
        <w:t xml:space="preserve">. Unfortunately, such a distribution means that this globally unique population of caribou face </w:t>
      </w:r>
      <w:r w:rsidR="00333D65" w:rsidRPr="00366A3B">
        <w:rPr>
          <w:rFonts w:ascii="Times New Roman" w:hAnsi="Times New Roman"/>
          <w:color w:val="000000" w:themeColor="text1"/>
          <w:sz w:val="24"/>
          <w:szCs w:val="24"/>
        </w:rPr>
        <w:t>extensive</w:t>
      </w:r>
      <w:r w:rsidRPr="00366A3B">
        <w:rPr>
          <w:rFonts w:ascii="Times New Roman" w:hAnsi="Times New Roman"/>
          <w:color w:val="000000" w:themeColor="text1"/>
          <w:sz w:val="24"/>
          <w:szCs w:val="24"/>
        </w:rPr>
        <w:t xml:space="preserve"> anthropogenic habitat disturbance, invading white-tailed deer, and </w:t>
      </w:r>
      <w:r w:rsidR="0063165B" w:rsidRPr="00366A3B">
        <w:rPr>
          <w:rFonts w:ascii="Times New Roman" w:hAnsi="Times New Roman"/>
          <w:color w:val="000000" w:themeColor="text1"/>
          <w:sz w:val="24"/>
          <w:szCs w:val="24"/>
        </w:rPr>
        <w:t xml:space="preserve">greater </w:t>
      </w:r>
      <w:r w:rsidRPr="00366A3B">
        <w:rPr>
          <w:rFonts w:ascii="Times New Roman" w:hAnsi="Times New Roman"/>
          <w:color w:val="000000" w:themeColor="text1"/>
          <w:sz w:val="24"/>
          <w:szCs w:val="24"/>
        </w:rPr>
        <w:t xml:space="preserve">winter variability </w:t>
      </w:r>
      <w:r w:rsidR="00333D65" w:rsidRPr="00366A3B">
        <w:rPr>
          <w:rFonts w:ascii="Times New Roman" w:hAnsi="Times New Roman"/>
          <w:color w:val="000000" w:themeColor="text1"/>
          <w:sz w:val="24"/>
          <w:szCs w:val="24"/>
        </w:rPr>
        <w:t>compared to more northerly distributed</w:t>
      </w:r>
      <w:r w:rsidRPr="00366A3B">
        <w:rPr>
          <w:rFonts w:ascii="Times New Roman" w:hAnsi="Times New Roman"/>
          <w:color w:val="000000" w:themeColor="text1"/>
          <w:sz w:val="24"/>
          <w:szCs w:val="24"/>
        </w:rPr>
        <w:t xml:space="preserve"> caribou </w:t>
      </w:r>
      <w:ins w:id="172" w:author="Clayton Lamb" w:date="2023-07-13T10:40:00Z">
        <w:r w:rsidR="002D6850" w:rsidRPr="00366A3B">
          <w:rPr>
            <w:rFonts w:ascii="Times New Roman" w:hAnsi="Times New Roman"/>
            <w:color w:val="000000" w:themeColor="text1"/>
            <w:sz w:val="24"/>
            <w:szCs w:val="24"/>
          </w:rPr>
          <w:t xml:space="preserve">populations </w:t>
        </w:r>
      </w:ins>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{"citationID":"kbIgrp2D","properties":{"formattedCitation":"(Wallingford et al. 2020; Nagy-Reis et al. 2021)","plainCitation":"(Wallingford et al. 2020; Nagy-Reis et al. 2021)","noteIndex":0},"citationItems":[{"id":37,"uris":["http://zotero.org/users/6749014/items/L5J7PMVD"],"itemData":{"id":37,"type":"article-journal","container-title":"Nature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(Wallingford et al. 2020;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This </w:t>
      </w:r>
      <w:del w:id="173" w:author="Clayton Lamb" w:date="2023-08-17T15:29:00Z">
        <w:r w:rsidRPr="00366A3B" w:rsidDel="00550F9F">
          <w:rPr>
            <w:rFonts w:ascii="Times New Roman" w:hAnsi="Times New Roman"/>
            <w:color w:val="000000" w:themeColor="text1"/>
            <w:sz w:val="24"/>
            <w:szCs w:val="24"/>
          </w:rPr>
          <w:delText xml:space="preserve">endangered </w:delText>
        </w:r>
      </w:del>
      <w:ins w:id="174" w:author="Clayton Lamb" w:date="2023-08-17T15:29:00Z">
        <w:r w:rsidR="00550F9F">
          <w:rPr>
            <w:rFonts w:ascii="Times New Roman" w:hAnsi="Times New Roman"/>
            <w:color w:val="000000" w:themeColor="text1"/>
            <w:sz w:val="24"/>
            <w:szCs w:val="24"/>
          </w:rPr>
          <w:t>threatened</w:t>
        </w:r>
        <w:r w:rsidR="00550F9F" w:rsidRPr="00366A3B">
          <w:rPr>
            <w:rFonts w:ascii="Times New Roman" w:hAnsi="Times New Roman"/>
            <w:color w:val="000000" w:themeColor="text1"/>
            <w:sz w:val="24"/>
            <w:szCs w:val="24"/>
          </w:rPr>
          <w:t xml:space="preserve"> </w:t>
        </w:r>
      </w:ins>
      <w:r w:rsidR="008A2E68" w:rsidRPr="00366A3B">
        <w:rPr>
          <w:rFonts w:ascii="Times New Roman" w:hAnsi="Times New Roman"/>
          <w:color w:val="000000" w:themeColor="text1"/>
          <w:sz w:val="24"/>
          <w:szCs w:val="24"/>
        </w:rPr>
        <w:t>group of caribou</w:t>
      </w:r>
      <w:r w:rsidRPr="00366A3B">
        <w:rPr>
          <w:rFonts w:ascii="Times New Roman" w:hAnsi="Times New Roman"/>
          <w:color w:val="000000" w:themeColor="text1"/>
          <w:sz w:val="24"/>
          <w:szCs w:val="24"/>
        </w:rPr>
        <w:t xml:space="preserve"> is composed of </w:t>
      </w:r>
      <w:r w:rsidR="00AB1880" w:rsidRPr="00366A3B">
        <w:rPr>
          <w:rFonts w:ascii="Times New Roman" w:hAnsi="Times New Roman"/>
          <w:color w:val="000000" w:themeColor="text1"/>
          <w:sz w:val="24"/>
          <w:szCs w:val="24"/>
        </w:rPr>
        <w:t>38</w:t>
      </w:r>
      <w:r w:rsidRPr="00366A3B">
        <w:rPr>
          <w:rFonts w:ascii="Times New Roman" w:hAnsi="Times New Roman"/>
          <w:color w:val="000000" w:themeColor="text1"/>
          <w:sz w:val="24"/>
          <w:szCs w:val="24"/>
        </w:rPr>
        <w:t xml:space="preserve"> subpopulations</w:t>
      </w:r>
      <w:r w:rsidR="00303286" w:rsidRPr="00366A3B">
        <w:rPr>
          <w:rFonts w:ascii="Times New Roman" w:hAnsi="Times New Roman"/>
          <w:color w:val="000000" w:themeColor="text1"/>
          <w:sz w:val="24"/>
          <w:szCs w:val="24"/>
        </w:rPr>
        <w:t>,</w:t>
      </w:r>
      <w:r w:rsidR="008A2E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once distributed between southwestern Canada and </w:t>
      </w:r>
      <w:ins w:id="175" w:author="Clayton Lamb" w:date="2023-07-13T10:50:00Z">
        <w:r w:rsidR="00E45298" w:rsidRPr="00366A3B">
          <w:rPr>
            <w:rFonts w:ascii="Times New Roman" w:hAnsi="Times New Roman"/>
            <w:color w:val="000000" w:themeColor="text1"/>
            <w:sz w:val="24"/>
            <w:szCs w:val="24"/>
          </w:rPr>
          <w:t>the northwest</w:t>
        </w:r>
      </w:ins>
      <w:del w:id="176" w:author="Clayton Lamb" w:date="2023-07-13T10:50:00Z">
        <w:r w:rsidRPr="00366A3B" w:rsidDel="00E45298">
          <w:rPr>
            <w:rFonts w:ascii="Times New Roman" w:hAnsi="Times New Roman"/>
            <w:color w:val="000000" w:themeColor="text1"/>
            <w:sz w:val="24"/>
            <w:szCs w:val="24"/>
          </w:rPr>
          <w:delText>Northern</w:delText>
        </w:r>
      </w:del>
      <w:r w:rsidRPr="00366A3B">
        <w:rPr>
          <w:rFonts w:ascii="Times New Roman" w:hAnsi="Times New Roman"/>
          <w:color w:val="000000" w:themeColor="text1"/>
          <w:sz w:val="24"/>
          <w:szCs w:val="24"/>
        </w:rPr>
        <w:t xml:space="preserve"> </w:t>
      </w:r>
      <w:ins w:id="177" w:author="Clayton Lamb" w:date="2023-07-13T10:50:00Z">
        <w:r w:rsidR="00E45298" w:rsidRPr="00366A3B">
          <w:rPr>
            <w:rFonts w:ascii="Times New Roman" w:hAnsi="Times New Roman"/>
            <w:color w:val="000000" w:themeColor="text1"/>
            <w:sz w:val="24"/>
            <w:szCs w:val="24"/>
          </w:rPr>
          <w:t xml:space="preserve">contiguous </w:t>
        </w:r>
      </w:ins>
      <w:r w:rsidRPr="00366A3B">
        <w:rPr>
          <w:rFonts w:ascii="Times New Roman" w:hAnsi="Times New Roman"/>
          <w:color w:val="000000" w:themeColor="text1"/>
          <w:sz w:val="24"/>
          <w:szCs w:val="24"/>
        </w:rPr>
        <w:t>USA</w:t>
      </w:r>
      <w:r w:rsidR="002E132F" w:rsidRPr="00366A3B">
        <w:rPr>
          <w:rFonts w:ascii="Times New Roman" w:hAnsi="Times New Roman"/>
          <w:color w:val="000000" w:themeColor="text1"/>
          <w:sz w:val="24"/>
          <w:szCs w:val="24"/>
        </w:rPr>
        <w:t xml:space="preserve"> </w:t>
      </w:r>
      <w:r w:rsidR="00AB188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{"citationID":"N4dXxyCJ","properties":{"formattedCitation":"(Environment Canada 2014)","plainCitation":"(Environment Canada 2014)","noteIndex":0},"citationItems":[{"id":2,"uris":["http://zotero.org/users/6749014/items/QL76Q387"],"itemData":{"id":2,"type":"book","ISBN":"978-1-100-24311-5","language":"en","note":"OCLC: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Canada"}],"accessed":{"date-parts":[["2021",6,11]]},"issued":{"date-parts":[["2014"]]}}}],"schema":"https://github.com/citation-style-language/schema/raw/master/csl-citation.json"} </w:instrText>
      </w:r>
      <w:r w:rsidR="00AB188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w:t>
      </w:r>
      <w:r w:rsidR="00AB1880"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many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are in steep decline and over the last two decades, </w:t>
      </w:r>
      <w:r w:rsidR="009A4E36" w:rsidRPr="00366A3B">
        <w:rPr>
          <w:rFonts w:ascii="Times New Roman" w:hAnsi="Times New Roman"/>
          <w:color w:val="000000" w:themeColor="text1"/>
          <w:sz w:val="24"/>
          <w:szCs w:val="24"/>
        </w:rPr>
        <w:t>twelve</w:t>
      </w:r>
      <w:r w:rsidRPr="00366A3B">
        <w:rPr>
          <w:rFonts w:ascii="Times New Roman" w:hAnsi="Times New Roman"/>
          <w:color w:val="000000" w:themeColor="text1"/>
          <w:sz w:val="24"/>
          <w:szCs w:val="24"/>
        </w:rPr>
        <w:t xml:space="preserve"> subpopulations have been extirpated and the species is now extinct in the contiguous USA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{"citationID":"XpVBppgV","properties":{"formattedCitation":"(Environment Canada 2014; Moskowitz 2019; Lamb et al. 2022)","plainCitation":"(Environment Canada 2014; Moskowitz 2019; Lamb et al. 2022)","noteIndex":0},"citationItems":[{"id":2,"uris":["http://zotero.org/users/6749014/items/QL76Q387"],"itemData":{"id":2,"type":"book","ISBN":"978-1-100-24311-5","language":"en","note":"OCLC: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Canada"}],"accessed":{"date-parts":[["2021",6,11]]},"issued":{"date-parts":[["2014"]]}}},{"id":1325,"uris":["http://zotero.org/users/6749014/items/4EC3XB5Q"],"itemData":{"id":1325,"type":"article-journal","abstract":"Canadian biologists capture animal for controversial conservation effort","container-title":"Science","language":"en","title":"The contiguous United States just lost its last wild caribou","URL":"https://www.science.org/content/article/contiguous-united-states-just-lost-its-last-wild-caribou","author":[{"family":"Moskowitz","given":"David"}],"accessed":{"date-parts":[["2022",3,16]]},"issued":{"date-parts":[["2019"]]}}},{"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 Moskowitz 2019;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490E1F" w:rsidRPr="00366A3B">
        <w:rPr>
          <w:rFonts w:ascii="Times New Roman" w:hAnsi="Times New Roman"/>
          <w:color w:val="000000" w:themeColor="text1"/>
          <w:sz w:val="24"/>
          <w:szCs w:val="24"/>
        </w:rPr>
        <w:t xml:space="preserve">Adding to the concerns for this group of caribou, recent evidence suggests </w:t>
      </w:r>
      <w:r w:rsidR="005E6356" w:rsidRPr="00366A3B">
        <w:rPr>
          <w:rFonts w:ascii="Times New Roman" w:hAnsi="Times New Roman"/>
          <w:color w:val="000000" w:themeColor="text1"/>
          <w:sz w:val="24"/>
          <w:szCs w:val="24"/>
        </w:rPr>
        <w:t xml:space="preserve">that woodland caribou </w:t>
      </w:r>
      <w:r w:rsidR="00490E1F" w:rsidRPr="00366A3B">
        <w:rPr>
          <w:rFonts w:ascii="Times New Roman" w:hAnsi="Times New Roman"/>
          <w:color w:val="000000" w:themeColor="text1"/>
          <w:sz w:val="24"/>
          <w:szCs w:val="24"/>
        </w:rPr>
        <w:t xml:space="preserve">may be nutritionally stressed </w:t>
      </w:r>
      <w:r w:rsidR="00490E1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{"citationID":"0rfA0NKT","properties":{"formattedCitation":"(Heard and Zimmerman 2021; Cook et al. 2021; Denryter et al. 2022)","plainCitation":"(Heard and Zimmerman 2021; Cook et al. 2021; Denryter et al. 2022)","noteIndex":0},"citationItems":[{"id":4654,"uris":["http://zotero.org/users/6749014/items/3WLWYMR9"],"itemData":{"id":4654,"type":"article-journal","abstract":"Most woodland caribou (Rangifer tarandus caribou) populations are declining primarily because of unsustainable predation resulting from habitat-mediated apparent competition. Wolf (Canis lupus) reduction is an effective recovery option because it addresses the direct effect of predation. We considered the possibility that the indirect effects of predation might also affect caribou population dynamics by adversely affecting summer foraging behaviour. If spring and/or summer nutrition was inadequate, then supplemental feeding in fall might compensate for that limitation and contribute to population growth. Improved nutrition and therefore body condition going into winter could increase adult survival and lead to improved reproductive success the next spring. To test that hypothesis, we fed high-quality food pellets to free-ranging caribou in the Kennedy Siding caribou herd each fall for six years, starting in 2014, to see if population growth rate increased. Beginning in winter 2015-16, the Province of British Columbia began a concurrent annual program to promote caribou population increase by attempting to remove most wolves within the Kennedy Siding and the adjacent caribou herds' ranges. To evaluate the impact of feeding, we compared lambdas before and after feeding began, and to the population trend in the adjacent Quintette herd over the subsequent four years. Supplemental feeding appeared to have an incremental effect on population growth. Population growth of the Kennedy Siding herd was higher in the year after feeding began (λ = 1.06) compared to previous years (λ = 0.91) and to the untreated Quintette herd (λ = 0.95). Average annual growth rate of the Kennedy Siding herd over the subsequent four years, where both feeding and wolf reduction occurred concurrently, was higher than in the Quintette herd where the only management action in those years was wolf reduction (λ = 1.16 vs. λ = 1.08). The higher growth rate of the Kennedy Siding herd was due to higher female survival (96.2%/yr vs. 88.9%/yr). Many caribou were in relatively poor condition in the fall. Consumption of supplemental food probably improved their nutritional status which ultimately led to population growth. Further feeding experiments on other caribou herds using an adaptive management approach would verify the effect of feeding as a population recovery tool. Our results support the recommendation that multiple management actions should be implemented to improve recovery prospects for caribou.","container-title":"PeerJ","DOI":"10.7717/peerj.10708","ISSN":"2167-8359","journalAbbreviation":"PeerJ","language":"eng","note":"PMID: 33854825\nPMCID: PMC7953878","page":"e10708","source":"PubMed","title":"Fall supplemental feeding increases population growth rate of an endangered caribou herd","volume":"9","author":[{"family":"Heard","given":"Douglas C."},{"family":"Zimmerman","given":"Kathryn L."}],"issued":{"date-parts":[["2021"]]}}},{"id":1324,"uris":["http://zotero.org/users/6749014/items/CSKX8MJX"],"itemData":{"id":1324,"type":"article-journal","container-title":"Canadian Journal of Zoology","DOI":"10.1139/cjz-2021-0057","ISSN":"0008-4301","issue":"10","journalAbbreviation":"Can. J. Zool.","note":"publisher: NRC Research Press","page":"845-858","source":"cdnsciencepub.com (Atypon)","title":"Seasonal patterns in nutritional condition of caribou (Rangifer tarandus) in the southern Northwest Territories and northeastern British Columbia, Canada","volume":"99","author":[{"family":"Cook","given":"John G."},{"family":"Kelly","given":"Allicia P."},{"family":"Cook","given":"Rachel C."},{"family":"Culling","given":"Brad"},{"family":"Culling","given":"Diane"},{"family":"McLaren","given":"Ashley"},{"family":"Larter","given":"Nicholas C."},{"family":"Watters","given":"Megan"}],"issued":{"date-parts":[["2021",10]]}}},{"id":1322,"uris":["http://zotero.org/users/6749014/items/2HPAMF2Y"],"itemData":{"id":1322,"type":"article-journal","abstract":"Populations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490E1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(Heard and Zimmerman 2021; Cook et al. 2021; Denryter et al. 2022)</w:t>
      </w:r>
      <w:r w:rsidR="00490E1F" w:rsidRPr="00366A3B">
        <w:rPr>
          <w:rFonts w:ascii="Times New Roman" w:hAnsi="Times New Roman"/>
          <w:color w:val="000000" w:themeColor="text1"/>
          <w:sz w:val="24"/>
          <w:szCs w:val="24"/>
        </w:rPr>
        <w:fldChar w:fldCharType="end"/>
      </w:r>
      <w:r w:rsidR="00490E1F" w:rsidRPr="00366A3B">
        <w:rPr>
          <w:rFonts w:ascii="Times New Roman" w:hAnsi="Times New Roman"/>
          <w:color w:val="000000" w:themeColor="text1"/>
          <w:sz w:val="24"/>
          <w:szCs w:val="24"/>
        </w:rPr>
        <w:t xml:space="preserve">. </w:t>
      </w:r>
      <w:del w:id="178" w:author="Clayton Lamb" w:date="2023-08-18T09:47:00Z">
        <w:r w:rsidR="00490E1F" w:rsidRPr="00366A3B" w:rsidDel="00CF6D17">
          <w:rPr>
            <w:rFonts w:ascii="Times New Roman" w:hAnsi="Times New Roman"/>
            <w:color w:val="000000" w:themeColor="text1"/>
            <w:sz w:val="24"/>
            <w:szCs w:val="24"/>
          </w:rPr>
          <w:delText xml:space="preserve">As a result of </w:delText>
        </w:r>
      </w:del>
      <w:ins w:id="179" w:author="Clayton Lamb" w:date="2023-08-18T09:47:00Z">
        <w:r w:rsidR="00CF6D17">
          <w:rPr>
            <w:rFonts w:ascii="Times New Roman" w:hAnsi="Times New Roman"/>
            <w:color w:val="000000" w:themeColor="text1"/>
            <w:sz w:val="24"/>
            <w:szCs w:val="24"/>
          </w:rPr>
          <w:t>T</w:t>
        </w:r>
      </w:ins>
      <w:del w:id="180" w:author="Clayton Lamb" w:date="2023-08-18T09:47:00Z">
        <w:r w:rsidR="00490E1F" w:rsidRPr="00366A3B" w:rsidDel="00CF6D17">
          <w:rPr>
            <w:rFonts w:ascii="Times New Roman" w:hAnsi="Times New Roman"/>
            <w:color w:val="000000" w:themeColor="text1"/>
            <w:sz w:val="24"/>
            <w:szCs w:val="24"/>
          </w:rPr>
          <w:delText>t</w:delText>
        </w:r>
      </w:del>
      <w:proofErr w:type="gramStart"/>
      <w:r w:rsidR="00490E1F" w:rsidRPr="00366A3B">
        <w:rPr>
          <w:rFonts w:ascii="Times New Roman" w:hAnsi="Times New Roman"/>
          <w:color w:val="000000" w:themeColor="text1"/>
          <w:sz w:val="24"/>
          <w:szCs w:val="24"/>
        </w:rPr>
        <w:t>he</w:t>
      </w:r>
      <w:proofErr w:type="gramEnd"/>
      <w:r w:rsidR="00490E1F" w:rsidRPr="00366A3B">
        <w:rPr>
          <w:rFonts w:ascii="Times New Roman" w:hAnsi="Times New Roman"/>
          <w:color w:val="000000" w:themeColor="text1"/>
          <w:sz w:val="24"/>
          <w:szCs w:val="24"/>
        </w:rPr>
        <w:t xml:space="preserve"> decline of southern mountain caribou</w:t>
      </w:r>
      <w:ins w:id="181" w:author="Clayton Lamb" w:date="2023-08-18T09:47:00Z">
        <w:r w:rsidR="00CF6D17">
          <w:rPr>
            <w:rFonts w:ascii="Times New Roman" w:hAnsi="Times New Roman"/>
            <w:color w:val="000000" w:themeColor="text1"/>
            <w:sz w:val="24"/>
            <w:szCs w:val="24"/>
          </w:rPr>
          <w:t xml:space="preserve"> has limited Indigenous peoples</w:t>
        </w:r>
      </w:ins>
      <w:ins w:id="182" w:author="Clayton Lamb" w:date="2023-08-18T09:49:00Z">
        <w:r w:rsidR="00CF6D17">
          <w:rPr>
            <w:rFonts w:ascii="Times New Roman" w:hAnsi="Times New Roman"/>
            <w:color w:val="000000" w:themeColor="text1"/>
            <w:sz w:val="24"/>
            <w:szCs w:val="24"/>
          </w:rPr>
          <w:t>’</w:t>
        </w:r>
      </w:ins>
      <w:ins w:id="183" w:author="Clayton Lamb" w:date="2023-08-18T09:47:00Z">
        <w:r w:rsidR="00CF6D17">
          <w:rPr>
            <w:rFonts w:ascii="Times New Roman" w:hAnsi="Times New Roman"/>
            <w:color w:val="000000" w:themeColor="text1"/>
            <w:sz w:val="24"/>
            <w:szCs w:val="24"/>
          </w:rPr>
          <w:t xml:space="preserve"> access to caribou and the</w:t>
        </w:r>
      </w:ins>
      <w:ins w:id="184" w:author="Clayton Lamb" w:date="2023-08-18T09:49:00Z">
        <w:r w:rsidR="00CF6D17">
          <w:rPr>
            <w:rFonts w:ascii="Times New Roman" w:hAnsi="Times New Roman"/>
            <w:color w:val="000000" w:themeColor="text1"/>
            <w:sz w:val="24"/>
            <w:szCs w:val="24"/>
          </w:rPr>
          <w:t xml:space="preserve"> </w:t>
        </w:r>
      </w:ins>
      <w:ins w:id="185" w:author="Clayton Lamb" w:date="2023-08-18T09:50:00Z">
        <w:r w:rsidR="00CF6D17">
          <w:rPr>
            <w:rFonts w:ascii="Times New Roman" w:hAnsi="Times New Roman"/>
            <w:color w:val="000000" w:themeColor="text1"/>
            <w:sz w:val="24"/>
            <w:szCs w:val="24"/>
          </w:rPr>
          <w:t>practice of</w:t>
        </w:r>
      </w:ins>
      <w:ins w:id="186" w:author="Clayton Lamb" w:date="2023-08-18T09:47:00Z">
        <w:r w:rsidR="00CF6D17">
          <w:rPr>
            <w:rFonts w:ascii="Times New Roman" w:hAnsi="Times New Roman"/>
            <w:color w:val="000000" w:themeColor="text1"/>
            <w:sz w:val="24"/>
            <w:szCs w:val="24"/>
          </w:rPr>
          <w:t xml:space="preserve"> ti</w:t>
        </w:r>
      </w:ins>
      <w:ins w:id="187" w:author="Clayton Lamb" w:date="2023-08-18T09:48:00Z">
        <w:r w:rsidR="00CF6D17">
          <w:rPr>
            <w:rFonts w:ascii="Times New Roman" w:hAnsi="Times New Roman"/>
            <w:color w:val="000000" w:themeColor="text1"/>
            <w:sz w:val="24"/>
            <w:szCs w:val="24"/>
          </w:rPr>
          <w:t xml:space="preserve">me-honored cultural practices. For example, </w:t>
        </w:r>
      </w:ins>
      <w:ins w:id="188" w:author="Clayton Lamb" w:date="2023-08-18T09:51:00Z">
        <w:r w:rsidR="00CF6D17">
          <w:rPr>
            <w:rFonts w:ascii="Times New Roman" w:hAnsi="Times New Roman"/>
            <w:color w:val="000000" w:themeColor="text1"/>
            <w:sz w:val="24"/>
            <w:szCs w:val="24"/>
          </w:rPr>
          <w:t xml:space="preserve">on the advice of their Elders, members of West Moberly First Nations </w:t>
        </w:r>
      </w:ins>
      <w:del w:id="189" w:author="Clayton Lamb" w:date="2023-08-18T09:48:00Z">
        <w:r w:rsidR="00490E1F" w:rsidRPr="00366A3B" w:rsidDel="00CF6D17">
          <w:rPr>
            <w:rFonts w:ascii="Times New Roman" w:hAnsi="Times New Roman"/>
            <w:color w:val="000000" w:themeColor="text1"/>
            <w:sz w:val="24"/>
            <w:szCs w:val="24"/>
          </w:rPr>
          <w:delText>,</w:delText>
        </w:r>
      </w:del>
      <w:del w:id="190" w:author="Clayton Lamb" w:date="2023-08-18T09:50:00Z">
        <w:r w:rsidR="00490E1F" w:rsidRPr="00366A3B" w:rsidDel="00CF6D17">
          <w:rPr>
            <w:rFonts w:ascii="Times New Roman" w:hAnsi="Times New Roman"/>
            <w:color w:val="000000" w:themeColor="text1"/>
            <w:sz w:val="24"/>
            <w:szCs w:val="24"/>
          </w:rPr>
          <w:delText xml:space="preserve"> </w:delText>
        </w:r>
        <w:r w:rsidRPr="00366A3B" w:rsidDel="00CF6D17">
          <w:rPr>
            <w:rFonts w:ascii="Times New Roman" w:hAnsi="Times New Roman"/>
            <w:color w:val="000000" w:themeColor="text1"/>
            <w:sz w:val="24"/>
            <w:szCs w:val="24"/>
          </w:rPr>
          <w:delText xml:space="preserve">Indigenous Peoples who have long lived amongst abundant populations of caribou </w:delText>
        </w:r>
      </w:del>
      <w:r w:rsidRPr="00366A3B">
        <w:rPr>
          <w:rFonts w:ascii="Times New Roman" w:hAnsi="Times New Roman"/>
          <w:color w:val="000000" w:themeColor="text1"/>
          <w:sz w:val="24"/>
          <w:szCs w:val="24"/>
        </w:rPr>
        <w:t xml:space="preserve">have </w:t>
      </w:r>
      <w:r w:rsidR="00333D65" w:rsidRPr="00366A3B">
        <w:rPr>
          <w:rFonts w:ascii="Times New Roman" w:hAnsi="Times New Roman"/>
          <w:color w:val="000000" w:themeColor="text1"/>
          <w:sz w:val="24"/>
          <w:szCs w:val="24"/>
        </w:rPr>
        <w:t>voluntarily</w:t>
      </w:r>
      <w:r w:rsidRPr="00366A3B">
        <w:rPr>
          <w:rFonts w:ascii="Times New Roman" w:hAnsi="Times New Roman"/>
          <w:color w:val="000000" w:themeColor="text1"/>
          <w:sz w:val="24"/>
          <w:szCs w:val="24"/>
        </w:rPr>
        <w:t xml:space="preserve"> curtail</w:t>
      </w:r>
      <w:r w:rsidR="00490E1F"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or completely </w:t>
      </w:r>
      <w:del w:id="191" w:author="Clayton Lamb" w:date="2023-07-18T09:32:00Z">
        <w:r w:rsidR="00490E1F" w:rsidRPr="00366A3B" w:rsidDel="00FA7ED9">
          <w:rPr>
            <w:rFonts w:ascii="Times New Roman" w:hAnsi="Times New Roman"/>
            <w:color w:val="000000" w:themeColor="text1"/>
            <w:sz w:val="24"/>
            <w:szCs w:val="24"/>
          </w:rPr>
          <w:delText>halted</w:delText>
        </w:r>
        <w:r w:rsidRPr="00366A3B" w:rsidDel="00FA7ED9">
          <w:rPr>
            <w:rFonts w:ascii="Times New Roman" w:hAnsi="Times New Roman"/>
            <w:color w:val="000000" w:themeColor="text1"/>
            <w:sz w:val="24"/>
            <w:szCs w:val="24"/>
          </w:rPr>
          <w:delText xml:space="preserve"> </w:delText>
        </w:r>
      </w:del>
      <w:ins w:id="192" w:author="Clayton Lamb" w:date="2023-07-18T09:32:00Z">
        <w:r w:rsidR="00FA7ED9" w:rsidRPr="00366A3B">
          <w:rPr>
            <w:rFonts w:ascii="Times New Roman" w:hAnsi="Times New Roman"/>
            <w:color w:val="000000" w:themeColor="text1"/>
            <w:sz w:val="24"/>
            <w:szCs w:val="24"/>
          </w:rPr>
          <w:t xml:space="preserve">stopped </w:t>
        </w:r>
        <w:r w:rsidR="00FA7ED9" w:rsidRPr="00366A3B">
          <w:rPr>
            <w:rFonts w:ascii="Times New Roman" w:hAnsi="Times New Roman"/>
            <w:color w:val="000000" w:themeColor="text1"/>
            <w:sz w:val="24"/>
            <w:szCs w:val="24"/>
          </w:rPr>
          <w:lastRenderedPageBreak/>
          <w:t xml:space="preserve">hunting </w:t>
        </w:r>
      </w:ins>
      <w:del w:id="193" w:author="Clayton Lamb" w:date="2023-07-18T09:32:00Z">
        <w:r w:rsidRPr="00366A3B" w:rsidDel="00FA7ED9">
          <w:rPr>
            <w:rFonts w:ascii="Times New Roman" w:hAnsi="Times New Roman"/>
            <w:color w:val="000000" w:themeColor="text1"/>
            <w:sz w:val="24"/>
            <w:szCs w:val="24"/>
          </w:rPr>
          <w:delText xml:space="preserve">cultural practices such as </w:delText>
        </w:r>
      </w:del>
      <w:r w:rsidRPr="00366A3B">
        <w:rPr>
          <w:rFonts w:ascii="Times New Roman" w:hAnsi="Times New Roman"/>
          <w:color w:val="000000" w:themeColor="text1"/>
          <w:sz w:val="24"/>
          <w:szCs w:val="24"/>
        </w:rPr>
        <w:t>caribou</w:t>
      </w:r>
      <w:del w:id="194" w:author="Clayton Lamb" w:date="2023-07-18T09:32:00Z">
        <w:r w:rsidRPr="00366A3B" w:rsidDel="00FA7ED9">
          <w:rPr>
            <w:rFonts w:ascii="Times New Roman" w:hAnsi="Times New Roman"/>
            <w:color w:val="000000" w:themeColor="text1"/>
            <w:sz w:val="24"/>
            <w:szCs w:val="24"/>
          </w:rPr>
          <w:delText xml:space="preserve"> hunt</w:delText>
        </w:r>
        <w:r w:rsidR="00490E1F" w:rsidRPr="00366A3B" w:rsidDel="00FA7ED9">
          <w:rPr>
            <w:rFonts w:ascii="Times New Roman" w:hAnsi="Times New Roman"/>
            <w:color w:val="000000" w:themeColor="text1"/>
            <w:sz w:val="24"/>
            <w:szCs w:val="24"/>
          </w:rPr>
          <w:delText>ing</w:delText>
        </w:r>
      </w:del>
      <w:r w:rsidR="00490E1F"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 infringement o</w:t>
      </w:r>
      <w:r w:rsidR="00490E1F" w:rsidRPr="00366A3B">
        <w:rPr>
          <w:rFonts w:ascii="Times New Roman" w:hAnsi="Times New Roman"/>
          <w:color w:val="000000" w:themeColor="text1"/>
          <w:sz w:val="24"/>
          <w:szCs w:val="24"/>
        </w:rPr>
        <w:t>f</w:t>
      </w:r>
      <w:r w:rsidRPr="00366A3B">
        <w:rPr>
          <w:rFonts w:ascii="Times New Roman" w:hAnsi="Times New Roman"/>
          <w:color w:val="000000" w:themeColor="text1"/>
          <w:sz w:val="24"/>
          <w:szCs w:val="24"/>
        </w:rPr>
        <w:t xml:space="preserve"> the </w:t>
      </w:r>
      <w:del w:id="195" w:author="Clayton Lamb" w:date="2023-08-18T09:51:00Z">
        <w:r w:rsidRPr="00366A3B" w:rsidDel="00CF6D17">
          <w:rPr>
            <w:rFonts w:ascii="Times New Roman" w:hAnsi="Times New Roman"/>
            <w:color w:val="000000" w:themeColor="text1"/>
            <w:sz w:val="24"/>
            <w:szCs w:val="24"/>
          </w:rPr>
          <w:delText xml:space="preserve">treaty </w:delText>
        </w:r>
      </w:del>
      <w:r w:rsidRPr="00366A3B">
        <w:rPr>
          <w:rFonts w:ascii="Times New Roman" w:hAnsi="Times New Roman"/>
          <w:color w:val="000000" w:themeColor="text1"/>
          <w:sz w:val="24"/>
          <w:szCs w:val="24"/>
        </w:rPr>
        <w:t xml:space="preserve">rights </w:t>
      </w:r>
      <w:r w:rsidR="00333D65" w:rsidRPr="00366A3B">
        <w:rPr>
          <w:rFonts w:ascii="Times New Roman" w:hAnsi="Times New Roman"/>
          <w:color w:val="000000" w:themeColor="text1"/>
          <w:sz w:val="24"/>
          <w:szCs w:val="24"/>
        </w:rPr>
        <w:t xml:space="preserve">to a subsistence livelihood </w:t>
      </w:r>
      <w:r w:rsidRPr="00366A3B">
        <w:rPr>
          <w:rFonts w:ascii="Times New Roman" w:hAnsi="Times New Roman"/>
          <w:color w:val="000000" w:themeColor="text1"/>
          <w:sz w:val="24"/>
          <w:szCs w:val="24"/>
        </w:rPr>
        <w:t xml:space="preserve">promised by Canada </w:t>
      </w:r>
      <w:ins w:id="196" w:author="Clayton Lamb" w:date="2023-08-18T09:51:00Z">
        <w:r w:rsidR="00CF6D17">
          <w:rPr>
            <w:rFonts w:ascii="Times New Roman" w:hAnsi="Times New Roman"/>
            <w:color w:val="000000" w:themeColor="text1"/>
            <w:sz w:val="24"/>
            <w:szCs w:val="24"/>
          </w:rPr>
          <w:t xml:space="preserve">in Treaty 8 </w:t>
        </w:r>
      </w:ins>
      <w:r w:rsidRPr="00366A3B">
        <w:rPr>
          <w:rFonts w:ascii="Times New Roman" w:hAnsi="Times New Roman"/>
          <w:color w:val="000000" w:themeColor="text1"/>
          <w:sz w:val="24"/>
          <w:szCs w:val="24"/>
        </w:rPr>
        <w:fldChar w:fldCharType="begin"/>
      </w:r>
      <w:r w:rsidR="00CF6D17">
        <w:rPr>
          <w:rFonts w:ascii="Times New Roman" w:hAnsi="Times New Roman"/>
          <w:color w:val="000000" w:themeColor="text1"/>
          <w:sz w:val="24"/>
          <w:szCs w:val="24"/>
        </w:rPr>
        <w:instrText xml:space="preserve"> ADDIN ZOTERO_ITEM CSL_CITATION {"citationID":"mH4LZSp9","properties":{"formattedCitation":"(Muir and Booth 2012; Lamb et al. 2022)","plainCitation":"(Muir and Booth 2012; Lamb et al. 2022)","noteIndex":0},"citationItems":[{"id":1481,"uris":["http://zotero.org/users/6749014/items/K4MN8GEJ"],"itemData":{"id":1481,"type":"article-journal","container-title":"Environment, Development and Sustainability","DOI":"10.1007/s10668-011-9333-5","ISSN":"1387-585X, 1573-2975","issue":"4","journalAbbreviation":"Environ Dev Sustain","language":"en","page":"455-476","source":"DOI.org (Crossref)","title":"An environmental justice analysis of caribou recovery planning, protection of an Indigenous culture, and coal mining development in northeast British Columbia, Canada","volume":"14","author":[{"family":"Muir","given":"Bruce R."},{"family":"Booth","given":"Annie L."}],"issued":{"date-parts":[["2012",8]]}}},{"id":41,"uris":["http://zotero.org/users/6749014/items/SXY5BASP"],"itemData":{"id":41,"type":"article-journal","container-title":"Ecological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CF6D17">
        <w:rPr>
          <w:rFonts w:ascii="Times New Roman" w:hAnsi="Times New Roman"/>
          <w:noProof/>
          <w:color w:val="000000" w:themeColor="text1"/>
          <w:sz w:val="24"/>
          <w:szCs w:val="24"/>
        </w:rPr>
        <w:t>(Muir and Booth 2012;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p>
    <w:p w14:paraId="0AE845F1" w14:textId="4CE5D81A" w:rsidR="00303286" w:rsidRPr="00366A3B" w:rsidDel="00FC1CFF" w:rsidRDefault="009D5409">
      <w:pPr>
        <w:pStyle w:val="BodyText"/>
        <w:spacing w:line="480" w:lineRule="auto"/>
        <w:ind w:firstLine="360"/>
        <w:jc w:val="left"/>
        <w:rPr>
          <w:del w:id="197" w:author="Clayton Lamb" w:date="2023-07-13T11:36: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An ambitious Indigenous-led </w:t>
      </w:r>
      <w:r w:rsidR="00435B0C" w:rsidRPr="00366A3B">
        <w:rPr>
          <w:rFonts w:ascii="Times New Roman" w:hAnsi="Times New Roman"/>
          <w:color w:val="000000" w:themeColor="text1"/>
          <w:sz w:val="24"/>
          <w:szCs w:val="24"/>
        </w:rPr>
        <w:t xml:space="preserve">effort, focused on recovering a </w:t>
      </w:r>
      <w:r w:rsidR="008A2E68" w:rsidRPr="00366A3B">
        <w:rPr>
          <w:rFonts w:ascii="Times New Roman" w:hAnsi="Times New Roman"/>
          <w:color w:val="000000" w:themeColor="text1"/>
          <w:sz w:val="24"/>
          <w:szCs w:val="24"/>
        </w:rPr>
        <w:t>subpopulation</w:t>
      </w:r>
      <w:r w:rsidR="00435B0C" w:rsidRPr="00366A3B">
        <w:rPr>
          <w:rFonts w:ascii="Times New Roman" w:hAnsi="Times New Roman"/>
          <w:color w:val="000000" w:themeColor="text1"/>
          <w:sz w:val="24"/>
          <w:szCs w:val="24"/>
        </w:rPr>
        <w:t xml:space="preserve"> of southern mountain caribou to an abundance that could </w:t>
      </w:r>
      <w:del w:id="198" w:author="Clayton Lamb" w:date="2023-07-13T11:36:00Z">
        <w:r w:rsidR="00435B0C" w:rsidRPr="00366A3B" w:rsidDel="00FC1CFF">
          <w:rPr>
            <w:rFonts w:ascii="Times New Roman" w:hAnsi="Times New Roman"/>
            <w:color w:val="000000" w:themeColor="text1"/>
            <w:sz w:val="24"/>
            <w:szCs w:val="24"/>
          </w:rPr>
          <w:delText>one day support a hunt</w:delText>
        </w:r>
      </w:del>
      <w:ins w:id="199" w:author="Clayton Lamb" w:date="2023-07-13T11:36:00Z">
        <w:r w:rsidR="00FC1CFF" w:rsidRPr="00366A3B">
          <w:rPr>
            <w:rFonts w:ascii="Times New Roman" w:hAnsi="Times New Roman"/>
            <w:color w:val="000000" w:themeColor="text1"/>
            <w:sz w:val="24"/>
            <w:szCs w:val="24"/>
          </w:rPr>
          <w:t>support a hunt in the future</w:t>
        </w:r>
      </w:ins>
      <w:r w:rsidR="00435B0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provided a unique opportunity to assess the health of </w:t>
      </w:r>
      <w:r w:rsidR="00435B0C" w:rsidRPr="00366A3B">
        <w:rPr>
          <w:rFonts w:ascii="Times New Roman" w:hAnsi="Times New Roman"/>
          <w:color w:val="000000" w:themeColor="text1"/>
          <w:sz w:val="24"/>
          <w:szCs w:val="24"/>
        </w:rPr>
        <w:t>these caribou</w:t>
      </w:r>
      <w:r w:rsidRPr="00366A3B">
        <w:rPr>
          <w:rFonts w:ascii="Times New Roman" w:hAnsi="Times New Roman"/>
          <w:color w:val="000000" w:themeColor="text1"/>
          <w:sz w:val="24"/>
          <w:szCs w:val="24"/>
        </w:rPr>
        <w:t xml:space="preserve">. To avert the extirpation of the once abundant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w:t>
      </w:r>
      <w:r w:rsidR="005E6356"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West Moberly First Nations, </w:t>
      </w:r>
      <w:proofErr w:type="spellStart"/>
      <w:r w:rsidRPr="00366A3B">
        <w:rPr>
          <w:rFonts w:ascii="Times New Roman" w:hAnsi="Times New Roman"/>
          <w:color w:val="000000" w:themeColor="text1"/>
          <w:sz w:val="24"/>
          <w:szCs w:val="24"/>
        </w:rPr>
        <w:t>Saulteau</w:t>
      </w:r>
      <w:proofErr w:type="spellEnd"/>
      <w:r w:rsidRPr="00366A3B">
        <w:rPr>
          <w:rFonts w:ascii="Times New Roman" w:hAnsi="Times New Roman"/>
          <w:color w:val="000000" w:themeColor="text1"/>
          <w:sz w:val="24"/>
          <w:szCs w:val="24"/>
        </w:rPr>
        <w:t xml:space="preserve"> First Nations and partners began a </w:t>
      </w:r>
      <w:r w:rsidR="00617E6C" w:rsidRPr="00366A3B">
        <w:rPr>
          <w:rFonts w:ascii="Times New Roman" w:hAnsi="Times New Roman"/>
          <w:color w:val="000000" w:themeColor="text1"/>
          <w:sz w:val="24"/>
          <w:szCs w:val="24"/>
        </w:rPr>
        <w:t xml:space="preserve">recovery program that included wolf </w:t>
      </w:r>
      <w:r w:rsidR="00D53931" w:rsidRPr="00366A3B">
        <w:rPr>
          <w:rFonts w:ascii="Times New Roman" w:hAnsi="Times New Roman"/>
          <w:color w:val="000000" w:themeColor="text1"/>
          <w:sz w:val="24"/>
          <w:szCs w:val="24"/>
        </w:rPr>
        <w:t xml:space="preserve">population </w:t>
      </w:r>
      <w:r w:rsidR="00617E6C" w:rsidRPr="00366A3B">
        <w:rPr>
          <w:rFonts w:ascii="Times New Roman" w:hAnsi="Times New Roman"/>
          <w:color w:val="000000" w:themeColor="text1"/>
          <w:sz w:val="24"/>
          <w:szCs w:val="24"/>
        </w:rPr>
        <w:t xml:space="preserve">reductions, habitat restoration, and </w:t>
      </w:r>
      <w:r w:rsidRPr="00366A3B">
        <w:rPr>
          <w:rFonts w:ascii="Times New Roman" w:hAnsi="Times New Roman"/>
          <w:color w:val="000000" w:themeColor="text1"/>
          <w:sz w:val="24"/>
          <w:szCs w:val="24"/>
        </w:rPr>
        <w:t xml:space="preserve">maternal penning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{"citationID":"KHfolK0e","properties":{"formattedCitation":"(Lamb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goal </w:t>
      </w:r>
      <w:r w:rsidR="005E6356" w:rsidRPr="00366A3B">
        <w:rPr>
          <w:rFonts w:ascii="Times New Roman" w:hAnsi="Times New Roman"/>
          <w:color w:val="000000" w:themeColor="text1"/>
          <w:sz w:val="24"/>
          <w:szCs w:val="24"/>
        </w:rPr>
        <w:t xml:space="preserve">of this program </w:t>
      </w:r>
      <w:r w:rsidR="00242CE4" w:rsidRPr="00366A3B">
        <w:rPr>
          <w:rFonts w:ascii="Times New Roman" w:hAnsi="Times New Roman"/>
          <w:color w:val="000000" w:themeColor="text1"/>
          <w:sz w:val="24"/>
          <w:szCs w:val="24"/>
        </w:rPr>
        <w:t>was to increase survival</w:t>
      </w:r>
      <w:r w:rsidR="005E6356" w:rsidRPr="00366A3B">
        <w:rPr>
          <w:rFonts w:ascii="Times New Roman" w:hAnsi="Times New Roman"/>
          <w:color w:val="000000" w:themeColor="text1"/>
          <w:sz w:val="24"/>
          <w:szCs w:val="24"/>
        </w:rPr>
        <w:t xml:space="preserve"> of adults and young, thereby </w:t>
      </w:r>
      <w:r w:rsidR="00242CE4" w:rsidRPr="00366A3B">
        <w:rPr>
          <w:rFonts w:ascii="Times New Roman" w:hAnsi="Times New Roman"/>
          <w:color w:val="000000" w:themeColor="text1"/>
          <w:sz w:val="24"/>
          <w:szCs w:val="24"/>
        </w:rPr>
        <w:t>allow</w:t>
      </w:r>
      <w:r w:rsidR="005E6356" w:rsidRPr="00366A3B">
        <w:rPr>
          <w:rFonts w:ascii="Times New Roman" w:hAnsi="Times New Roman"/>
          <w:color w:val="000000" w:themeColor="text1"/>
          <w:sz w:val="24"/>
          <w:szCs w:val="24"/>
        </w:rPr>
        <w:t>ing</w:t>
      </w:r>
      <w:r w:rsidR="00242CE4" w:rsidRPr="00366A3B">
        <w:rPr>
          <w:rFonts w:ascii="Times New Roman" w:hAnsi="Times New Roman"/>
          <w:color w:val="000000" w:themeColor="text1"/>
          <w:sz w:val="24"/>
          <w:szCs w:val="24"/>
        </w:rPr>
        <w:t xml:space="preserve"> the subpopulation to begin recovering from a low of 38 animals in 2013 </w:t>
      </w:r>
      <w:r w:rsidR="00242CE4"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{"citationID":"hbTIdb4X","properties":{"formattedCitation":"(McNay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242CE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242CE4" w:rsidRPr="00366A3B">
        <w:rPr>
          <w:rFonts w:ascii="Times New Roman" w:hAnsi="Times New Roman"/>
          <w:color w:val="000000" w:themeColor="text1"/>
          <w:sz w:val="24"/>
          <w:szCs w:val="24"/>
        </w:rPr>
        <w:fldChar w:fldCharType="end"/>
      </w:r>
      <w:r w:rsidR="00242CE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The annual live </w:t>
      </w:r>
      <w:r w:rsidR="00242CE4" w:rsidRPr="00366A3B">
        <w:rPr>
          <w:rFonts w:ascii="Times New Roman" w:hAnsi="Times New Roman"/>
          <w:color w:val="000000" w:themeColor="text1"/>
          <w:sz w:val="24"/>
          <w:szCs w:val="24"/>
        </w:rPr>
        <w:t>capture</w:t>
      </w:r>
      <w:r w:rsidR="00446D6D" w:rsidRPr="00366A3B">
        <w:rPr>
          <w:rFonts w:ascii="Times New Roman" w:hAnsi="Times New Roman"/>
          <w:color w:val="000000" w:themeColor="text1"/>
          <w:sz w:val="24"/>
          <w:szCs w:val="24"/>
        </w:rPr>
        <w:t xml:space="preserve"> </w:t>
      </w:r>
      <w:r w:rsidR="002337D1" w:rsidRPr="00366A3B">
        <w:rPr>
          <w:rFonts w:ascii="Times New Roman" w:hAnsi="Times New Roman"/>
          <w:color w:val="000000" w:themeColor="text1"/>
          <w:sz w:val="24"/>
          <w:szCs w:val="24"/>
        </w:rPr>
        <w:t xml:space="preserve">of </w:t>
      </w:r>
      <w:del w:id="200" w:author="Evgenia Dubman" w:date="2023-08-02T12:38:00Z">
        <w:r w:rsidR="002337D1" w:rsidRPr="00366A3B" w:rsidDel="00551FBF">
          <w:rPr>
            <w:rFonts w:ascii="Times New Roman" w:hAnsi="Times New Roman"/>
            <w:color w:val="000000" w:themeColor="text1"/>
            <w:sz w:val="24"/>
            <w:szCs w:val="24"/>
          </w:rPr>
          <w:delText xml:space="preserve">the </w:delText>
        </w:r>
      </w:del>
      <w:proofErr w:type="spellStart"/>
      <w:r w:rsidR="002337D1" w:rsidRPr="00366A3B">
        <w:rPr>
          <w:rFonts w:ascii="Times New Roman" w:hAnsi="Times New Roman"/>
          <w:color w:val="000000" w:themeColor="text1"/>
          <w:sz w:val="24"/>
          <w:szCs w:val="24"/>
        </w:rPr>
        <w:t>Klinse</w:t>
      </w:r>
      <w:proofErr w:type="spellEnd"/>
      <w:r w:rsidR="002337D1" w:rsidRPr="00366A3B">
        <w:rPr>
          <w:rFonts w:ascii="Times New Roman" w:hAnsi="Times New Roman"/>
          <w:color w:val="000000" w:themeColor="text1"/>
          <w:sz w:val="24"/>
          <w:szCs w:val="24"/>
        </w:rPr>
        <w:t>-Za caribou</w:t>
      </w:r>
      <w:del w:id="201" w:author="Evgenia Dubman" w:date="2023-08-02T12:38:00Z">
        <w:r w:rsidR="002337D1" w:rsidRPr="00366A3B" w:rsidDel="00551FBF">
          <w:rPr>
            <w:rFonts w:ascii="Times New Roman" w:hAnsi="Times New Roman"/>
            <w:color w:val="000000" w:themeColor="text1"/>
            <w:sz w:val="24"/>
            <w:szCs w:val="24"/>
          </w:rPr>
          <w:delText xml:space="preserve"> </w:delText>
        </w:r>
        <w:r w:rsidR="008A2E68" w:rsidRPr="00366A3B" w:rsidDel="00551FBF">
          <w:rPr>
            <w:rFonts w:ascii="Times New Roman" w:hAnsi="Times New Roman"/>
            <w:color w:val="000000" w:themeColor="text1"/>
            <w:sz w:val="24"/>
            <w:szCs w:val="24"/>
          </w:rPr>
          <w:delText>subpopulation</w:delText>
        </w:r>
      </w:del>
      <w:r w:rsidR="00242CE4" w:rsidRPr="00366A3B">
        <w:rPr>
          <w:rFonts w:ascii="Times New Roman" w:hAnsi="Times New Roman"/>
          <w:color w:val="000000" w:themeColor="text1"/>
          <w:sz w:val="24"/>
          <w:szCs w:val="24"/>
        </w:rPr>
        <w:t xml:space="preserve">, and </w:t>
      </w:r>
      <w:r w:rsidR="00617E6C" w:rsidRPr="00366A3B">
        <w:rPr>
          <w:rFonts w:ascii="Times New Roman" w:hAnsi="Times New Roman"/>
          <w:color w:val="000000" w:themeColor="text1"/>
          <w:sz w:val="24"/>
          <w:szCs w:val="24"/>
        </w:rPr>
        <w:t xml:space="preserve">their </w:t>
      </w:r>
      <w:r w:rsidR="00242CE4" w:rsidRPr="00366A3B">
        <w:rPr>
          <w:rFonts w:ascii="Times New Roman" w:hAnsi="Times New Roman"/>
          <w:color w:val="000000" w:themeColor="text1"/>
          <w:sz w:val="24"/>
          <w:szCs w:val="24"/>
        </w:rPr>
        <w:t xml:space="preserve">subsequent </w:t>
      </w:r>
      <w:r w:rsidR="00617E6C" w:rsidRPr="00366A3B">
        <w:rPr>
          <w:rFonts w:ascii="Times New Roman" w:hAnsi="Times New Roman"/>
          <w:color w:val="000000" w:themeColor="text1"/>
          <w:sz w:val="24"/>
          <w:szCs w:val="24"/>
        </w:rPr>
        <w:t>stay</w:t>
      </w:r>
      <w:r w:rsidR="00242CE4" w:rsidRPr="00366A3B">
        <w:rPr>
          <w:rFonts w:ascii="Times New Roman" w:hAnsi="Times New Roman"/>
          <w:color w:val="000000" w:themeColor="text1"/>
          <w:sz w:val="24"/>
          <w:szCs w:val="24"/>
        </w:rPr>
        <w:t xml:space="preserve"> in the maternal pen from March </w:t>
      </w:r>
      <w:r w:rsidR="00607A57" w:rsidRPr="00366A3B">
        <w:rPr>
          <w:rFonts w:ascii="Times New Roman" w:hAnsi="Times New Roman"/>
          <w:color w:val="000000" w:themeColor="text1"/>
          <w:sz w:val="24"/>
          <w:szCs w:val="24"/>
        </w:rPr>
        <w:t xml:space="preserve">through </w:t>
      </w:r>
      <w:r w:rsidR="00242CE4" w:rsidRPr="00366A3B">
        <w:rPr>
          <w:rFonts w:ascii="Times New Roman" w:hAnsi="Times New Roman"/>
          <w:color w:val="000000" w:themeColor="text1"/>
          <w:sz w:val="24"/>
          <w:szCs w:val="24"/>
        </w:rPr>
        <w:t>July</w:t>
      </w:r>
      <w:ins w:id="202" w:author="Evgenia Dubman" w:date="2023-08-02T12:38:00Z">
        <w:r w:rsidR="00551FBF">
          <w:rPr>
            <w:rFonts w:ascii="Times New Roman" w:hAnsi="Times New Roman"/>
            <w:color w:val="000000" w:themeColor="text1"/>
            <w:sz w:val="24"/>
            <w:szCs w:val="24"/>
          </w:rPr>
          <w:t>,</w:t>
        </w:r>
      </w:ins>
      <w:r w:rsidR="00617E6C" w:rsidRPr="00366A3B">
        <w:rPr>
          <w:rFonts w:ascii="Times New Roman" w:hAnsi="Times New Roman"/>
          <w:color w:val="000000" w:themeColor="text1"/>
          <w:sz w:val="24"/>
          <w:szCs w:val="24"/>
        </w:rPr>
        <w:t xml:space="preserve"> </w:t>
      </w:r>
      <w:r w:rsidR="00435B0C" w:rsidRPr="00366A3B">
        <w:rPr>
          <w:rFonts w:ascii="Times New Roman" w:hAnsi="Times New Roman"/>
          <w:color w:val="000000" w:themeColor="text1"/>
          <w:sz w:val="24"/>
          <w:szCs w:val="24"/>
        </w:rPr>
        <w:t xml:space="preserve">gave us an </w:t>
      </w:r>
      <w:r w:rsidR="002E132F" w:rsidRPr="00366A3B">
        <w:rPr>
          <w:rFonts w:ascii="Times New Roman" w:hAnsi="Times New Roman"/>
          <w:color w:val="000000" w:themeColor="text1"/>
          <w:sz w:val="24"/>
          <w:szCs w:val="24"/>
        </w:rPr>
        <w:t>opportunity</w:t>
      </w:r>
      <w:r w:rsidR="00617E6C" w:rsidRPr="00366A3B">
        <w:rPr>
          <w:rFonts w:ascii="Times New Roman" w:hAnsi="Times New Roman"/>
          <w:color w:val="000000" w:themeColor="text1"/>
          <w:sz w:val="24"/>
          <w:szCs w:val="24"/>
        </w:rPr>
        <w:t xml:space="preserve"> to monitor health in a detailed manner that is rarely possible for wild animals</w:t>
      </w:r>
      <w:r w:rsidR="002337D1"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B</w:t>
      </w:r>
      <w:r w:rsidR="00837580" w:rsidRPr="00366A3B">
        <w:rPr>
          <w:rFonts w:ascii="Times New Roman" w:hAnsi="Times New Roman"/>
          <w:color w:val="000000" w:themeColor="text1"/>
          <w:sz w:val="24"/>
          <w:szCs w:val="24"/>
        </w:rPr>
        <w:t>y b</w:t>
      </w:r>
      <w:r w:rsidR="00C30477" w:rsidRPr="00366A3B">
        <w:rPr>
          <w:rFonts w:ascii="Times New Roman" w:hAnsi="Times New Roman"/>
          <w:color w:val="000000" w:themeColor="text1"/>
          <w:sz w:val="24"/>
          <w:szCs w:val="24"/>
        </w:rPr>
        <w:t>ringing adult females into</w:t>
      </w:r>
      <w:r w:rsidR="00446D6D" w:rsidRPr="00366A3B">
        <w:rPr>
          <w:rFonts w:ascii="Times New Roman" w:hAnsi="Times New Roman"/>
          <w:color w:val="000000" w:themeColor="text1"/>
          <w:sz w:val="24"/>
          <w:szCs w:val="24"/>
        </w:rPr>
        <w:t xml:space="preserve"> the</w:t>
      </w:r>
      <w:r w:rsidR="00F13B2B" w:rsidRPr="00366A3B">
        <w:rPr>
          <w:rFonts w:ascii="Times New Roman" w:hAnsi="Times New Roman"/>
          <w:color w:val="000000" w:themeColor="text1"/>
          <w:sz w:val="24"/>
          <w:szCs w:val="24"/>
        </w:rPr>
        <w:t xml:space="preserve"> maternal</w:t>
      </w:r>
      <w:r w:rsidR="00446D6D" w:rsidRPr="00366A3B">
        <w:rPr>
          <w:rFonts w:ascii="Times New Roman" w:hAnsi="Times New Roman"/>
          <w:color w:val="000000" w:themeColor="text1"/>
          <w:sz w:val="24"/>
          <w:szCs w:val="24"/>
        </w:rPr>
        <w:t xml:space="preserve"> pen</w:t>
      </w:r>
      <w:r w:rsidR="00F13B2B"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a</w:t>
      </w:r>
      <w:r w:rsidR="00F13B2B" w:rsidRPr="00366A3B">
        <w:rPr>
          <w:rFonts w:ascii="Times New Roman" w:hAnsi="Times New Roman"/>
          <w:color w:val="000000" w:themeColor="text1"/>
          <w:sz w:val="24"/>
          <w:szCs w:val="24"/>
        </w:rPr>
        <w:t xml:space="preserve"> ~10 ha enclosure in the wild </w:t>
      </w:r>
      <w:r w:rsidR="00C30477" w:rsidRPr="00366A3B">
        <w:rPr>
          <w:rFonts w:ascii="Times New Roman" w:hAnsi="Times New Roman"/>
          <w:color w:val="000000" w:themeColor="text1"/>
          <w:sz w:val="24"/>
          <w:szCs w:val="24"/>
        </w:rPr>
        <w:t xml:space="preserve">where they can </w:t>
      </w:r>
      <w:r w:rsidR="00F13B2B" w:rsidRPr="00366A3B">
        <w:rPr>
          <w:rFonts w:ascii="Times New Roman" w:hAnsi="Times New Roman"/>
          <w:color w:val="000000" w:themeColor="text1"/>
          <w:sz w:val="24"/>
          <w:szCs w:val="24"/>
        </w:rPr>
        <w:t xml:space="preserve">safely birth and </w:t>
      </w:r>
      <w:r w:rsidR="00BD15C8" w:rsidRPr="00366A3B">
        <w:rPr>
          <w:rFonts w:ascii="Times New Roman" w:hAnsi="Times New Roman"/>
          <w:color w:val="000000" w:themeColor="text1"/>
          <w:sz w:val="24"/>
          <w:szCs w:val="24"/>
        </w:rPr>
        <w:t xml:space="preserve">rear </w:t>
      </w:r>
      <w:r w:rsidR="00F13B2B" w:rsidRPr="00366A3B">
        <w:rPr>
          <w:rFonts w:ascii="Times New Roman" w:hAnsi="Times New Roman"/>
          <w:color w:val="000000" w:themeColor="text1"/>
          <w:sz w:val="24"/>
          <w:szCs w:val="24"/>
        </w:rPr>
        <w:t xml:space="preserve">their young calves, </w:t>
      </w:r>
      <w:r w:rsidR="00837580" w:rsidRPr="00366A3B">
        <w:rPr>
          <w:rFonts w:ascii="Times New Roman" w:hAnsi="Times New Roman"/>
          <w:color w:val="000000" w:themeColor="text1"/>
          <w:sz w:val="24"/>
          <w:szCs w:val="24"/>
        </w:rPr>
        <w:t xml:space="preserve">we are able to connect </w:t>
      </w:r>
      <w:r w:rsidR="00071915" w:rsidRPr="00366A3B">
        <w:rPr>
          <w:rFonts w:ascii="Times New Roman" w:hAnsi="Times New Roman"/>
          <w:color w:val="000000" w:themeColor="text1"/>
          <w:sz w:val="24"/>
          <w:szCs w:val="24"/>
        </w:rPr>
        <w:t>results</w:t>
      </w:r>
      <w:r w:rsidR="00837580" w:rsidRPr="00366A3B">
        <w:rPr>
          <w:rFonts w:ascii="Times New Roman" w:hAnsi="Times New Roman"/>
          <w:color w:val="000000" w:themeColor="text1"/>
          <w:sz w:val="24"/>
          <w:szCs w:val="24"/>
        </w:rPr>
        <w:t xml:space="preserve"> of health assays with reproductive and other demographic outcomes</w:t>
      </w:r>
      <w:r w:rsidR="00446D6D"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G</w:t>
      </w:r>
      <w:r w:rsidR="00446D6D" w:rsidRPr="00366A3B">
        <w:rPr>
          <w:rFonts w:ascii="Times New Roman" w:hAnsi="Times New Roman"/>
          <w:color w:val="000000" w:themeColor="text1"/>
          <w:sz w:val="24"/>
          <w:szCs w:val="24"/>
        </w:rPr>
        <w:t xml:space="preserve">iven the </w:t>
      </w:r>
      <w:del w:id="203" w:author="Clayton Lamb" w:date="2023-07-18T09:49:00Z">
        <w:r w:rsidR="00446D6D" w:rsidRPr="00366A3B" w:rsidDel="00791EC2">
          <w:rPr>
            <w:rFonts w:ascii="Times New Roman" w:hAnsi="Times New Roman"/>
            <w:color w:val="000000" w:themeColor="text1"/>
            <w:sz w:val="24"/>
            <w:szCs w:val="24"/>
          </w:rPr>
          <w:delText>highly involved</w:delText>
        </w:r>
      </w:del>
      <w:ins w:id="204" w:author="Clayton Lamb" w:date="2023-07-18T09:49:00Z">
        <w:r w:rsidR="00791EC2" w:rsidRPr="00366A3B">
          <w:rPr>
            <w:rFonts w:ascii="Times New Roman" w:hAnsi="Times New Roman"/>
            <w:color w:val="000000" w:themeColor="text1"/>
            <w:sz w:val="24"/>
            <w:szCs w:val="24"/>
          </w:rPr>
          <w:t>intrusive</w:t>
        </w:r>
      </w:ins>
      <w:r w:rsidR="00446D6D" w:rsidRPr="00366A3B">
        <w:rPr>
          <w:rFonts w:ascii="Times New Roman" w:hAnsi="Times New Roman"/>
          <w:color w:val="000000" w:themeColor="text1"/>
          <w:sz w:val="24"/>
          <w:szCs w:val="24"/>
        </w:rPr>
        <w:t xml:space="preserve"> nature of maternity penning, </w:t>
      </w:r>
      <w:r w:rsidR="00101D07" w:rsidRPr="00366A3B">
        <w:rPr>
          <w:rFonts w:ascii="Times New Roman" w:hAnsi="Times New Roman"/>
          <w:color w:val="000000" w:themeColor="text1"/>
          <w:sz w:val="24"/>
          <w:szCs w:val="24"/>
        </w:rPr>
        <w:t>we sought</w:t>
      </w:r>
      <w:r w:rsidR="00446D6D" w:rsidRPr="00366A3B">
        <w:rPr>
          <w:rFonts w:ascii="Times New Roman" w:hAnsi="Times New Roman"/>
          <w:color w:val="000000" w:themeColor="text1"/>
          <w:sz w:val="24"/>
          <w:szCs w:val="24"/>
        </w:rPr>
        <w:t xml:space="preserve"> to identify any effects </w:t>
      </w:r>
      <w:r w:rsidR="00716AAA" w:rsidRPr="00366A3B">
        <w:rPr>
          <w:rFonts w:ascii="Times New Roman" w:hAnsi="Times New Roman"/>
          <w:color w:val="000000" w:themeColor="text1"/>
          <w:sz w:val="24"/>
          <w:szCs w:val="24"/>
        </w:rPr>
        <w:t xml:space="preserve">this </w:t>
      </w:r>
      <w:r w:rsidR="00446D6D" w:rsidRPr="00366A3B">
        <w:rPr>
          <w:rFonts w:ascii="Times New Roman" w:hAnsi="Times New Roman"/>
          <w:color w:val="000000" w:themeColor="text1"/>
          <w:sz w:val="24"/>
          <w:szCs w:val="24"/>
        </w:rPr>
        <w:t xml:space="preserve">management effort </w:t>
      </w:r>
      <w:r w:rsidR="00101D07" w:rsidRPr="00366A3B">
        <w:rPr>
          <w:rFonts w:ascii="Times New Roman" w:hAnsi="Times New Roman"/>
          <w:color w:val="000000" w:themeColor="text1"/>
          <w:sz w:val="24"/>
          <w:szCs w:val="24"/>
        </w:rPr>
        <w:t>might have on</w:t>
      </w:r>
      <w:r w:rsidR="00446D6D" w:rsidRPr="00366A3B">
        <w:rPr>
          <w:rFonts w:ascii="Times New Roman" w:hAnsi="Times New Roman"/>
          <w:color w:val="000000" w:themeColor="text1"/>
          <w:sz w:val="24"/>
          <w:szCs w:val="24"/>
        </w:rPr>
        <w:t xml:space="preserve"> caribou health</w:t>
      </w:r>
      <w:r w:rsidR="00F13B2B"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either positive or negative</w:t>
      </w:r>
      <w:r w:rsidR="00F13B2B" w:rsidRPr="00366A3B">
        <w:rPr>
          <w:rFonts w:ascii="Times New Roman" w:hAnsi="Times New Roman"/>
          <w:color w:val="000000" w:themeColor="text1"/>
          <w:sz w:val="24"/>
          <w:szCs w:val="24"/>
        </w:rPr>
        <w:t>—</w:t>
      </w:r>
      <w:r w:rsidR="00101D07" w:rsidRPr="00366A3B">
        <w:rPr>
          <w:rFonts w:ascii="Times New Roman" w:hAnsi="Times New Roman"/>
          <w:color w:val="000000" w:themeColor="text1"/>
          <w:sz w:val="24"/>
          <w:szCs w:val="24"/>
        </w:rPr>
        <w:t>to</w:t>
      </w:r>
      <w:r w:rsidR="00446D6D" w:rsidRPr="00366A3B">
        <w:rPr>
          <w:rFonts w:ascii="Times New Roman" w:hAnsi="Times New Roman"/>
          <w:color w:val="000000" w:themeColor="text1"/>
          <w:sz w:val="24"/>
          <w:szCs w:val="24"/>
        </w:rPr>
        <w:t xml:space="preserve"> guide future initiatives and </w:t>
      </w:r>
      <w:r w:rsidR="00837580" w:rsidRPr="00366A3B">
        <w:rPr>
          <w:rFonts w:ascii="Times New Roman" w:hAnsi="Times New Roman"/>
          <w:color w:val="000000" w:themeColor="text1"/>
          <w:sz w:val="24"/>
          <w:szCs w:val="24"/>
        </w:rPr>
        <w:t xml:space="preserve">asses </w:t>
      </w:r>
      <w:r w:rsidR="00446D6D" w:rsidRPr="00366A3B">
        <w:rPr>
          <w:rFonts w:ascii="Times New Roman" w:hAnsi="Times New Roman"/>
          <w:color w:val="000000" w:themeColor="text1"/>
          <w:sz w:val="24"/>
          <w:szCs w:val="24"/>
        </w:rPr>
        <w:t xml:space="preserve">the </w:t>
      </w:r>
      <w:r w:rsidR="00837580" w:rsidRPr="00366A3B">
        <w:rPr>
          <w:rFonts w:ascii="Times New Roman" w:hAnsi="Times New Roman"/>
          <w:color w:val="000000" w:themeColor="text1"/>
          <w:sz w:val="24"/>
          <w:szCs w:val="24"/>
        </w:rPr>
        <w:t xml:space="preserve">overall </w:t>
      </w:r>
      <w:r w:rsidR="00446D6D" w:rsidRPr="00366A3B">
        <w:rPr>
          <w:rFonts w:ascii="Times New Roman" w:hAnsi="Times New Roman"/>
          <w:color w:val="000000" w:themeColor="text1"/>
          <w:sz w:val="24"/>
          <w:szCs w:val="24"/>
        </w:rPr>
        <w:t xml:space="preserve">effectiveness </w:t>
      </w:r>
      <w:r w:rsidR="00101D07" w:rsidRPr="00366A3B">
        <w:rPr>
          <w:rFonts w:ascii="Times New Roman" w:hAnsi="Times New Roman"/>
          <w:color w:val="000000" w:themeColor="text1"/>
          <w:sz w:val="24"/>
          <w:szCs w:val="24"/>
        </w:rPr>
        <w:t>of maternal penning</w:t>
      </w:r>
      <w:r w:rsidR="00446D6D" w:rsidRPr="00366A3B">
        <w:rPr>
          <w:rFonts w:ascii="Times New Roman" w:hAnsi="Times New Roman"/>
          <w:color w:val="000000" w:themeColor="text1"/>
          <w:sz w:val="24"/>
          <w:szCs w:val="24"/>
        </w:rPr>
        <w:t xml:space="preserve"> a</w:t>
      </w:r>
      <w:r w:rsidR="00101D07" w:rsidRPr="00366A3B">
        <w:rPr>
          <w:rFonts w:ascii="Times New Roman" w:hAnsi="Times New Roman"/>
          <w:color w:val="000000" w:themeColor="text1"/>
          <w:sz w:val="24"/>
          <w:szCs w:val="24"/>
        </w:rPr>
        <w:t>s a</w:t>
      </w:r>
      <w:r w:rsidR="00446D6D" w:rsidRPr="00366A3B">
        <w:rPr>
          <w:rFonts w:ascii="Times New Roman" w:hAnsi="Times New Roman"/>
          <w:color w:val="000000" w:themeColor="text1"/>
          <w:sz w:val="24"/>
          <w:szCs w:val="24"/>
        </w:rPr>
        <w:t xml:space="preserve"> conservation strategy.</w:t>
      </w:r>
      <w:r w:rsidR="003F4FC9" w:rsidRPr="00366A3B">
        <w:rPr>
          <w:rFonts w:ascii="Times New Roman" w:hAnsi="Times New Roman"/>
          <w:color w:val="000000" w:themeColor="text1"/>
          <w:sz w:val="24"/>
          <w:szCs w:val="24"/>
        </w:rPr>
        <w:t xml:space="preserve"> </w:t>
      </w:r>
      <w:ins w:id="205" w:author="Clayton Lamb" w:date="2023-07-18T10:37:00Z">
        <w:r w:rsidR="00F7142E" w:rsidRPr="00366A3B">
          <w:rPr>
            <w:rFonts w:ascii="Times New Roman" w:hAnsi="Times New Roman"/>
            <w:color w:val="000000" w:themeColor="text1"/>
            <w:sz w:val="24"/>
            <w:szCs w:val="24"/>
          </w:rPr>
          <w:t>We</w:t>
        </w:r>
        <w:r w:rsidR="00F7142E" w:rsidRPr="00366A3B">
          <w:rPr>
            <w:rFonts w:ascii="Times New Roman" w:hAnsi="Times New Roman"/>
            <w:sz w:val="24"/>
            <w:szCs w:val="24"/>
          </w:rPr>
          <w:t xml:space="preserve"> assessed caribou health using a suite of heath metrics including trace mineral levels, cortisol levels, biomarkers for inflammation, and pathogen prevalence. </w:t>
        </w:r>
      </w:ins>
      <w:ins w:id="206" w:author="Evgenia Dubman" w:date="2023-08-02T12:50:00Z">
        <w:r w:rsidR="00BA6CCB">
          <w:rPr>
            <w:rFonts w:ascii="Times New Roman" w:hAnsi="Times New Roman"/>
            <w:sz w:val="24"/>
            <w:szCs w:val="24"/>
          </w:rPr>
          <w:t xml:space="preserve">These metrics were chosen </w:t>
        </w:r>
      </w:ins>
      <w:ins w:id="207" w:author="Evgenia Dubman" w:date="2023-08-02T13:07:00Z">
        <w:r w:rsidR="00486EF7">
          <w:rPr>
            <w:rFonts w:ascii="Times New Roman" w:hAnsi="Times New Roman"/>
            <w:sz w:val="24"/>
            <w:szCs w:val="24"/>
          </w:rPr>
          <w:t>based on</w:t>
        </w:r>
      </w:ins>
      <w:ins w:id="208" w:author="Evgenia Dubman" w:date="2023-08-02T12:51:00Z">
        <w:r w:rsidR="00BA6CCB">
          <w:rPr>
            <w:rFonts w:ascii="Times New Roman" w:hAnsi="Times New Roman"/>
            <w:sz w:val="24"/>
            <w:szCs w:val="24"/>
          </w:rPr>
          <w:t xml:space="preserve"> a</w:t>
        </w:r>
      </w:ins>
      <w:ins w:id="209" w:author="Evgenia Dubman" w:date="2023-08-02T13:00:00Z">
        <w:r w:rsidR="00486EF7">
          <w:rPr>
            <w:rFonts w:ascii="Times New Roman" w:hAnsi="Times New Roman"/>
            <w:sz w:val="24"/>
            <w:szCs w:val="24"/>
          </w:rPr>
          <w:t xml:space="preserve">n earlier </w:t>
        </w:r>
      </w:ins>
      <w:ins w:id="210" w:author="Evgenia Dubman" w:date="2023-08-02T12:52:00Z">
        <w:r w:rsidR="00BA6CCB">
          <w:rPr>
            <w:rFonts w:ascii="Times New Roman" w:hAnsi="Times New Roman"/>
            <w:sz w:val="24"/>
            <w:szCs w:val="24"/>
          </w:rPr>
          <w:t xml:space="preserve">study of caribou health in BC </w:t>
        </w:r>
      </w:ins>
      <w:ins w:id="211" w:author="Evgenia Dubman" w:date="2023-08-02T13:00:00Z">
        <w:r w:rsidR="00486EF7">
          <w:rPr>
            <w:rFonts w:ascii="Times New Roman" w:hAnsi="Times New Roman"/>
            <w:sz w:val="24"/>
            <w:szCs w:val="24"/>
          </w:rPr>
          <w:t xml:space="preserve">that identified </w:t>
        </w:r>
      </w:ins>
      <w:ins w:id="212" w:author="Evgenia Dubman" w:date="2023-08-02T13:01:00Z">
        <w:r w:rsidR="00486EF7">
          <w:rPr>
            <w:rFonts w:ascii="Times New Roman" w:hAnsi="Times New Roman"/>
            <w:sz w:val="24"/>
            <w:szCs w:val="24"/>
          </w:rPr>
          <w:t xml:space="preserve">priority health parameters to monitor in woodland </w:t>
        </w:r>
        <w:r w:rsidR="00486EF7" w:rsidRPr="00486EF7">
          <w:rPr>
            <w:rFonts w:ascii="Times New Roman" w:hAnsi="Times New Roman"/>
            <w:sz w:val="24"/>
            <w:szCs w:val="24"/>
          </w:rPr>
          <w:t xml:space="preserve">caribou </w:t>
        </w:r>
      </w:ins>
      <w:r w:rsidR="0088317F">
        <w:rPr>
          <w:rFonts w:ascii="Times New Roman" w:hAnsi="Times New Roman"/>
          <w:sz w:val="24"/>
          <w:szCs w:val="24"/>
        </w:rPr>
        <w:fldChar w:fldCharType="begin"/>
      </w:r>
      <w:r w:rsidR="0088317F">
        <w:rPr>
          <w:rFonts w:ascii="Times New Roman" w:hAnsi="Times New Roman"/>
          <w:sz w:val="24"/>
          <w:szCs w:val="24"/>
        </w:rPr>
        <w:instrText xml:space="preserve"> ADDIN ZOTERO_ITEM CSL_CITATION {"citationID":"KU85nRx5","properties":{"formattedCitation":"(Schwantje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88317F">
        <w:rPr>
          <w:rFonts w:ascii="Times New Roman" w:hAnsi="Times New Roman"/>
          <w:sz w:val="24"/>
          <w:szCs w:val="24"/>
        </w:rPr>
        <w:fldChar w:fldCharType="separate"/>
      </w:r>
      <w:r w:rsidR="0088317F">
        <w:rPr>
          <w:rFonts w:ascii="Times New Roman" w:hAnsi="Times New Roman"/>
          <w:noProof/>
          <w:sz w:val="24"/>
          <w:szCs w:val="24"/>
        </w:rPr>
        <w:t>(Schwantje et al. 2014; Bondo et al. 2019)</w:t>
      </w:r>
      <w:r w:rsidR="0088317F">
        <w:rPr>
          <w:rFonts w:ascii="Times New Roman" w:hAnsi="Times New Roman"/>
          <w:sz w:val="24"/>
          <w:szCs w:val="24"/>
        </w:rPr>
        <w:fldChar w:fldCharType="end"/>
      </w:r>
      <w:ins w:id="213" w:author="Evgenia Dubman" w:date="2023-08-02T13:01:00Z">
        <w:del w:id="214" w:author="Clayton Lamb" w:date="2023-08-18T07:27:00Z">
          <w:r w:rsidR="00486EF7" w:rsidRPr="00486EF7" w:rsidDel="00396815">
            <w:rPr>
              <w:rFonts w:ascii="Times New Roman" w:hAnsi="Times New Roman"/>
              <w:sz w:val="24"/>
              <w:szCs w:val="24"/>
            </w:rPr>
            <w:delText>(</w:delText>
          </w:r>
          <w:commentRangeStart w:id="215"/>
          <w:r w:rsidR="00486EF7" w:rsidRPr="00486EF7" w:rsidDel="00396815">
            <w:rPr>
              <w:rFonts w:ascii="Times New Roman" w:hAnsi="Times New Roman"/>
              <w:sz w:val="24"/>
              <w:szCs w:val="24"/>
            </w:rPr>
            <w:delText>Bondo/Schwantje</w:delText>
          </w:r>
        </w:del>
      </w:ins>
      <w:commentRangeEnd w:id="215"/>
      <w:ins w:id="216" w:author="Evgenia Dubman" w:date="2023-08-02T13:03:00Z">
        <w:del w:id="217" w:author="Clayton Lamb" w:date="2023-08-18T07:27:00Z">
          <w:r w:rsidR="00486EF7" w:rsidRPr="00486EF7" w:rsidDel="00396815">
            <w:rPr>
              <w:rStyle w:val="CommentReference"/>
              <w:rFonts w:ascii="Garamond" w:hAnsi="Garamond"/>
            </w:rPr>
            <w:commentReference w:id="215"/>
          </w:r>
        </w:del>
      </w:ins>
      <w:ins w:id="218" w:author="Evgenia Dubman" w:date="2023-08-02T13:01:00Z">
        <w:del w:id="219" w:author="Clayton Lamb" w:date="2023-08-18T07:27:00Z">
          <w:r w:rsidR="00486EF7" w:rsidRPr="00486EF7" w:rsidDel="00396815">
            <w:rPr>
              <w:rFonts w:ascii="Times New Roman" w:hAnsi="Times New Roman"/>
              <w:sz w:val="24"/>
              <w:szCs w:val="24"/>
            </w:rPr>
            <w:delText>)</w:delText>
          </w:r>
        </w:del>
        <w:r w:rsidR="00486EF7">
          <w:rPr>
            <w:rFonts w:ascii="Times New Roman" w:hAnsi="Times New Roman"/>
            <w:sz w:val="24"/>
            <w:szCs w:val="24"/>
          </w:rPr>
          <w:t xml:space="preserve"> as well as wildlife veterinarian expert opinion. </w:t>
        </w:r>
      </w:ins>
      <w:ins w:id="220" w:author="Clayton Lamb" w:date="2023-07-18T10:37:00Z">
        <w:r w:rsidR="00F7142E" w:rsidRPr="00366A3B">
          <w:rPr>
            <w:rFonts w:ascii="Times New Roman" w:hAnsi="Times New Roman"/>
            <w:sz w:val="24"/>
            <w:szCs w:val="24"/>
          </w:rPr>
          <w:lastRenderedPageBreak/>
          <w:t xml:space="preserve">We compared these health metrics between penned and non-penned animals, between </w:t>
        </w:r>
        <w:r w:rsidR="00F7142E" w:rsidRPr="00366A3B">
          <w:rPr>
            <w:rFonts w:ascii="Times New Roman" w:hAnsi="Times New Roman"/>
            <w:color w:val="000000"/>
            <w:sz w:val="24"/>
            <w:szCs w:val="24"/>
            <w:rPrChange w:id="221" w:author="Clayton Lamb" w:date="2023-07-19T07:26:00Z">
              <w:rPr>
                <w:rFonts w:ascii="Times New Roman" w:hAnsi="Times New Roman"/>
                <w:color w:val="000000"/>
                <w:szCs w:val="22"/>
              </w:rPr>
            </w:rPrChange>
          </w:rPr>
          <w:t>reproductive and non-reproductive females</w:t>
        </w:r>
        <w:r w:rsidR="00F7142E" w:rsidRPr="00366A3B">
          <w:rPr>
            <w:rFonts w:ascii="Times New Roman" w:hAnsi="Times New Roman"/>
            <w:sz w:val="24"/>
            <w:szCs w:val="24"/>
          </w:rPr>
          <w:t xml:space="preserve">, and between other subpopulations. </w:t>
        </w:r>
      </w:ins>
    </w:p>
    <w:bookmarkEnd w:id="166"/>
    <w:p w14:paraId="1FBF43E2" w14:textId="26B86C48" w:rsidR="00BB3955" w:rsidRPr="00366A3B" w:rsidRDefault="00607A57" w:rsidP="005C0D95">
      <w:pPr>
        <w:pStyle w:val="BodyText"/>
        <w:spacing w:line="480" w:lineRule="auto"/>
        <w:ind w:firstLine="360"/>
        <w:jc w:val="left"/>
        <w:rPr>
          <w:ins w:id="222" w:author="Clayton Lamb" w:date="2023-07-18T09:52:00Z"/>
          <w:rFonts w:ascii="Times New Roman" w:hAnsi="Times New Roman"/>
          <w:color w:val="000000" w:themeColor="text1"/>
          <w:sz w:val="24"/>
          <w:szCs w:val="24"/>
        </w:rPr>
      </w:pPr>
      <w:r w:rsidRPr="00366A3B">
        <w:rPr>
          <w:rFonts w:ascii="Times New Roman" w:hAnsi="Times New Roman"/>
          <w:color w:val="000000" w:themeColor="text1"/>
          <w:sz w:val="24"/>
          <w:szCs w:val="24"/>
        </w:rPr>
        <w:t>In this study we</w:t>
      </w:r>
      <w:r w:rsidR="00F13B2B" w:rsidRPr="00366A3B">
        <w:rPr>
          <w:rFonts w:ascii="Times New Roman" w:hAnsi="Times New Roman"/>
          <w:color w:val="000000" w:themeColor="text1"/>
          <w:sz w:val="24"/>
          <w:szCs w:val="24"/>
        </w:rPr>
        <w:t xml:space="preserve"> attempt to</w:t>
      </w:r>
      <w:r w:rsidR="005E6356"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1</w:t>
      </w:r>
      <w:r w:rsidR="002E132F"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asses</w:t>
      </w:r>
      <w:r w:rsidR="002E132F" w:rsidRPr="00366A3B">
        <w:rPr>
          <w:rFonts w:ascii="Times New Roman" w:hAnsi="Times New Roman"/>
          <w:color w:val="000000" w:themeColor="text1"/>
          <w:sz w:val="24"/>
          <w:szCs w:val="24"/>
        </w:rPr>
        <w:t>s</w:t>
      </w:r>
      <w:r w:rsidR="00F13B2B" w:rsidRPr="00366A3B">
        <w:rPr>
          <w:rFonts w:ascii="Times New Roman" w:hAnsi="Times New Roman"/>
          <w:color w:val="000000" w:themeColor="text1"/>
          <w:sz w:val="24"/>
          <w:szCs w:val="24"/>
        </w:rPr>
        <w:t xml:space="preserve"> </w:t>
      </w:r>
      <w:ins w:id="223" w:author="Clayton Lamb" w:date="2023-07-18T09:50:00Z">
        <w:r w:rsidR="00791EC2" w:rsidRPr="00366A3B">
          <w:rPr>
            <w:rFonts w:ascii="Times New Roman" w:hAnsi="Times New Roman"/>
            <w:color w:val="000000" w:themeColor="text1"/>
            <w:sz w:val="24"/>
            <w:szCs w:val="24"/>
          </w:rPr>
          <w:t xml:space="preserve">the </w:t>
        </w:r>
      </w:ins>
      <w:r w:rsidR="00F13B2B" w:rsidRPr="00366A3B">
        <w:rPr>
          <w:rFonts w:ascii="Times New Roman" w:hAnsi="Times New Roman"/>
          <w:color w:val="000000" w:themeColor="text1"/>
          <w:sz w:val="24"/>
          <w:szCs w:val="24"/>
        </w:rPr>
        <w:t xml:space="preserve">potential </w:t>
      </w:r>
      <w:ins w:id="224" w:author="Clayton Lamb" w:date="2023-07-18T09:50:00Z">
        <w:r w:rsidR="00791EC2" w:rsidRPr="00366A3B">
          <w:rPr>
            <w:rFonts w:ascii="Times New Roman" w:hAnsi="Times New Roman"/>
            <w:color w:val="000000" w:themeColor="text1"/>
            <w:sz w:val="24"/>
            <w:szCs w:val="24"/>
          </w:rPr>
          <w:t xml:space="preserve">impacts of </w:t>
        </w:r>
      </w:ins>
      <w:del w:id="225" w:author="Clayton Lamb" w:date="2023-07-18T09:50:00Z">
        <w:r w:rsidR="00F13B2B" w:rsidRPr="00366A3B" w:rsidDel="00791EC2">
          <w:rPr>
            <w:rFonts w:ascii="Times New Roman" w:hAnsi="Times New Roman"/>
            <w:color w:val="000000" w:themeColor="text1"/>
            <w:sz w:val="24"/>
            <w:szCs w:val="24"/>
          </w:rPr>
          <w:delText xml:space="preserve">health implications from </w:delText>
        </w:r>
      </w:del>
      <w:r w:rsidR="00F13B2B" w:rsidRPr="00366A3B">
        <w:rPr>
          <w:rFonts w:ascii="Times New Roman" w:hAnsi="Times New Roman"/>
          <w:color w:val="000000" w:themeColor="text1"/>
          <w:sz w:val="24"/>
          <w:szCs w:val="24"/>
        </w:rPr>
        <w:t>maternal penning</w:t>
      </w:r>
      <w:ins w:id="226" w:author="Clayton Lamb" w:date="2023-07-18T09:51:00Z">
        <w:r w:rsidR="00791EC2" w:rsidRPr="00366A3B">
          <w:rPr>
            <w:rFonts w:ascii="Times New Roman" w:hAnsi="Times New Roman"/>
            <w:color w:val="000000" w:themeColor="text1"/>
            <w:sz w:val="24"/>
            <w:szCs w:val="24"/>
          </w:rPr>
          <w:t xml:space="preserve"> and</w:t>
        </w:r>
      </w:ins>
      <w:del w:id="227" w:author="Clayton Lamb" w:date="2023-07-18T09:51:00Z">
        <w:r w:rsidR="00F13B2B" w:rsidRPr="00366A3B" w:rsidDel="00791EC2">
          <w:rPr>
            <w:rFonts w:ascii="Times New Roman" w:hAnsi="Times New Roman"/>
            <w:color w:val="000000" w:themeColor="text1"/>
            <w:sz w:val="24"/>
            <w:szCs w:val="24"/>
          </w:rPr>
          <w:delText>, including</w:delText>
        </w:r>
      </w:del>
      <w:r w:rsidR="00F13B2B" w:rsidRPr="00366A3B">
        <w:rPr>
          <w:rFonts w:ascii="Times New Roman" w:hAnsi="Times New Roman"/>
          <w:color w:val="000000" w:themeColor="text1"/>
          <w:sz w:val="24"/>
          <w:szCs w:val="24"/>
        </w:rPr>
        <w:t xml:space="preserve"> repeat captures</w:t>
      </w:r>
      <w:ins w:id="228" w:author="Clayton Lamb" w:date="2023-07-18T09:51:00Z">
        <w:r w:rsidR="00791EC2" w:rsidRPr="00366A3B">
          <w:rPr>
            <w:rFonts w:ascii="Times New Roman" w:hAnsi="Times New Roman"/>
            <w:color w:val="000000" w:themeColor="text1"/>
            <w:sz w:val="24"/>
            <w:szCs w:val="24"/>
          </w:rPr>
          <w:t xml:space="preserve"> on caribou health,</w:t>
        </w:r>
      </w:ins>
      <w:del w:id="229" w:author="Clayton Lamb" w:date="2023-07-18T09:51:00Z">
        <w:r w:rsidR="00F13B2B" w:rsidRPr="00366A3B" w:rsidDel="00791EC2">
          <w:rPr>
            <w:rFonts w:ascii="Times New Roman" w:hAnsi="Times New Roman"/>
            <w:color w:val="000000" w:themeColor="text1"/>
            <w:sz w:val="24"/>
            <w:szCs w:val="24"/>
          </w:rPr>
          <w:delText>,</w:delText>
        </w:r>
      </w:del>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 xml:space="preserve">2) characterize the current health of </w:t>
      </w:r>
      <w:proofErr w:type="spellStart"/>
      <w:r w:rsidR="00E17870" w:rsidRPr="00366A3B">
        <w:rPr>
          <w:rFonts w:ascii="Times New Roman" w:hAnsi="Times New Roman"/>
          <w:color w:val="000000" w:themeColor="text1"/>
          <w:sz w:val="24"/>
          <w:szCs w:val="24"/>
        </w:rPr>
        <w:t>Klinse</w:t>
      </w:r>
      <w:proofErr w:type="spellEnd"/>
      <w:r w:rsidR="00E17870" w:rsidRPr="00366A3B">
        <w:rPr>
          <w:rFonts w:ascii="Times New Roman" w:hAnsi="Times New Roman"/>
          <w:color w:val="000000" w:themeColor="text1"/>
          <w:sz w:val="24"/>
          <w:szCs w:val="24"/>
        </w:rPr>
        <w:t>-Za caribou</w:t>
      </w:r>
      <w:r w:rsidR="00B63DD5" w:rsidRPr="00366A3B">
        <w:rPr>
          <w:rFonts w:ascii="Times New Roman" w:hAnsi="Times New Roman"/>
          <w:color w:val="000000" w:themeColor="text1"/>
          <w:sz w:val="24"/>
          <w:szCs w:val="24"/>
        </w:rPr>
        <w:t xml:space="preserve"> in relation to nearby subpopulations and published references ranges</w:t>
      </w:r>
      <w:r w:rsidR="00E17870"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 xml:space="preserve">and </w:t>
      </w:r>
      <w:r w:rsidR="002E132F" w:rsidRPr="00366A3B">
        <w:rPr>
          <w:rFonts w:ascii="Times New Roman" w:hAnsi="Times New Roman"/>
          <w:color w:val="000000" w:themeColor="text1"/>
          <w:sz w:val="24"/>
          <w:szCs w:val="24"/>
        </w:rPr>
        <w:t xml:space="preserve">3) </w:t>
      </w:r>
      <w:r w:rsidR="00E17870" w:rsidRPr="00366A3B">
        <w:rPr>
          <w:rFonts w:ascii="Times New Roman" w:hAnsi="Times New Roman"/>
          <w:color w:val="000000" w:themeColor="text1"/>
          <w:sz w:val="24"/>
          <w:szCs w:val="24"/>
        </w:rPr>
        <w:t xml:space="preserve">evaluate </w:t>
      </w:r>
      <w:del w:id="230" w:author="Clayton Lamb" w:date="2023-07-13T11:36:00Z">
        <w:r w:rsidR="00F13B2B" w:rsidRPr="00366A3B" w:rsidDel="00FC1CFF">
          <w:rPr>
            <w:rFonts w:ascii="Times New Roman" w:hAnsi="Times New Roman"/>
            <w:color w:val="000000" w:themeColor="text1"/>
            <w:sz w:val="24"/>
            <w:szCs w:val="24"/>
          </w:rPr>
          <w:delText xml:space="preserve">interactions </w:delText>
        </w:r>
      </w:del>
      <w:ins w:id="231" w:author="Clayton Lamb" w:date="2023-07-13T11:36:00Z">
        <w:r w:rsidR="00FC1CFF" w:rsidRPr="00366A3B">
          <w:rPr>
            <w:rFonts w:ascii="Times New Roman" w:hAnsi="Times New Roman"/>
            <w:color w:val="000000" w:themeColor="text1"/>
            <w:sz w:val="24"/>
            <w:szCs w:val="24"/>
          </w:rPr>
          <w:t xml:space="preserve">associations </w:t>
        </w:r>
      </w:ins>
      <w:r w:rsidR="00F13B2B" w:rsidRPr="00366A3B">
        <w:rPr>
          <w:rFonts w:ascii="Times New Roman" w:hAnsi="Times New Roman"/>
          <w:color w:val="000000" w:themeColor="text1"/>
          <w:sz w:val="24"/>
          <w:szCs w:val="24"/>
        </w:rPr>
        <w:t xml:space="preserve">between </w:t>
      </w:r>
      <w:r w:rsidR="005E6356" w:rsidRPr="00366A3B">
        <w:rPr>
          <w:rFonts w:ascii="Times New Roman" w:hAnsi="Times New Roman"/>
          <w:color w:val="000000" w:themeColor="text1"/>
          <w:sz w:val="24"/>
          <w:szCs w:val="24"/>
        </w:rPr>
        <w:t xml:space="preserve">individual </w:t>
      </w:r>
      <w:r w:rsidR="00F13B2B" w:rsidRPr="00366A3B">
        <w:rPr>
          <w:rFonts w:ascii="Times New Roman" w:hAnsi="Times New Roman"/>
          <w:color w:val="000000" w:themeColor="text1"/>
          <w:sz w:val="24"/>
          <w:szCs w:val="24"/>
        </w:rPr>
        <w:t>health and reproduction</w:t>
      </w:r>
      <w:r w:rsidR="00A8740B" w:rsidRPr="00366A3B">
        <w:rPr>
          <w:rFonts w:ascii="Times New Roman" w:hAnsi="Times New Roman"/>
          <w:color w:val="000000" w:themeColor="text1"/>
          <w:sz w:val="24"/>
          <w:szCs w:val="24"/>
        </w:rPr>
        <w:t xml:space="preserve"> for </w:t>
      </w:r>
      <w:proofErr w:type="spellStart"/>
      <w:r w:rsidR="00A8740B" w:rsidRPr="00366A3B">
        <w:rPr>
          <w:rFonts w:ascii="Times New Roman" w:hAnsi="Times New Roman"/>
          <w:color w:val="000000" w:themeColor="text1"/>
          <w:sz w:val="24"/>
          <w:szCs w:val="24"/>
        </w:rPr>
        <w:t>Klinse</w:t>
      </w:r>
      <w:proofErr w:type="spellEnd"/>
      <w:r w:rsidR="00A8740B" w:rsidRPr="00366A3B">
        <w:rPr>
          <w:rFonts w:ascii="Times New Roman" w:hAnsi="Times New Roman"/>
          <w:color w:val="000000" w:themeColor="text1"/>
          <w:sz w:val="24"/>
          <w:szCs w:val="24"/>
        </w:rPr>
        <w:t>-Za caribou</w:t>
      </w:r>
      <w:bookmarkEnd w:id="167"/>
      <w:r w:rsidR="00A8740B" w:rsidRPr="00366A3B">
        <w:rPr>
          <w:rFonts w:ascii="Times New Roman" w:hAnsi="Times New Roman"/>
          <w:color w:val="000000" w:themeColor="text1"/>
          <w:sz w:val="24"/>
          <w:szCs w:val="24"/>
        </w:rPr>
        <w:t>.</w:t>
      </w:r>
      <w:ins w:id="232" w:author="Clayton Lamb" w:date="2023-07-18T09:52:00Z">
        <w:r w:rsidR="00791EC2" w:rsidRPr="00366A3B">
          <w:rPr>
            <w:rFonts w:ascii="Times New Roman" w:hAnsi="Times New Roman"/>
            <w:color w:val="000000" w:themeColor="text1"/>
            <w:sz w:val="24"/>
            <w:szCs w:val="24"/>
          </w:rPr>
          <w:t xml:space="preserve"> </w:t>
        </w:r>
      </w:ins>
      <w:ins w:id="233" w:author="Clayton Lamb" w:date="2023-07-18T10:38:00Z">
        <w:r w:rsidR="00F7142E" w:rsidRPr="00366A3B">
          <w:rPr>
            <w:rFonts w:ascii="Times New Roman" w:hAnsi="Times New Roman"/>
            <w:color w:val="000000" w:themeColor="text1"/>
            <w:sz w:val="24"/>
            <w:szCs w:val="24"/>
          </w:rPr>
          <w:t>Overall, we assess the hypothes</w:t>
        </w:r>
      </w:ins>
      <w:ins w:id="234" w:author="Clayton Lamb" w:date="2023-07-18T10:40:00Z">
        <w:r w:rsidR="00F7142E" w:rsidRPr="00366A3B">
          <w:rPr>
            <w:rFonts w:ascii="Times New Roman" w:hAnsi="Times New Roman"/>
            <w:color w:val="000000" w:themeColor="text1"/>
            <w:sz w:val="24"/>
            <w:szCs w:val="24"/>
          </w:rPr>
          <w:t>es</w:t>
        </w:r>
      </w:ins>
      <w:ins w:id="235" w:author="Clayton Lamb" w:date="2023-07-18T10:39:00Z">
        <w:r w:rsidR="00F7142E" w:rsidRPr="00366A3B">
          <w:rPr>
            <w:rFonts w:ascii="Times New Roman" w:hAnsi="Times New Roman"/>
            <w:color w:val="000000" w:themeColor="text1"/>
            <w:sz w:val="24"/>
            <w:szCs w:val="24"/>
          </w:rPr>
          <w:t xml:space="preserve"> that</w:t>
        </w:r>
      </w:ins>
      <w:ins w:id="236" w:author="Clayton Lamb" w:date="2023-07-18T10:42:00Z">
        <w:r w:rsidR="00F7142E" w:rsidRPr="00366A3B">
          <w:rPr>
            <w:rFonts w:ascii="Times New Roman" w:hAnsi="Times New Roman"/>
            <w:color w:val="000000" w:themeColor="text1"/>
            <w:sz w:val="24"/>
            <w:szCs w:val="24"/>
          </w:rPr>
          <w:t xml:space="preserve"> caribou </w:t>
        </w:r>
      </w:ins>
      <w:ins w:id="237" w:author="Clayton Lamb" w:date="2023-07-19T12:17:00Z">
        <w:r w:rsidR="005C0D95" w:rsidRPr="00366A3B">
          <w:rPr>
            <w:rFonts w:ascii="Times New Roman" w:hAnsi="Times New Roman"/>
            <w:color w:val="000000" w:themeColor="text1"/>
            <w:sz w:val="24"/>
            <w:szCs w:val="24"/>
          </w:rPr>
          <w:t>health, as</w:t>
        </w:r>
      </w:ins>
      <w:ins w:id="238" w:author="Clayton Lamb" w:date="2023-07-18T10:42:00Z">
        <w:r w:rsidR="00F7142E" w:rsidRPr="00366A3B">
          <w:rPr>
            <w:rFonts w:ascii="Times New Roman" w:hAnsi="Times New Roman"/>
            <w:color w:val="000000" w:themeColor="text1"/>
            <w:sz w:val="24"/>
            <w:szCs w:val="24"/>
          </w:rPr>
          <w:t xml:space="preserve"> indexed by our health metrics,</w:t>
        </w:r>
      </w:ins>
      <w:ins w:id="239" w:author="Clayton Lamb" w:date="2023-07-18T10:39:00Z">
        <w:r w:rsidR="00F7142E" w:rsidRPr="00366A3B">
          <w:rPr>
            <w:rFonts w:ascii="Times New Roman" w:hAnsi="Times New Roman"/>
            <w:color w:val="000000" w:themeColor="text1"/>
            <w:sz w:val="24"/>
            <w:szCs w:val="24"/>
          </w:rPr>
          <w:t xml:space="preserve"> </w:t>
        </w:r>
      </w:ins>
      <w:ins w:id="240" w:author="Clayton Lamb" w:date="2023-07-18T10:42:00Z">
        <w:r w:rsidR="00F7142E" w:rsidRPr="00366A3B">
          <w:rPr>
            <w:rFonts w:ascii="Times New Roman" w:hAnsi="Times New Roman"/>
            <w:color w:val="000000" w:themeColor="text1"/>
            <w:sz w:val="24"/>
            <w:szCs w:val="24"/>
          </w:rPr>
          <w:t>will</w:t>
        </w:r>
      </w:ins>
      <w:ins w:id="241" w:author="Clayton Lamb" w:date="2023-07-19T12:18:00Z">
        <w:r w:rsidR="005C0D95">
          <w:rPr>
            <w:rFonts w:ascii="Times New Roman" w:hAnsi="Times New Roman"/>
            <w:color w:val="000000" w:themeColor="text1"/>
            <w:sz w:val="24"/>
            <w:szCs w:val="24"/>
          </w:rPr>
          <w:t xml:space="preserve"> 1) </w:t>
        </w:r>
      </w:ins>
      <w:ins w:id="242" w:author="Clayton Lamb" w:date="2023-07-18T10:42:00Z">
        <w:r w:rsidR="00F7142E" w:rsidRPr="00366A3B">
          <w:rPr>
            <w:rFonts w:ascii="Times New Roman" w:hAnsi="Times New Roman"/>
            <w:color w:val="000000" w:themeColor="text1"/>
            <w:sz w:val="24"/>
            <w:szCs w:val="24"/>
          </w:rPr>
          <w:t xml:space="preserve">not be negatively impacted by </w:t>
        </w:r>
      </w:ins>
      <w:ins w:id="243" w:author="Clayton Lamb" w:date="2023-07-18T10:40:00Z">
        <w:r w:rsidR="00F7142E" w:rsidRPr="00366A3B">
          <w:rPr>
            <w:rFonts w:ascii="Times New Roman" w:hAnsi="Times New Roman"/>
            <w:color w:val="000000" w:themeColor="text1"/>
            <w:sz w:val="24"/>
            <w:szCs w:val="24"/>
          </w:rPr>
          <w:t>maternal penning</w:t>
        </w:r>
      </w:ins>
      <w:ins w:id="244" w:author="Clayton Lamb" w:date="2023-07-18T10:42:00Z">
        <w:r w:rsidR="00F7142E" w:rsidRPr="00366A3B">
          <w:rPr>
            <w:rFonts w:ascii="Times New Roman" w:hAnsi="Times New Roman"/>
            <w:color w:val="000000" w:themeColor="text1"/>
            <w:sz w:val="24"/>
            <w:szCs w:val="24"/>
          </w:rPr>
          <w:t xml:space="preserve"> because although penning is invasive, the animals are</w:t>
        </w:r>
      </w:ins>
      <w:ins w:id="245" w:author="Clayton Lamb" w:date="2023-07-18T10:43:00Z">
        <w:r w:rsidR="00F7142E" w:rsidRPr="00366A3B">
          <w:rPr>
            <w:rFonts w:ascii="Times New Roman" w:hAnsi="Times New Roman"/>
            <w:color w:val="000000" w:themeColor="text1"/>
            <w:sz w:val="24"/>
            <w:szCs w:val="24"/>
          </w:rPr>
          <w:t xml:space="preserve"> fed and protected from predators and these aspects of the pen benefit caribou health more than the negative impacts from capture an</w:t>
        </w:r>
      </w:ins>
      <w:ins w:id="246" w:author="Clayton Lamb" w:date="2023-07-18T10:44:00Z">
        <w:r w:rsidR="00F7142E" w:rsidRPr="00366A3B">
          <w:rPr>
            <w:rFonts w:ascii="Times New Roman" w:hAnsi="Times New Roman"/>
            <w:color w:val="000000" w:themeColor="text1"/>
            <w:sz w:val="24"/>
            <w:szCs w:val="24"/>
          </w:rPr>
          <w:t xml:space="preserve">d captivity, </w:t>
        </w:r>
      </w:ins>
      <w:ins w:id="247" w:author="Clayton Lamb" w:date="2023-07-18T10:40:00Z">
        <w:r w:rsidR="00F7142E" w:rsidRPr="00366A3B">
          <w:rPr>
            <w:rFonts w:ascii="Times New Roman" w:hAnsi="Times New Roman"/>
            <w:color w:val="000000" w:themeColor="text1"/>
            <w:sz w:val="24"/>
            <w:szCs w:val="24"/>
          </w:rPr>
          <w:t>and 2) produce more calves than unhealthy caribou due to</w:t>
        </w:r>
      </w:ins>
      <w:ins w:id="248" w:author="Clayton Lamb" w:date="2023-07-18T10:41:00Z">
        <w:r w:rsidR="00F7142E" w:rsidRPr="00366A3B">
          <w:rPr>
            <w:rFonts w:ascii="Times New Roman" w:hAnsi="Times New Roman"/>
            <w:color w:val="000000" w:themeColor="text1"/>
            <w:sz w:val="24"/>
            <w:szCs w:val="24"/>
          </w:rPr>
          <w:t xml:space="preserve"> </w:t>
        </w:r>
      </w:ins>
      <w:ins w:id="249" w:author="Clayton Lamb" w:date="2023-07-19T12:18:00Z">
        <w:r w:rsidR="005C0D95">
          <w:rPr>
            <w:rFonts w:ascii="Times New Roman" w:hAnsi="Times New Roman"/>
            <w:color w:val="000000" w:themeColor="text1"/>
            <w:sz w:val="24"/>
            <w:szCs w:val="24"/>
          </w:rPr>
          <w:t>being able</w:t>
        </w:r>
      </w:ins>
      <w:ins w:id="250" w:author="Clayton Lamb" w:date="2023-07-18T10:41:00Z">
        <w:r w:rsidR="00F7142E" w:rsidRPr="00366A3B">
          <w:rPr>
            <w:rFonts w:ascii="Times New Roman" w:hAnsi="Times New Roman"/>
            <w:color w:val="000000" w:themeColor="text1"/>
            <w:sz w:val="24"/>
            <w:szCs w:val="24"/>
          </w:rPr>
          <w:t xml:space="preserve"> produce and support healthy calves.</w:t>
        </w:r>
      </w:ins>
    </w:p>
    <w:p w14:paraId="015DEFE4" w14:textId="6FE90C78" w:rsidR="00791EC2" w:rsidRPr="00366A3B" w:rsidDel="00F7142E" w:rsidRDefault="00791EC2" w:rsidP="00FC1CFF">
      <w:pPr>
        <w:pStyle w:val="BodyText"/>
        <w:spacing w:line="480" w:lineRule="auto"/>
        <w:ind w:firstLine="360"/>
        <w:jc w:val="left"/>
        <w:rPr>
          <w:del w:id="251" w:author="Clayton Lamb" w:date="2023-07-18T10:37:00Z"/>
          <w:rFonts w:ascii="Times New Roman" w:hAnsi="Times New Roman"/>
          <w:color w:val="000000" w:themeColor="text1"/>
          <w:sz w:val="24"/>
          <w:szCs w:val="24"/>
        </w:rPr>
      </w:pPr>
    </w:p>
    <w:p w14:paraId="7E09F489" w14:textId="5709091C" w:rsidR="004A1CB9" w:rsidRPr="00366A3B" w:rsidRDefault="0049569E" w:rsidP="00C12E97">
      <w:pPr>
        <w:pStyle w:val="Heading1"/>
        <w:spacing w:line="480" w:lineRule="auto"/>
        <w:rPr>
          <w:rFonts w:ascii="Times New Roman" w:hAnsi="Times New Roman"/>
          <w:color w:val="000000" w:themeColor="text1"/>
          <w:spacing w:val="0"/>
          <w:sz w:val="24"/>
          <w:szCs w:val="24"/>
        </w:rPr>
      </w:pPr>
      <w:r w:rsidRPr="00366A3B">
        <w:rPr>
          <w:rFonts w:ascii="Times New Roman" w:hAnsi="Times New Roman"/>
          <w:color w:val="000000" w:themeColor="text1"/>
          <w:spacing w:val="0"/>
          <w:sz w:val="24"/>
          <w:szCs w:val="24"/>
        </w:rPr>
        <w:t>M</w:t>
      </w:r>
      <w:r w:rsidR="009F17C8" w:rsidRPr="00366A3B">
        <w:rPr>
          <w:rFonts w:ascii="Times New Roman" w:hAnsi="Times New Roman"/>
          <w:caps w:val="0"/>
          <w:color w:val="000000" w:themeColor="text1"/>
          <w:spacing w:val="0"/>
          <w:sz w:val="24"/>
          <w:szCs w:val="24"/>
        </w:rPr>
        <w:t>ethods</w:t>
      </w:r>
      <w:bookmarkEnd w:id="96"/>
      <w:bookmarkEnd w:id="97"/>
    </w:p>
    <w:p w14:paraId="78AA4B4E" w14:textId="2ECD9F2C" w:rsidR="00446D6D" w:rsidRPr="00366A3B" w:rsidRDefault="00446D6D" w:rsidP="00C12E97">
      <w:pPr>
        <w:pStyle w:val="Heading3"/>
        <w:spacing w:line="480" w:lineRule="auto"/>
        <w:rPr>
          <w:rFonts w:ascii="Times New Roman" w:hAnsi="Times New Roman"/>
          <w:i w:val="0"/>
          <w:color w:val="000000" w:themeColor="text1"/>
          <w:sz w:val="24"/>
          <w:szCs w:val="24"/>
        </w:rPr>
      </w:pPr>
      <w:bookmarkStart w:id="252" w:name="_Toc8115489"/>
      <w:bookmarkStart w:id="253" w:name="_Toc13047636"/>
      <w:r w:rsidRPr="00366A3B">
        <w:rPr>
          <w:rFonts w:ascii="Times New Roman" w:hAnsi="Times New Roman"/>
          <w:i w:val="0"/>
          <w:color w:val="000000" w:themeColor="text1"/>
          <w:sz w:val="24"/>
          <w:szCs w:val="24"/>
        </w:rPr>
        <w:t>Study area</w:t>
      </w:r>
      <w:bookmarkEnd w:id="252"/>
      <w:bookmarkEnd w:id="253"/>
    </w:p>
    <w:p w14:paraId="2C562880" w14:textId="5EAB276B" w:rsidR="00446D6D" w:rsidRPr="00366A3B" w:rsidRDefault="00446D6D" w:rsidP="00C12E97">
      <w:pPr>
        <w:pStyle w:val="BodyText"/>
        <w:spacing w:line="480" w:lineRule="auto"/>
        <w:jc w:val="left"/>
        <w:rPr>
          <w:rFonts w:ascii="Times New Roman" w:hAnsi="Times New Roman"/>
          <w:color w:val="000000" w:themeColor="text1"/>
          <w:sz w:val="24"/>
          <w:szCs w:val="24"/>
        </w:rPr>
      </w:pPr>
      <w:bookmarkStart w:id="254" w:name="_Toc8116071"/>
      <w:r w:rsidRPr="00366A3B">
        <w:rPr>
          <w:rFonts w:ascii="Times New Roman" w:hAnsi="Times New Roman"/>
          <w:color w:val="000000" w:themeColor="text1"/>
          <w:sz w:val="24"/>
          <w:szCs w:val="24"/>
        </w:rPr>
        <w:t xml:space="preserve">The study </w:t>
      </w:r>
      <w:del w:id="255" w:author="Clayton Lamb" w:date="2023-07-18T10:49:00Z">
        <w:r w:rsidRPr="00366A3B" w:rsidDel="00FC014C">
          <w:rPr>
            <w:rFonts w:ascii="Times New Roman" w:hAnsi="Times New Roman"/>
            <w:color w:val="000000" w:themeColor="text1"/>
            <w:sz w:val="24"/>
            <w:szCs w:val="24"/>
          </w:rPr>
          <w:delText xml:space="preserve">area </w:delText>
        </w:r>
      </w:del>
      <w:del w:id="256" w:author="Clayton Lamb" w:date="2023-07-18T10:48:00Z">
        <w:r w:rsidRPr="00366A3B" w:rsidDel="00FC014C">
          <w:rPr>
            <w:rFonts w:ascii="Times New Roman" w:hAnsi="Times New Roman"/>
            <w:color w:val="000000" w:themeColor="text1"/>
            <w:sz w:val="24"/>
            <w:szCs w:val="24"/>
          </w:rPr>
          <w:delText xml:space="preserve">for this project </w:delText>
        </w:r>
      </w:del>
      <w:del w:id="257" w:author="Clayton Lamb" w:date="2023-07-18T10:49:00Z">
        <w:r w:rsidRPr="00366A3B" w:rsidDel="00FC014C">
          <w:rPr>
            <w:rFonts w:ascii="Times New Roman" w:hAnsi="Times New Roman"/>
            <w:color w:val="000000" w:themeColor="text1"/>
            <w:sz w:val="24"/>
            <w:szCs w:val="24"/>
          </w:rPr>
          <w:delText xml:space="preserve">is </w:delText>
        </w:r>
      </w:del>
      <w:del w:id="258" w:author="Clayton Lamb" w:date="2023-07-18T10:48:00Z">
        <w:r w:rsidRPr="00366A3B" w:rsidDel="00FC014C">
          <w:rPr>
            <w:rFonts w:ascii="Times New Roman" w:hAnsi="Times New Roman"/>
            <w:color w:val="000000" w:themeColor="text1"/>
            <w:sz w:val="24"/>
            <w:szCs w:val="24"/>
          </w:rPr>
          <w:delText>defined by the range of</w:delText>
        </w:r>
      </w:del>
      <w:del w:id="259" w:author="Clayton Lamb" w:date="2023-07-18T10:49:00Z">
        <w:r w:rsidRPr="00366A3B" w:rsidDel="00FC014C">
          <w:rPr>
            <w:rFonts w:ascii="Times New Roman" w:hAnsi="Times New Roman"/>
            <w:color w:val="000000" w:themeColor="text1"/>
            <w:sz w:val="24"/>
            <w:szCs w:val="24"/>
          </w:rPr>
          <w:delText xml:space="preserve"> the </w:delText>
        </w:r>
      </w:del>
      <w:ins w:id="260" w:author="Clayton Lamb" w:date="2023-07-18T10:49:00Z">
        <w:r w:rsidR="00FC014C" w:rsidRPr="00366A3B">
          <w:rPr>
            <w:rFonts w:ascii="Times New Roman" w:hAnsi="Times New Roman"/>
            <w:color w:val="000000" w:themeColor="text1"/>
            <w:sz w:val="24"/>
            <w:szCs w:val="24"/>
          </w:rPr>
          <w:t xml:space="preserve">is focused on the </w:t>
        </w:r>
      </w:ins>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550E70" w:rsidRPr="00366A3B">
        <w:rPr>
          <w:rFonts w:ascii="Times New Roman" w:hAnsi="Times New Roman"/>
          <w:color w:val="000000" w:themeColor="text1"/>
          <w:sz w:val="24"/>
          <w:szCs w:val="24"/>
        </w:rPr>
        <w:t xml:space="preserve"> caribou</w:t>
      </w:r>
      <w:r w:rsidRPr="00366A3B">
        <w:rPr>
          <w:rFonts w:ascii="Times New Roman" w:hAnsi="Times New Roman"/>
          <w:color w:val="000000" w:themeColor="text1"/>
          <w:sz w:val="24"/>
          <w:szCs w:val="24"/>
        </w:rPr>
        <w:t xml:space="preserve"> </w:t>
      </w:r>
      <w:r w:rsidR="00146A8F" w:rsidRPr="00366A3B">
        <w:rPr>
          <w:rFonts w:ascii="Times New Roman" w:hAnsi="Times New Roman"/>
          <w:color w:val="000000" w:themeColor="text1"/>
          <w:sz w:val="24"/>
          <w:szCs w:val="24"/>
        </w:rPr>
        <w:t>subpopulatio</w:t>
      </w:r>
      <w:del w:id="261" w:author="Clayton Lamb" w:date="2023-07-18T10:49:00Z">
        <w:r w:rsidR="00146A8F" w:rsidRPr="00366A3B" w:rsidDel="00FC014C">
          <w:rPr>
            <w:rFonts w:ascii="Times New Roman" w:hAnsi="Times New Roman"/>
            <w:color w:val="000000" w:themeColor="text1"/>
            <w:sz w:val="24"/>
            <w:szCs w:val="24"/>
          </w:rPr>
          <w:delText>n</w:delText>
        </w:r>
      </w:del>
      <w:ins w:id="262" w:author="Clayton Lamb" w:date="2023-07-18T10:49:00Z">
        <w:r w:rsidR="00FC014C" w:rsidRPr="00366A3B">
          <w:rPr>
            <w:rFonts w:ascii="Times New Roman" w:hAnsi="Times New Roman"/>
            <w:color w:val="000000" w:themeColor="text1"/>
            <w:sz w:val="24"/>
            <w:szCs w:val="24"/>
          </w:rPr>
          <w:t>n</w:t>
        </w:r>
      </w:ins>
      <w:del w:id="263" w:author="Clayton Lamb" w:date="2023-07-18T10:49:00Z">
        <w:r w:rsidRPr="00366A3B" w:rsidDel="00FC014C">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in north-eastern British Columbia</w:t>
      </w:r>
      <w:r w:rsidR="00146A8F" w:rsidRPr="00366A3B">
        <w:rPr>
          <w:rFonts w:ascii="Times New Roman" w:hAnsi="Times New Roman"/>
          <w:color w:val="000000" w:themeColor="text1"/>
          <w:sz w:val="24"/>
          <w:szCs w:val="24"/>
        </w:rPr>
        <w:t>, Canada</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REF _Ref8294931 \h  \* MERGEFORMAT </w:instrText>
      </w:r>
      <w:r w:rsidRPr="00366A3B">
        <w:rPr>
          <w:rFonts w:ascii="Times New Roman" w:hAnsi="Times New Roman"/>
          <w:color w:val="000000" w:themeColor="text1"/>
          <w:sz w:val="24"/>
          <w:szCs w:val="24"/>
        </w:rPr>
      </w:r>
      <w:r w:rsidRPr="00366A3B">
        <w:rPr>
          <w:rFonts w:ascii="Times New Roman" w:hAnsi="Times New Roman"/>
          <w:color w:val="000000" w:themeColor="text1"/>
          <w:sz w:val="24"/>
          <w:szCs w:val="24"/>
        </w:rPr>
        <w:fldChar w:fldCharType="separate"/>
      </w:r>
      <w:ins w:id="264" w:author="Clayton Lamb" w:date="2023-07-13T14:41:00Z">
        <w:r w:rsidR="000754F2" w:rsidRPr="00366A3B">
          <w:rPr>
            <w:rFonts w:ascii="Times New Roman" w:hAnsi="Times New Roman"/>
            <w:color w:val="000000" w:themeColor="text1"/>
            <w:sz w:val="24"/>
            <w:szCs w:val="24"/>
            <w:rPrChange w:id="265"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266" w:author="Clayton Lamb" w:date="2023-07-19T07:26:00Z">
              <w:rPr>
                <w:rFonts w:ascii="Times New Roman" w:hAnsi="Times New Roman"/>
                <w:noProof/>
                <w:color w:val="000000" w:themeColor="text1"/>
                <w:szCs w:val="24"/>
              </w:rPr>
            </w:rPrChange>
          </w:rPr>
          <w:t>1</w:t>
        </w:r>
      </w:ins>
      <w:del w:id="267" w:author="Clayton Lamb" w:date="2023-07-13T14:41:00Z">
        <w:r w:rsidRPr="00366A3B" w:rsidDel="000754F2">
          <w:rPr>
            <w:rFonts w:ascii="Times New Roman" w:hAnsi="Times New Roman"/>
            <w:color w:val="000000" w:themeColor="text1"/>
            <w:sz w:val="24"/>
            <w:szCs w:val="24"/>
          </w:rPr>
          <w:delText xml:space="preserve">Figure </w:delText>
        </w:r>
        <w:r w:rsidRPr="00366A3B" w:rsidDel="000754F2">
          <w:rPr>
            <w:rFonts w:ascii="Times New Roman" w:hAnsi="Times New Roman"/>
            <w:noProof/>
            <w:color w:val="000000" w:themeColor="text1"/>
            <w:sz w:val="24"/>
            <w:szCs w:val="24"/>
          </w:rPr>
          <w:delText>1</w:delText>
        </w:r>
      </w:del>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bookmarkEnd w:id="254"/>
      <w:r w:rsidR="0011049E" w:rsidRPr="00366A3B">
        <w:rPr>
          <w:rFonts w:ascii="Times New Roman" w:hAnsi="Times New Roman"/>
          <w:color w:val="000000" w:themeColor="text1"/>
          <w:sz w:val="24"/>
          <w:szCs w:val="24"/>
        </w:rPr>
        <w:t xml:space="preserve">The </w:t>
      </w:r>
      <w:proofErr w:type="spellStart"/>
      <w:r w:rsidR="0011049E" w:rsidRPr="00366A3B">
        <w:rPr>
          <w:rFonts w:ascii="Times New Roman" w:hAnsi="Times New Roman"/>
          <w:color w:val="000000" w:themeColor="text1"/>
          <w:sz w:val="24"/>
          <w:szCs w:val="24"/>
        </w:rPr>
        <w:t>Klinse</w:t>
      </w:r>
      <w:proofErr w:type="spellEnd"/>
      <w:r w:rsidR="0011049E" w:rsidRPr="00366A3B">
        <w:rPr>
          <w:rFonts w:ascii="Times New Roman" w:hAnsi="Times New Roman"/>
          <w:color w:val="000000" w:themeColor="text1"/>
          <w:sz w:val="24"/>
          <w:szCs w:val="24"/>
        </w:rPr>
        <w:t xml:space="preserve">-Za </w:t>
      </w:r>
      <w:r w:rsidR="00E17870" w:rsidRPr="00366A3B">
        <w:rPr>
          <w:rFonts w:ascii="Times New Roman" w:hAnsi="Times New Roman"/>
          <w:color w:val="000000" w:themeColor="text1"/>
          <w:sz w:val="24"/>
          <w:szCs w:val="24"/>
        </w:rPr>
        <w:t xml:space="preserve">range </w:t>
      </w:r>
      <w:del w:id="268" w:author="Clayton Lamb" w:date="2023-07-18T10:49:00Z">
        <w:r w:rsidR="0011049E" w:rsidRPr="00366A3B" w:rsidDel="00FC014C">
          <w:rPr>
            <w:rFonts w:ascii="Times New Roman" w:hAnsi="Times New Roman"/>
            <w:color w:val="000000" w:themeColor="text1"/>
            <w:sz w:val="24"/>
            <w:szCs w:val="24"/>
          </w:rPr>
          <w:delText xml:space="preserve">is </w:delText>
        </w:r>
        <w:r w:rsidR="00E17870" w:rsidRPr="00366A3B" w:rsidDel="00FC014C">
          <w:rPr>
            <w:rFonts w:ascii="Times New Roman" w:hAnsi="Times New Roman"/>
            <w:color w:val="000000" w:themeColor="text1"/>
            <w:sz w:val="24"/>
            <w:szCs w:val="24"/>
          </w:rPr>
          <w:delText>located</w:delText>
        </w:r>
        <w:r w:rsidR="0011049E" w:rsidRPr="00366A3B" w:rsidDel="00FC014C">
          <w:rPr>
            <w:rFonts w:ascii="Times New Roman" w:hAnsi="Times New Roman"/>
            <w:color w:val="000000" w:themeColor="text1"/>
            <w:sz w:val="24"/>
            <w:szCs w:val="24"/>
          </w:rPr>
          <w:delText xml:space="preserve"> </w:delText>
        </w:r>
        <w:r w:rsidR="00D53931" w:rsidRPr="00366A3B" w:rsidDel="00FC014C">
          <w:rPr>
            <w:rFonts w:ascii="Times New Roman" w:hAnsi="Times New Roman"/>
            <w:color w:val="000000" w:themeColor="text1"/>
            <w:sz w:val="24"/>
            <w:szCs w:val="24"/>
          </w:rPr>
          <w:delText>in</w:delText>
        </w:r>
      </w:del>
      <w:ins w:id="269" w:author="Clayton Lamb" w:date="2023-07-18T10:49:00Z">
        <w:r w:rsidR="00FC014C" w:rsidRPr="00366A3B">
          <w:rPr>
            <w:rFonts w:ascii="Times New Roman" w:hAnsi="Times New Roman"/>
            <w:color w:val="000000" w:themeColor="text1"/>
            <w:sz w:val="24"/>
            <w:szCs w:val="24"/>
          </w:rPr>
          <w:t>is in</w:t>
        </w:r>
      </w:ins>
      <w:r w:rsidR="00D53931" w:rsidRPr="00366A3B">
        <w:rPr>
          <w:rFonts w:ascii="Times New Roman" w:hAnsi="Times New Roman"/>
          <w:color w:val="000000" w:themeColor="text1"/>
          <w:sz w:val="24"/>
          <w:szCs w:val="24"/>
        </w:rPr>
        <w:t xml:space="preserve"> the </w:t>
      </w:r>
      <w:r w:rsidR="00F652B2" w:rsidRPr="00366A3B">
        <w:rPr>
          <w:rFonts w:ascii="Times New Roman" w:hAnsi="Times New Roman"/>
          <w:color w:val="000000" w:themeColor="text1"/>
          <w:sz w:val="24"/>
          <w:szCs w:val="24"/>
        </w:rPr>
        <w:t>west</w:t>
      </w:r>
      <w:r w:rsidR="00D53931" w:rsidRPr="00366A3B">
        <w:rPr>
          <w:rFonts w:ascii="Times New Roman" w:hAnsi="Times New Roman"/>
          <w:color w:val="000000" w:themeColor="text1"/>
          <w:sz w:val="24"/>
          <w:szCs w:val="24"/>
        </w:rPr>
        <w:t>ern</w:t>
      </w:r>
      <w:r w:rsidR="0011049E" w:rsidRPr="00366A3B">
        <w:rPr>
          <w:rFonts w:ascii="Times New Roman" w:hAnsi="Times New Roman"/>
          <w:color w:val="000000" w:themeColor="text1"/>
          <w:sz w:val="24"/>
          <w:szCs w:val="24"/>
        </w:rPr>
        <w:t xml:space="preserve"> Peace region in British Columbia and </w:t>
      </w:r>
      <w:r w:rsidR="00770F2E" w:rsidRPr="00366A3B">
        <w:rPr>
          <w:rFonts w:ascii="Times New Roman" w:hAnsi="Times New Roman"/>
          <w:color w:val="000000" w:themeColor="text1"/>
          <w:sz w:val="24"/>
          <w:szCs w:val="24"/>
        </w:rPr>
        <w:t xml:space="preserve">characterized </w:t>
      </w:r>
      <w:r w:rsidR="0011049E" w:rsidRPr="00366A3B">
        <w:rPr>
          <w:rFonts w:ascii="Times New Roman" w:hAnsi="Times New Roman"/>
          <w:color w:val="000000" w:themeColor="text1"/>
          <w:sz w:val="24"/>
          <w:szCs w:val="24"/>
        </w:rPr>
        <w:t xml:space="preserve">by both steep and rolling sections of the Rocky Mountains. </w:t>
      </w:r>
      <w:r w:rsidR="006C1332" w:rsidRPr="00366A3B">
        <w:rPr>
          <w:rFonts w:ascii="Times New Roman" w:hAnsi="Times New Roman"/>
          <w:color w:val="000000" w:themeColor="text1"/>
          <w:sz w:val="24"/>
          <w:szCs w:val="24"/>
        </w:rPr>
        <w:t xml:space="preserve">Anthropogenic </w:t>
      </w:r>
      <w:r w:rsidR="00550E70" w:rsidRPr="00366A3B">
        <w:rPr>
          <w:rFonts w:ascii="Times New Roman" w:hAnsi="Times New Roman"/>
          <w:color w:val="000000" w:themeColor="text1"/>
          <w:sz w:val="24"/>
          <w:szCs w:val="24"/>
        </w:rPr>
        <w:t xml:space="preserve">disturbance is concentrated towards the eastern side of the </w:t>
      </w:r>
      <w:r w:rsidR="008A2E68" w:rsidRPr="00366A3B">
        <w:rPr>
          <w:rFonts w:ascii="Times New Roman" w:hAnsi="Times New Roman"/>
          <w:color w:val="000000" w:themeColor="text1"/>
          <w:sz w:val="24"/>
          <w:szCs w:val="24"/>
        </w:rPr>
        <w:t>subpopulation</w:t>
      </w:r>
      <w:r w:rsidR="00550E70" w:rsidRPr="00366A3B">
        <w:rPr>
          <w:rFonts w:ascii="Times New Roman" w:hAnsi="Times New Roman"/>
          <w:color w:val="000000" w:themeColor="text1"/>
          <w:sz w:val="24"/>
          <w:szCs w:val="24"/>
        </w:rPr>
        <w:t xml:space="preserve"> range (though present a</w:t>
      </w:r>
      <w:r w:rsidR="0011049E" w:rsidRPr="00366A3B">
        <w:rPr>
          <w:rFonts w:ascii="Times New Roman" w:hAnsi="Times New Roman"/>
          <w:color w:val="000000" w:themeColor="text1"/>
          <w:sz w:val="24"/>
          <w:szCs w:val="24"/>
        </w:rPr>
        <w:t>t</w:t>
      </w:r>
      <w:r w:rsidR="00550E70" w:rsidRPr="00366A3B">
        <w:rPr>
          <w:rFonts w:ascii="Times New Roman" w:hAnsi="Times New Roman"/>
          <w:color w:val="000000" w:themeColor="text1"/>
          <w:sz w:val="24"/>
          <w:szCs w:val="24"/>
        </w:rPr>
        <w:t xml:space="preserve"> some level throughout)</w:t>
      </w:r>
      <w:r w:rsidR="00F652B2" w:rsidRPr="00366A3B">
        <w:rPr>
          <w:rFonts w:ascii="Times New Roman" w:hAnsi="Times New Roman"/>
          <w:color w:val="000000" w:themeColor="text1"/>
          <w:sz w:val="24"/>
          <w:szCs w:val="24"/>
        </w:rPr>
        <w:t>, lower elevations, and i</w:t>
      </w:r>
      <w:r w:rsidR="00550E70" w:rsidRPr="00366A3B">
        <w:rPr>
          <w:rFonts w:ascii="Times New Roman" w:hAnsi="Times New Roman"/>
          <w:color w:val="000000" w:themeColor="text1"/>
          <w:sz w:val="24"/>
          <w:szCs w:val="24"/>
        </w:rPr>
        <w:t>ncludes both permanent infrastructure such as paved roads, electr</w:t>
      </w:r>
      <w:r w:rsidR="00E17870" w:rsidRPr="00366A3B">
        <w:rPr>
          <w:rFonts w:ascii="Times New Roman" w:hAnsi="Times New Roman"/>
          <w:color w:val="000000" w:themeColor="text1"/>
          <w:sz w:val="24"/>
          <w:szCs w:val="24"/>
        </w:rPr>
        <w:t>onic</w:t>
      </w:r>
      <w:r w:rsidR="00550E70" w:rsidRPr="00366A3B">
        <w:rPr>
          <w:rFonts w:ascii="Times New Roman" w:hAnsi="Times New Roman"/>
          <w:color w:val="000000" w:themeColor="text1"/>
          <w:sz w:val="24"/>
          <w:szCs w:val="24"/>
        </w:rPr>
        <w:t xml:space="preserve"> transmission lines and gas pipelines, as well as dynamic features like </w:t>
      </w:r>
      <w:proofErr w:type="spellStart"/>
      <w:r w:rsidR="00550E70" w:rsidRPr="00366A3B">
        <w:rPr>
          <w:rFonts w:ascii="Times New Roman" w:hAnsi="Times New Roman"/>
          <w:color w:val="000000" w:themeColor="text1"/>
          <w:sz w:val="24"/>
          <w:szCs w:val="24"/>
        </w:rPr>
        <w:t>cutblocks</w:t>
      </w:r>
      <w:proofErr w:type="spellEnd"/>
      <w:r w:rsidR="00550E70" w:rsidRPr="00366A3B">
        <w:rPr>
          <w:rFonts w:ascii="Times New Roman" w:hAnsi="Times New Roman"/>
          <w:color w:val="000000" w:themeColor="text1"/>
          <w:sz w:val="24"/>
          <w:szCs w:val="24"/>
        </w:rPr>
        <w:t>, forest service roads,</w:t>
      </w:r>
      <w:r w:rsidR="0011049E" w:rsidRPr="00366A3B">
        <w:rPr>
          <w:rFonts w:ascii="Times New Roman" w:hAnsi="Times New Roman"/>
          <w:color w:val="000000" w:themeColor="text1"/>
          <w:sz w:val="24"/>
          <w:szCs w:val="24"/>
        </w:rPr>
        <w:t xml:space="preserve"> a large hydroelectric reservoir, </w:t>
      </w:r>
      <w:ins w:id="270" w:author="Clayton Lamb" w:date="2023-07-13T11:44:00Z">
        <w:r w:rsidR="00FC1CFF" w:rsidRPr="00366A3B">
          <w:rPr>
            <w:rFonts w:ascii="Times New Roman" w:hAnsi="Times New Roman"/>
            <w:color w:val="000000" w:themeColor="text1"/>
            <w:sz w:val="24"/>
            <w:szCs w:val="24"/>
          </w:rPr>
          <w:t xml:space="preserve">and </w:t>
        </w:r>
      </w:ins>
      <w:r w:rsidR="00550E70" w:rsidRPr="00366A3B">
        <w:rPr>
          <w:rFonts w:ascii="Times New Roman" w:hAnsi="Times New Roman"/>
          <w:color w:val="000000" w:themeColor="text1"/>
          <w:sz w:val="24"/>
          <w:szCs w:val="24"/>
        </w:rPr>
        <w:t>snowmobile trails</w:t>
      </w:r>
      <w:del w:id="271" w:author="Clayton Lamb" w:date="2023-07-13T11:44:00Z">
        <w:r w:rsidR="00550E70" w:rsidRPr="00366A3B" w:rsidDel="00FC1CFF">
          <w:rPr>
            <w:rFonts w:ascii="Times New Roman" w:hAnsi="Times New Roman"/>
            <w:color w:val="000000" w:themeColor="text1"/>
            <w:sz w:val="24"/>
            <w:szCs w:val="24"/>
          </w:rPr>
          <w:delText xml:space="preserve"> and more</w:delText>
        </w:r>
      </w:del>
      <w:r w:rsidR="00550E70" w:rsidRPr="00366A3B">
        <w:rPr>
          <w:rFonts w:ascii="Times New Roman" w:hAnsi="Times New Roman"/>
          <w:color w:val="000000" w:themeColor="text1"/>
          <w:sz w:val="24"/>
          <w:szCs w:val="24"/>
        </w:rPr>
        <w:t>.</w:t>
      </w:r>
      <w:r w:rsidR="006C1332" w:rsidRPr="00366A3B">
        <w:rPr>
          <w:rFonts w:ascii="Times New Roman" w:hAnsi="Times New Roman"/>
          <w:color w:val="000000" w:themeColor="text1"/>
          <w:sz w:val="24"/>
          <w:szCs w:val="24"/>
        </w:rPr>
        <w:t xml:space="preserve"> Additional details on the </w:t>
      </w:r>
      <w:proofErr w:type="spellStart"/>
      <w:r w:rsidR="006C1332" w:rsidRPr="00366A3B">
        <w:rPr>
          <w:rFonts w:ascii="Times New Roman" w:hAnsi="Times New Roman"/>
          <w:color w:val="000000" w:themeColor="text1"/>
          <w:sz w:val="24"/>
          <w:szCs w:val="24"/>
        </w:rPr>
        <w:t>biogeoclimatic</w:t>
      </w:r>
      <w:proofErr w:type="spellEnd"/>
      <w:r w:rsidR="006C1332" w:rsidRPr="00366A3B">
        <w:rPr>
          <w:rFonts w:ascii="Times New Roman" w:hAnsi="Times New Roman"/>
          <w:color w:val="000000" w:themeColor="text1"/>
          <w:sz w:val="24"/>
          <w:szCs w:val="24"/>
        </w:rPr>
        <w:t xml:space="preserve"> </w:t>
      </w:r>
      <w:r w:rsidR="006C1332" w:rsidRPr="00366A3B">
        <w:rPr>
          <w:rFonts w:ascii="Times New Roman" w:hAnsi="Times New Roman"/>
          <w:color w:val="000000" w:themeColor="text1"/>
          <w:sz w:val="24"/>
          <w:szCs w:val="24"/>
        </w:rPr>
        <w:lastRenderedPageBreak/>
        <w:t>conditions within the area, history, and</w:t>
      </w:r>
      <w:r w:rsidR="0011049E" w:rsidRPr="00366A3B">
        <w:rPr>
          <w:rFonts w:ascii="Times New Roman" w:hAnsi="Times New Roman"/>
          <w:color w:val="000000" w:themeColor="text1"/>
          <w:sz w:val="24"/>
          <w:szCs w:val="24"/>
        </w:rPr>
        <w:t xml:space="preserve"> habitat protections are detailed in </w:t>
      </w:r>
      <w:r w:rsidR="0011049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{"citationID":"sw7eo8Mg","properties":{"formattedCitation":"(Lamb et al. 2022, McNay et al. 2022)","plainCitation":"(Lamb et al. 2022, McNay et al. 2022)","dontUpdate":true,"noteIndex":0},"citationItems":[{"id":41,"uris":["http://zotero.org/users/6749014/items/SXY5BASP"],"itemData":{"id":41,"type":"article-journal","container-title":"Ecological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11049E" w:rsidRPr="00366A3B">
        <w:rPr>
          <w:rFonts w:ascii="Times New Roman" w:hAnsi="Times New Roman"/>
          <w:color w:val="000000" w:themeColor="text1"/>
          <w:sz w:val="24"/>
          <w:szCs w:val="24"/>
        </w:rPr>
        <w:fldChar w:fldCharType="separate"/>
      </w:r>
      <w:r w:rsidR="0011049E" w:rsidRPr="00366A3B">
        <w:rPr>
          <w:rFonts w:ascii="Times New Roman" w:hAnsi="Times New Roman"/>
          <w:noProof/>
          <w:color w:val="000000" w:themeColor="text1"/>
          <w:sz w:val="24"/>
          <w:szCs w:val="24"/>
        </w:rPr>
        <w:t xml:space="preserve">Lamb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607A57" w:rsidRPr="00366A3B">
        <w:rPr>
          <w:rFonts w:ascii="Times New Roman" w:hAnsi="Times New Roman"/>
          <w:noProof/>
          <w:color w:val="000000" w:themeColor="text1"/>
          <w:sz w:val="24"/>
          <w:szCs w:val="24"/>
        </w:rPr>
        <w:t>) and</w:t>
      </w:r>
      <w:r w:rsidR="0011049E" w:rsidRPr="00366A3B">
        <w:rPr>
          <w:rFonts w:ascii="Times New Roman" w:hAnsi="Times New Roman"/>
          <w:noProof/>
          <w:color w:val="000000" w:themeColor="text1"/>
          <w:sz w:val="24"/>
          <w:szCs w:val="24"/>
        </w:rPr>
        <w:t xml:space="preserve"> McNay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11049E" w:rsidRPr="00366A3B">
        <w:rPr>
          <w:rFonts w:ascii="Times New Roman" w:hAnsi="Times New Roman"/>
          <w:color w:val="000000" w:themeColor="text1"/>
          <w:sz w:val="24"/>
          <w:szCs w:val="24"/>
        </w:rPr>
        <w:fldChar w:fldCharType="end"/>
      </w:r>
      <w:r w:rsidR="0011049E" w:rsidRPr="00366A3B">
        <w:rPr>
          <w:rFonts w:ascii="Times New Roman" w:hAnsi="Times New Roman"/>
          <w:color w:val="000000" w:themeColor="text1"/>
          <w:sz w:val="24"/>
          <w:szCs w:val="24"/>
        </w:rPr>
        <w:t>.</w:t>
      </w:r>
    </w:p>
    <w:p w14:paraId="2D2881AE" w14:textId="79A155E9" w:rsidR="004B2794" w:rsidRPr="00366A3B" w:rsidRDefault="004B2794" w:rsidP="004B2794">
      <w:pPr>
        <w:rPr>
          <w:rFonts w:ascii="Times New Roman" w:hAnsi="Times New Roman"/>
          <w:sz w:val="24"/>
          <w:szCs w:val="24"/>
        </w:rPr>
      </w:pPr>
    </w:p>
    <w:p w14:paraId="4BA69DE5" w14:textId="69D9D7C4" w:rsidR="00882F08" w:rsidRPr="00366A3B" w:rsidRDefault="00C14B24" w:rsidP="00C12E97">
      <w:pPr>
        <w:pStyle w:val="Heading2"/>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M</w:t>
      </w:r>
      <w:r w:rsidR="00446D6D" w:rsidRPr="00366A3B">
        <w:rPr>
          <w:rFonts w:ascii="Times New Roman" w:hAnsi="Times New Roman"/>
          <w:color w:val="000000" w:themeColor="text1"/>
          <w:sz w:val="24"/>
          <w:szCs w:val="24"/>
        </w:rPr>
        <w:t>aternal pen primer</w:t>
      </w:r>
    </w:p>
    <w:p w14:paraId="5EECA99E" w14:textId="5D96EEE3" w:rsidR="00446D6D" w:rsidRPr="00366A3B" w:rsidRDefault="00FC014C" w:rsidP="00C12E97">
      <w:pPr>
        <w:pStyle w:val="BodyText"/>
        <w:spacing w:line="480" w:lineRule="auto"/>
        <w:ind w:firstLine="360"/>
        <w:jc w:val="left"/>
        <w:rPr>
          <w:rFonts w:ascii="Times New Roman" w:hAnsi="Times New Roman"/>
          <w:color w:val="000000" w:themeColor="text1"/>
          <w:sz w:val="24"/>
          <w:szCs w:val="24"/>
        </w:rPr>
      </w:pPr>
      <w:bookmarkStart w:id="272" w:name="_Toc8116061"/>
      <w:ins w:id="273" w:author="Clayton Lamb" w:date="2023-07-18T10:57:00Z">
        <w:r w:rsidRPr="00366A3B">
          <w:rPr>
            <w:rFonts w:ascii="Times New Roman" w:hAnsi="Times New Roman"/>
            <w:color w:val="000000" w:themeColor="text1"/>
            <w:sz w:val="24"/>
            <w:szCs w:val="24"/>
          </w:rPr>
          <w:t>We assessed health metrics during the 2014-2021 period of</w:t>
        </w:r>
      </w:ins>
      <w:del w:id="274" w:author="Clayton Lamb" w:date="2023-07-18T10:57:00Z">
        <w:r w:rsidR="00446D6D" w:rsidRPr="00366A3B" w:rsidDel="00FC014C">
          <w:rPr>
            <w:rFonts w:ascii="Times New Roman" w:hAnsi="Times New Roman"/>
            <w:color w:val="000000" w:themeColor="text1"/>
            <w:sz w:val="24"/>
            <w:szCs w:val="24"/>
          </w:rPr>
          <w:delText>The</w:delText>
        </w:r>
      </w:del>
      <w:r w:rsidR="00446D6D" w:rsidRPr="00366A3B">
        <w:rPr>
          <w:rFonts w:ascii="Times New Roman" w:hAnsi="Times New Roman"/>
          <w:color w:val="000000" w:themeColor="text1"/>
          <w:sz w:val="24"/>
          <w:szCs w:val="24"/>
        </w:rPr>
        <w:t xml:space="preserve"> </w:t>
      </w:r>
      <w:ins w:id="275" w:author="Clayton Lamb" w:date="2023-07-18T10:57:00Z">
        <w:r w:rsidRPr="00366A3B">
          <w:rPr>
            <w:rFonts w:ascii="Times New Roman" w:hAnsi="Times New Roman"/>
            <w:color w:val="000000" w:themeColor="text1"/>
            <w:sz w:val="24"/>
            <w:szCs w:val="24"/>
          </w:rPr>
          <w:t xml:space="preserve">the </w:t>
        </w:r>
      </w:ins>
      <w:proofErr w:type="spellStart"/>
      <w:r w:rsidR="00446D6D" w:rsidRPr="00366A3B">
        <w:rPr>
          <w:rFonts w:ascii="Times New Roman" w:hAnsi="Times New Roman"/>
          <w:color w:val="000000" w:themeColor="text1"/>
          <w:sz w:val="24"/>
          <w:szCs w:val="24"/>
        </w:rPr>
        <w:t>Klinze</w:t>
      </w:r>
      <w:proofErr w:type="spellEnd"/>
      <w:r w:rsidR="00446D6D" w:rsidRPr="00366A3B">
        <w:rPr>
          <w:rFonts w:ascii="Times New Roman" w:hAnsi="Times New Roman"/>
          <w:color w:val="000000" w:themeColor="text1"/>
          <w:sz w:val="24"/>
          <w:szCs w:val="24"/>
        </w:rPr>
        <w:t xml:space="preserve">-Za maternal </w:t>
      </w:r>
      <w:r w:rsidR="00C607FE" w:rsidRPr="00366A3B">
        <w:rPr>
          <w:rFonts w:ascii="Times New Roman" w:hAnsi="Times New Roman"/>
          <w:color w:val="000000" w:themeColor="text1"/>
          <w:sz w:val="24"/>
          <w:szCs w:val="24"/>
        </w:rPr>
        <w:t xml:space="preserve">pen </w:t>
      </w:r>
      <w:del w:id="276" w:author="Clayton Lamb" w:date="2023-07-18T10:57:00Z">
        <w:r w:rsidR="00C607FE" w:rsidRPr="00366A3B" w:rsidDel="00FC014C">
          <w:rPr>
            <w:rFonts w:ascii="Times New Roman" w:hAnsi="Times New Roman"/>
            <w:color w:val="000000" w:themeColor="text1"/>
            <w:sz w:val="24"/>
            <w:szCs w:val="24"/>
          </w:rPr>
          <w:delText xml:space="preserve">has operated </w:delText>
        </w:r>
        <w:r w:rsidR="00446D6D" w:rsidRPr="00366A3B" w:rsidDel="00FC014C">
          <w:rPr>
            <w:rFonts w:ascii="Times New Roman" w:hAnsi="Times New Roman"/>
            <w:color w:val="000000" w:themeColor="text1"/>
            <w:sz w:val="24"/>
            <w:szCs w:val="24"/>
          </w:rPr>
          <w:delText>annually since 2014</w:delText>
        </w:r>
        <w:r w:rsidR="00C361EA" w:rsidRPr="00366A3B" w:rsidDel="00FC014C">
          <w:rPr>
            <w:rFonts w:ascii="Times New Roman" w:hAnsi="Times New Roman"/>
            <w:color w:val="000000" w:themeColor="text1"/>
            <w:sz w:val="24"/>
            <w:szCs w:val="24"/>
          </w:rPr>
          <w:delText xml:space="preserve"> </w:delText>
        </w:r>
      </w:del>
      <w:r w:rsidR="00C361E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{"citationID":"Vv6x6nwF","properties":{"formattedCitation":"(McNay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C361E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C361EA" w:rsidRPr="00366A3B">
        <w:rPr>
          <w:rFonts w:ascii="Times New Roman" w:hAnsi="Times New Roman"/>
          <w:color w:val="000000" w:themeColor="text1"/>
          <w:sz w:val="24"/>
          <w:szCs w:val="24"/>
        </w:rPr>
        <w:fldChar w:fldCharType="end"/>
      </w:r>
      <w:ins w:id="277" w:author="Clayton Lamb" w:date="2023-07-18T10:58:00Z">
        <w:r w:rsidRPr="00366A3B">
          <w:rPr>
            <w:rFonts w:ascii="Times New Roman" w:hAnsi="Times New Roman"/>
            <w:color w:val="000000" w:themeColor="text1"/>
            <w:sz w:val="24"/>
            <w:szCs w:val="24"/>
          </w:rPr>
          <w:t xml:space="preserve">. </w:t>
        </w:r>
      </w:ins>
      <w:del w:id="278" w:author="Clayton Lamb" w:date="2023-07-18T10:58:00Z">
        <w:r w:rsidR="00C361EA" w:rsidRPr="00366A3B" w:rsidDel="00FC014C">
          <w:rPr>
            <w:rFonts w:ascii="Times New Roman" w:hAnsi="Times New Roman"/>
            <w:color w:val="000000" w:themeColor="text1"/>
            <w:sz w:val="24"/>
            <w:szCs w:val="24"/>
          </w:rPr>
          <w:delText xml:space="preserve"> </w:delText>
        </w:r>
      </w:del>
      <w:del w:id="279" w:author="Clayton Lamb" w:date="2023-07-18T10:57:00Z">
        <w:r w:rsidR="00C361EA" w:rsidRPr="00366A3B" w:rsidDel="00FC014C">
          <w:rPr>
            <w:rFonts w:ascii="Times New Roman" w:hAnsi="Times New Roman"/>
            <w:color w:val="000000" w:themeColor="text1"/>
            <w:sz w:val="24"/>
            <w:szCs w:val="24"/>
          </w:rPr>
          <w:delText xml:space="preserve">and we consider </w:delText>
        </w:r>
        <w:r w:rsidR="00C35CBC" w:rsidRPr="00366A3B" w:rsidDel="00FC014C">
          <w:rPr>
            <w:rFonts w:ascii="Times New Roman" w:hAnsi="Times New Roman"/>
            <w:color w:val="000000" w:themeColor="text1"/>
            <w:sz w:val="24"/>
            <w:szCs w:val="24"/>
          </w:rPr>
          <w:delText xml:space="preserve">health metrics for </w:delText>
        </w:r>
        <w:r w:rsidR="00C361EA" w:rsidRPr="00366A3B" w:rsidDel="00FC014C">
          <w:rPr>
            <w:rFonts w:ascii="Times New Roman" w:hAnsi="Times New Roman"/>
            <w:color w:val="000000" w:themeColor="text1"/>
            <w:sz w:val="24"/>
            <w:szCs w:val="24"/>
          </w:rPr>
          <w:delText>the 2014</w:delText>
        </w:r>
      </w:del>
      <w:del w:id="280" w:author="Clayton Lamb" w:date="2023-07-14T08:18:00Z">
        <w:r w:rsidR="00C361EA" w:rsidRPr="00366A3B" w:rsidDel="00D448B7">
          <w:rPr>
            <w:rFonts w:ascii="Times New Roman" w:hAnsi="Times New Roman"/>
            <w:color w:val="000000" w:themeColor="text1"/>
            <w:sz w:val="24"/>
            <w:szCs w:val="24"/>
          </w:rPr>
          <w:delText>-</w:delText>
        </w:r>
      </w:del>
      <w:del w:id="281" w:author="Clayton Lamb" w:date="2023-07-18T10:57:00Z">
        <w:r w:rsidR="00C361EA" w:rsidRPr="00366A3B" w:rsidDel="00FC014C">
          <w:rPr>
            <w:rFonts w:ascii="Times New Roman" w:hAnsi="Times New Roman"/>
            <w:color w:val="000000" w:themeColor="text1"/>
            <w:sz w:val="24"/>
            <w:szCs w:val="24"/>
          </w:rPr>
          <w:delText>202</w:delText>
        </w:r>
        <w:r w:rsidR="00134ED3" w:rsidRPr="00366A3B" w:rsidDel="00FC014C">
          <w:rPr>
            <w:rFonts w:ascii="Times New Roman" w:hAnsi="Times New Roman"/>
            <w:color w:val="000000" w:themeColor="text1"/>
            <w:sz w:val="24"/>
            <w:szCs w:val="24"/>
          </w:rPr>
          <w:delText>1</w:delText>
        </w:r>
        <w:r w:rsidR="00C361EA" w:rsidRPr="00366A3B" w:rsidDel="00FC014C">
          <w:rPr>
            <w:rFonts w:ascii="Times New Roman" w:hAnsi="Times New Roman"/>
            <w:color w:val="000000" w:themeColor="text1"/>
            <w:sz w:val="24"/>
            <w:szCs w:val="24"/>
          </w:rPr>
          <w:delText xml:space="preserve"> period</w:delText>
        </w:r>
        <w:r w:rsidR="00446D6D" w:rsidRPr="00366A3B" w:rsidDel="00FC014C">
          <w:rPr>
            <w:rFonts w:ascii="Times New Roman" w:hAnsi="Times New Roman"/>
            <w:color w:val="000000" w:themeColor="text1"/>
            <w:sz w:val="24"/>
            <w:szCs w:val="24"/>
          </w:rPr>
          <w:delText xml:space="preserve">. </w:delText>
        </w:r>
      </w:del>
      <w:r w:rsidR="00F913C5" w:rsidRPr="00366A3B">
        <w:rPr>
          <w:rFonts w:ascii="Times New Roman" w:hAnsi="Times New Roman"/>
          <w:color w:val="000000" w:themeColor="text1"/>
          <w:sz w:val="24"/>
          <w:szCs w:val="24"/>
        </w:rPr>
        <w:t>Each year, the</w:t>
      </w:r>
      <w:r w:rsidR="00446D6D" w:rsidRPr="00366A3B">
        <w:rPr>
          <w:rFonts w:ascii="Times New Roman" w:hAnsi="Times New Roman"/>
          <w:color w:val="000000" w:themeColor="text1"/>
          <w:sz w:val="24"/>
          <w:szCs w:val="24"/>
        </w:rPr>
        <w:t xml:space="preserve"> pen operation </w:t>
      </w:r>
      <w:ins w:id="282" w:author="Clayton Lamb" w:date="2023-07-18T10:58:00Z">
        <w:r w:rsidRPr="00366A3B">
          <w:rPr>
            <w:rFonts w:ascii="Times New Roman" w:hAnsi="Times New Roman"/>
            <w:color w:val="000000" w:themeColor="text1"/>
            <w:sz w:val="24"/>
            <w:szCs w:val="24"/>
          </w:rPr>
          <w:t>was</w:t>
        </w:r>
      </w:ins>
      <w:del w:id="283" w:author="Clayton Lamb" w:date="2023-07-18T10:58:00Z">
        <w:r w:rsidR="00C4757C" w:rsidRPr="00366A3B" w:rsidDel="00FC014C">
          <w:rPr>
            <w:rFonts w:ascii="Times New Roman" w:hAnsi="Times New Roman"/>
            <w:color w:val="000000" w:themeColor="text1"/>
            <w:sz w:val="24"/>
            <w:szCs w:val="24"/>
          </w:rPr>
          <w:delText>is</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initiated in March by capturing 10 to </w:t>
      </w:r>
      <w:r w:rsidR="00C361EA" w:rsidRPr="00366A3B">
        <w:rPr>
          <w:rFonts w:ascii="Times New Roman" w:hAnsi="Times New Roman"/>
          <w:color w:val="000000" w:themeColor="text1"/>
          <w:sz w:val="24"/>
          <w:szCs w:val="24"/>
        </w:rPr>
        <w:t>18</w:t>
      </w:r>
      <w:r w:rsidR="00446D6D" w:rsidRPr="00366A3B">
        <w:rPr>
          <w:rFonts w:ascii="Times New Roman" w:hAnsi="Times New Roman"/>
          <w:color w:val="000000" w:themeColor="text1"/>
          <w:sz w:val="24"/>
          <w:szCs w:val="24"/>
        </w:rPr>
        <w:t xml:space="preserve"> adult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just prior to their third trimester of pregnancy. The </w:t>
      </w:r>
      <w:r w:rsidR="00F652B2" w:rsidRPr="00366A3B">
        <w:rPr>
          <w:rFonts w:ascii="Times New Roman" w:hAnsi="Times New Roman"/>
          <w:color w:val="000000" w:themeColor="text1"/>
          <w:sz w:val="24"/>
          <w:szCs w:val="24"/>
        </w:rPr>
        <w:t xml:space="preserve">adult females </w:t>
      </w:r>
      <w:ins w:id="284" w:author="Clayton Lamb" w:date="2023-07-18T10:58:00Z">
        <w:r w:rsidRPr="00366A3B">
          <w:rPr>
            <w:rFonts w:ascii="Times New Roman" w:hAnsi="Times New Roman"/>
            <w:color w:val="000000" w:themeColor="text1"/>
            <w:sz w:val="24"/>
            <w:szCs w:val="24"/>
          </w:rPr>
          <w:t>were</w:t>
        </w:r>
      </w:ins>
      <w:del w:id="285"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transported to a pen</w:t>
      </w:r>
      <w:r w:rsidR="00C14B24" w:rsidRPr="00366A3B">
        <w:rPr>
          <w:rFonts w:ascii="Times New Roman" w:hAnsi="Times New Roman"/>
          <w:color w:val="000000" w:themeColor="text1"/>
          <w:sz w:val="24"/>
          <w:szCs w:val="24"/>
        </w:rPr>
        <w:t xml:space="preserve"> (7</w:t>
      </w:r>
      <w:del w:id="286" w:author="Clayton Lamb" w:date="2023-07-14T08:18:00Z">
        <w:r w:rsidR="00C14B24" w:rsidRPr="00366A3B" w:rsidDel="00D448B7">
          <w:rPr>
            <w:rFonts w:ascii="Times New Roman" w:hAnsi="Times New Roman"/>
            <w:color w:val="000000" w:themeColor="text1"/>
            <w:sz w:val="24"/>
            <w:szCs w:val="24"/>
          </w:rPr>
          <w:delText>-</w:delText>
        </w:r>
      </w:del>
      <w:ins w:id="287" w:author="Clayton Lamb" w:date="2023-07-14T08:18:00Z">
        <w:r w:rsidR="00D448B7" w:rsidRPr="00366A3B">
          <w:rPr>
            <w:rFonts w:ascii="Times New Roman" w:hAnsi="Times New Roman"/>
            <w:color w:val="000000" w:themeColor="text1"/>
            <w:sz w:val="24"/>
            <w:szCs w:val="24"/>
          </w:rPr>
          <w:t>–</w:t>
        </w:r>
      </w:ins>
      <w:r w:rsidR="00C14B24" w:rsidRPr="00366A3B">
        <w:rPr>
          <w:rFonts w:ascii="Times New Roman" w:hAnsi="Times New Roman"/>
          <w:color w:val="000000" w:themeColor="text1"/>
          <w:sz w:val="24"/>
          <w:szCs w:val="24"/>
        </w:rPr>
        <w:t>14 ha)</w:t>
      </w:r>
      <w:r w:rsidR="00446D6D" w:rsidRPr="00366A3B">
        <w:rPr>
          <w:rFonts w:ascii="Times New Roman" w:hAnsi="Times New Roman"/>
          <w:color w:val="000000" w:themeColor="text1"/>
          <w:sz w:val="24"/>
          <w:szCs w:val="24"/>
        </w:rPr>
        <w:t xml:space="preserve">, located in an alpine meadow within the caribou’s historic calving range, where they </w:t>
      </w:r>
      <w:ins w:id="288" w:author="Clayton Lamb" w:date="2023-07-18T10:58:00Z">
        <w:r w:rsidRPr="00366A3B">
          <w:rPr>
            <w:rFonts w:ascii="Times New Roman" w:hAnsi="Times New Roman"/>
            <w:color w:val="000000" w:themeColor="text1"/>
            <w:sz w:val="24"/>
            <w:szCs w:val="24"/>
          </w:rPr>
          <w:t>were</w:t>
        </w:r>
      </w:ins>
      <w:del w:id="289"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marked, collared, and evaluated by a licensed veterinarian</w:t>
      </w:r>
      <w:r w:rsidR="00AB66DD" w:rsidRPr="00366A3B">
        <w:rPr>
          <w:rFonts w:ascii="Times New Roman" w:hAnsi="Times New Roman"/>
          <w:color w:val="000000" w:themeColor="text1"/>
          <w:sz w:val="24"/>
          <w:szCs w:val="24"/>
        </w:rPr>
        <w:t>, and health samples collected</w:t>
      </w:r>
      <w:r w:rsidR="00446D6D" w:rsidRPr="00366A3B">
        <w:rPr>
          <w:rFonts w:ascii="Times New Roman" w:hAnsi="Times New Roman"/>
          <w:color w:val="000000" w:themeColor="text1"/>
          <w:sz w:val="24"/>
          <w:szCs w:val="24"/>
        </w:rPr>
        <w:t xml:space="preserve">. </w:t>
      </w:r>
      <w:r w:rsidR="005430E1" w:rsidRPr="00366A3B">
        <w:rPr>
          <w:rFonts w:ascii="Times New Roman" w:hAnsi="Times New Roman"/>
          <w:color w:val="000000" w:themeColor="text1"/>
          <w:sz w:val="24"/>
          <w:szCs w:val="24"/>
        </w:rPr>
        <w:t>F</w:t>
      </w:r>
      <w:r w:rsidR="00F652B2" w:rsidRPr="00366A3B">
        <w:rPr>
          <w:rFonts w:ascii="Times New Roman" w:hAnsi="Times New Roman"/>
          <w:color w:val="000000" w:themeColor="text1"/>
          <w:sz w:val="24"/>
          <w:szCs w:val="24"/>
        </w:rPr>
        <w:t>emale</w:t>
      </w:r>
      <w:r w:rsidR="005430E1" w:rsidRPr="00366A3B">
        <w:rPr>
          <w:rFonts w:ascii="Times New Roman" w:hAnsi="Times New Roman"/>
          <w:color w:val="000000" w:themeColor="text1"/>
          <w:sz w:val="24"/>
          <w:szCs w:val="24"/>
        </w:rPr>
        <w:t xml:space="preserve"> caribou in the pen</w:t>
      </w:r>
      <w:r w:rsidR="00446D6D" w:rsidRPr="00366A3B">
        <w:rPr>
          <w:rFonts w:ascii="Times New Roman" w:hAnsi="Times New Roman"/>
          <w:color w:val="000000" w:themeColor="text1"/>
          <w:sz w:val="24"/>
          <w:szCs w:val="24"/>
        </w:rPr>
        <w:t xml:space="preserve"> </w:t>
      </w:r>
      <w:ins w:id="290" w:author="Clayton Lamb" w:date="2023-07-18T10:58:00Z">
        <w:r w:rsidRPr="00366A3B">
          <w:rPr>
            <w:rFonts w:ascii="Times New Roman" w:hAnsi="Times New Roman"/>
            <w:color w:val="000000" w:themeColor="text1"/>
            <w:sz w:val="24"/>
            <w:szCs w:val="24"/>
          </w:rPr>
          <w:t>were</w:t>
        </w:r>
      </w:ins>
      <w:del w:id="291"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fed, monitored</w:t>
      </w:r>
      <w:r w:rsidR="00963D4D"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 and protected</w:t>
      </w:r>
      <w:r w:rsidR="00C14B24" w:rsidRPr="00366A3B">
        <w:rPr>
          <w:rFonts w:ascii="Times New Roman" w:hAnsi="Times New Roman"/>
          <w:color w:val="000000" w:themeColor="text1"/>
          <w:sz w:val="24"/>
          <w:szCs w:val="24"/>
        </w:rPr>
        <w:t xml:space="preserve"> by Indigenous Caribou Guardians</w:t>
      </w:r>
      <w:r w:rsidR="00446D6D" w:rsidRPr="00366A3B">
        <w:rPr>
          <w:rFonts w:ascii="Times New Roman" w:hAnsi="Times New Roman"/>
          <w:color w:val="000000" w:themeColor="text1"/>
          <w:sz w:val="24"/>
          <w:szCs w:val="24"/>
        </w:rPr>
        <w:t xml:space="preserve">. Calves </w:t>
      </w:r>
      <w:ins w:id="292" w:author="Clayton Lamb" w:date="2023-07-18T10:58:00Z">
        <w:r w:rsidRPr="00366A3B">
          <w:rPr>
            <w:rFonts w:ascii="Times New Roman" w:hAnsi="Times New Roman"/>
            <w:color w:val="000000" w:themeColor="text1"/>
            <w:sz w:val="24"/>
            <w:szCs w:val="24"/>
          </w:rPr>
          <w:t>were</w:t>
        </w:r>
      </w:ins>
      <w:del w:id="293"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typically born between early May and </w:t>
      </w:r>
      <w:r w:rsidR="00C14B24" w:rsidRPr="00366A3B">
        <w:rPr>
          <w:rFonts w:ascii="Times New Roman" w:hAnsi="Times New Roman"/>
          <w:color w:val="000000" w:themeColor="text1"/>
          <w:sz w:val="24"/>
          <w:szCs w:val="24"/>
        </w:rPr>
        <w:t>mid</w:t>
      </w:r>
      <w:r w:rsidR="00770F2E"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June and </w:t>
      </w:r>
      <w:ins w:id="294" w:author="Clayton Lamb" w:date="2023-07-18T10:58:00Z">
        <w:r w:rsidRPr="00366A3B">
          <w:rPr>
            <w:rFonts w:ascii="Times New Roman" w:hAnsi="Times New Roman"/>
            <w:color w:val="000000" w:themeColor="text1"/>
            <w:sz w:val="24"/>
            <w:szCs w:val="24"/>
          </w:rPr>
          <w:t>were</w:t>
        </w:r>
      </w:ins>
      <w:del w:id="295"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regularly monitored while in the pen. All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and calves </w:t>
      </w:r>
      <w:ins w:id="296" w:author="Clayton Lamb" w:date="2023-07-18T10:58:00Z">
        <w:r w:rsidRPr="00366A3B">
          <w:rPr>
            <w:rFonts w:ascii="Times New Roman" w:hAnsi="Times New Roman"/>
            <w:color w:val="000000" w:themeColor="text1"/>
            <w:sz w:val="24"/>
            <w:szCs w:val="24"/>
          </w:rPr>
          <w:t>were</w:t>
        </w:r>
      </w:ins>
      <w:del w:id="297"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simultaneously released when the youngest calf </w:t>
      </w:r>
      <w:del w:id="298" w:author="Clayton Lamb" w:date="2023-07-18T10:58:00Z">
        <w:r w:rsidR="00446D6D" w:rsidRPr="00366A3B" w:rsidDel="00FC014C">
          <w:rPr>
            <w:rFonts w:ascii="Times New Roman" w:hAnsi="Times New Roman"/>
            <w:color w:val="000000" w:themeColor="text1"/>
            <w:sz w:val="24"/>
            <w:szCs w:val="24"/>
          </w:rPr>
          <w:delText>i</w:delText>
        </w:r>
      </w:del>
      <w:ins w:id="299" w:author="Clayton Lamb" w:date="2023-07-18T10:58:00Z">
        <w:r w:rsidRPr="00366A3B">
          <w:rPr>
            <w:rFonts w:ascii="Times New Roman" w:hAnsi="Times New Roman"/>
            <w:color w:val="000000" w:themeColor="text1"/>
            <w:sz w:val="24"/>
            <w:szCs w:val="24"/>
          </w:rPr>
          <w:t>was</w:t>
        </w:r>
      </w:ins>
      <w:del w:id="300" w:author="Clayton Lamb" w:date="2023-07-18T10:58:00Z">
        <w:r w:rsidR="00446D6D" w:rsidRPr="00366A3B" w:rsidDel="00FC014C">
          <w:rPr>
            <w:rFonts w:ascii="Times New Roman" w:hAnsi="Times New Roman"/>
            <w:color w:val="000000" w:themeColor="text1"/>
            <w:sz w:val="24"/>
            <w:szCs w:val="24"/>
          </w:rPr>
          <w:delText>s</w:delText>
        </w:r>
      </w:del>
      <w:r w:rsidR="00446D6D" w:rsidRPr="00366A3B">
        <w:rPr>
          <w:rFonts w:ascii="Times New Roman" w:hAnsi="Times New Roman"/>
          <w:color w:val="000000" w:themeColor="text1"/>
          <w:sz w:val="24"/>
          <w:szCs w:val="24"/>
        </w:rPr>
        <w:t xml:space="preserve"> at least 6 weeks old and</w:t>
      </w:r>
      <w:del w:id="301" w:author="Clayton Lamb" w:date="2023-07-18T10:58:00Z">
        <w:r w:rsidR="00446D6D" w:rsidRPr="00366A3B" w:rsidDel="00FC014C">
          <w:rPr>
            <w:rFonts w:ascii="Times New Roman" w:hAnsi="Times New Roman"/>
            <w:color w:val="000000" w:themeColor="text1"/>
            <w:sz w:val="24"/>
            <w:szCs w:val="24"/>
          </w:rPr>
          <w:delText xml:space="preserve"> </w:delText>
        </w:r>
        <w:r w:rsidR="00086D24" w:rsidRPr="00366A3B" w:rsidDel="00FC014C">
          <w:rPr>
            <w:rFonts w:ascii="Times New Roman" w:hAnsi="Times New Roman"/>
            <w:color w:val="000000" w:themeColor="text1"/>
            <w:sz w:val="24"/>
            <w:szCs w:val="24"/>
          </w:rPr>
          <w:delText>is</w:delText>
        </w:r>
      </w:del>
      <w:r w:rsidR="00086D2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therefore past the highest-risk period for neonatal predation</w:t>
      </w:r>
      <w:r w:rsidR="00C14B24" w:rsidRPr="00366A3B">
        <w:rPr>
          <w:rFonts w:ascii="Times New Roman" w:hAnsi="Times New Roman"/>
          <w:color w:val="000000" w:themeColor="text1"/>
          <w:sz w:val="24"/>
          <w:szCs w:val="24"/>
        </w:rPr>
        <w:t xml:space="preserve"> </w:t>
      </w:r>
      <w:r w:rsidR="00C14B24"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{"citationID":"zEyRL78v","properties":{"formattedCitation":"(Adams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C14B2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(Adams et al. 2019)</w:t>
      </w:r>
      <w:r w:rsidR="00C14B24" w:rsidRPr="00366A3B">
        <w:rPr>
          <w:rFonts w:ascii="Times New Roman" w:hAnsi="Times New Roman"/>
          <w:color w:val="000000" w:themeColor="text1"/>
          <w:sz w:val="24"/>
          <w:szCs w:val="24"/>
        </w:rPr>
        <w:fldChar w:fldCharType="end"/>
      </w:r>
      <w:r w:rsidR="00446D6D" w:rsidRPr="00366A3B">
        <w:rPr>
          <w:rFonts w:ascii="Times New Roman" w:hAnsi="Times New Roman"/>
          <w:color w:val="000000" w:themeColor="text1"/>
          <w:sz w:val="24"/>
          <w:szCs w:val="24"/>
        </w:rPr>
        <w:t>.</w:t>
      </w:r>
      <w:bookmarkEnd w:id="272"/>
      <w:r w:rsidR="00446D6D" w:rsidRPr="00366A3B">
        <w:rPr>
          <w:rFonts w:ascii="Times New Roman" w:hAnsi="Times New Roman"/>
          <w:color w:val="000000" w:themeColor="text1"/>
          <w:sz w:val="24"/>
          <w:szCs w:val="24"/>
        </w:rPr>
        <w:t xml:space="preserve">  </w:t>
      </w:r>
      <w:bookmarkStart w:id="302" w:name="_Toc8116062"/>
      <w:r w:rsidR="00AB66DD" w:rsidRPr="00366A3B">
        <w:rPr>
          <w:rFonts w:ascii="Times New Roman" w:hAnsi="Times New Roman"/>
          <w:color w:val="000000" w:themeColor="text1"/>
          <w:sz w:val="24"/>
          <w:szCs w:val="24"/>
        </w:rPr>
        <w:t>Concurrently d</w:t>
      </w:r>
      <w:r w:rsidR="00446D6D" w:rsidRPr="00366A3B">
        <w:rPr>
          <w:rFonts w:ascii="Times New Roman" w:hAnsi="Times New Roman"/>
          <w:color w:val="000000" w:themeColor="text1"/>
          <w:sz w:val="24"/>
          <w:szCs w:val="24"/>
        </w:rPr>
        <w:t xml:space="preserve">uring the penning season, three </w:t>
      </w:r>
      <w:r w:rsidR="001E0666" w:rsidRPr="00366A3B">
        <w:rPr>
          <w:rFonts w:ascii="Times New Roman" w:hAnsi="Times New Roman"/>
          <w:color w:val="000000" w:themeColor="text1"/>
          <w:sz w:val="24"/>
          <w:szCs w:val="24"/>
        </w:rPr>
        <w:t xml:space="preserve">aerial </w:t>
      </w:r>
      <w:r w:rsidR="00AB66DD" w:rsidRPr="00366A3B">
        <w:rPr>
          <w:rFonts w:ascii="Times New Roman" w:hAnsi="Times New Roman"/>
          <w:color w:val="000000" w:themeColor="text1"/>
          <w:sz w:val="24"/>
          <w:szCs w:val="24"/>
        </w:rPr>
        <w:t xml:space="preserve">surveys of the free-ranging </w:t>
      </w:r>
      <w:r w:rsidR="00446D6D" w:rsidRPr="00366A3B">
        <w:rPr>
          <w:rFonts w:ascii="Times New Roman" w:hAnsi="Times New Roman"/>
          <w:color w:val="000000" w:themeColor="text1"/>
          <w:sz w:val="24"/>
          <w:szCs w:val="24"/>
        </w:rPr>
        <w:t xml:space="preserve">population </w:t>
      </w:r>
      <w:ins w:id="303" w:author="Clayton Lamb" w:date="2023-07-18T10:59:00Z">
        <w:r w:rsidRPr="00366A3B">
          <w:rPr>
            <w:rFonts w:ascii="Times New Roman" w:hAnsi="Times New Roman"/>
            <w:color w:val="000000" w:themeColor="text1"/>
            <w:sz w:val="24"/>
            <w:szCs w:val="24"/>
          </w:rPr>
          <w:t>were</w:t>
        </w:r>
      </w:ins>
      <w:del w:id="304"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carried out via radio</w:t>
      </w:r>
      <w:r w:rsidR="00963D4D"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telemetry, </w:t>
      </w:r>
      <w:r w:rsidR="00086D24" w:rsidRPr="00366A3B">
        <w:rPr>
          <w:rFonts w:ascii="Times New Roman" w:hAnsi="Times New Roman"/>
          <w:color w:val="000000" w:themeColor="text1"/>
          <w:sz w:val="24"/>
          <w:szCs w:val="24"/>
        </w:rPr>
        <w:t>collecting</w:t>
      </w:r>
      <w:r w:rsidR="00446D6D" w:rsidRPr="00366A3B">
        <w:rPr>
          <w:rFonts w:ascii="Times New Roman" w:hAnsi="Times New Roman"/>
          <w:color w:val="000000" w:themeColor="text1"/>
          <w:sz w:val="24"/>
          <w:szCs w:val="24"/>
        </w:rPr>
        <w:t xml:space="preserve"> demographic data on population size and age-sex structure, as well as adult and calf survival and mortality.</w:t>
      </w:r>
      <w:bookmarkEnd w:id="302"/>
    </w:p>
    <w:p w14:paraId="5BED35FC" w14:textId="77777777" w:rsidR="00C361EA" w:rsidRPr="00366A3B" w:rsidRDefault="00C361EA" w:rsidP="00C12E97">
      <w:pPr>
        <w:pStyle w:val="BodyText"/>
        <w:spacing w:line="480" w:lineRule="auto"/>
        <w:ind w:firstLine="360"/>
        <w:jc w:val="left"/>
        <w:rPr>
          <w:rFonts w:ascii="Times New Roman" w:hAnsi="Times New Roman"/>
          <w:color w:val="000000" w:themeColor="text1"/>
          <w:sz w:val="24"/>
          <w:szCs w:val="24"/>
        </w:rPr>
      </w:pPr>
    </w:p>
    <w:p w14:paraId="61E20230" w14:textId="04488570" w:rsidR="00446D6D" w:rsidRPr="00366A3B" w:rsidRDefault="00C14B24">
      <w:pPr>
        <w:pStyle w:val="Heading2"/>
        <w:pPrChange w:id="305" w:author="Evgenia Dubman" w:date="2023-08-02T14:50:00Z">
          <w:pPr>
            <w:pStyle w:val="BodyText"/>
            <w:spacing w:line="480" w:lineRule="auto"/>
            <w:jc w:val="left"/>
          </w:pPr>
        </w:pPrChange>
      </w:pPr>
      <w:commentRangeStart w:id="306"/>
      <w:r w:rsidRPr="00366A3B">
        <w:t>Sample collection</w:t>
      </w:r>
      <w:commentRangeEnd w:id="306"/>
      <w:r w:rsidR="001444E0" w:rsidRPr="00366A3B">
        <w:rPr>
          <w:rStyle w:val="CommentReference"/>
          <w:rFonts w:ascii="Times New Roman" w:hAnsi="Times New Roman"/>
          <w:sz w:val="24"/>
          <w:szCs w:val="24"/>
          <w:rPrChange w:id="307" w:author="Clayton Lamb" w:date="2023-07-19T07:26:00Z">
            <w:rPr>
              <w:rStyle w:val="CommentReference"/>
              <w:b/>
            </w:rPr>
          </w:rPrChange>
        </w:rPr>
        <w:commentReference w:id="306"/>
      </w:r>
    </w:p>
    <w:p w14:paraId="080A7489" w14:textId="66E2D1B1" w:rsidR="00E36453" w:rsidRPr="00366A3B" w:rsidDel="00FC1CFF" w:rsidRDefault="00E36453" w:rsidP="00C12E97">
      <w:pPr>
        <w:pStyle w:val="Heading3"/>
        <w:spacing w:line="480" w:lineRule="auto"/>
        <w:rPr>
          <w:del w:id="308" w:author="Clayton Lamb" w:date="2023-07-13T11:44:00Z"/>
          <w:rFonts w:ascii="Times New Roman" w:hAnsi="Times New Roman"/>
          <w:b w:val="0"/>
          <w:bCs/>
          <w:i w:val="0"/>
          <w:color w:val="000000" w:themeColor="text1"/>
          <w:sz w:val="24"/>
          <w:szCs w:val="24"/>
        </w:rPr>
      </w:pPr>
      <w:bookmarkStart w:id="309" w:name="_Toc8115492"/>
      <w:bookmarkStart w:id="310" w:name="_Toc13047639"/>
      <w:del w:id="311" w:author="Clayton Lamb" w:date="2023-07-13T11:44:00Z">
        <w:r w:rsidRPr="00366A3B" w:rsidDel="00FC1CFF">
          <w:rPr>
            <w:rFonts w:ascii="Times New Roman" w:hAnsi="Times New Roman"/>
            <w:b w:val="0"/>
            <w:bCs/>
            <w:i w:val="0"/>
            <w:color w:val="000000" w:themeColor="text1"/>
            <w:sz w:val="24"/>
            <w:szCs w:val="24"/>
          </w:rPr>
          <w:delText>At capture</w:delText>
        </w:r>
        <w:bookmarkEnd w:id="309"/>
        <w:bookmarkEnd w:id="310"/>
      </w:del>
    </w:p>
    <w:p w14:paraId="14256C36" w14:textId="1D4AE739" w:rsidR="008D4E9F" w:rsidRPr="00366A3B" w:rsidRDefault="00870383" w:rsidP="00C12E97">
      <w:pPr>
        <w:pStyle w:val="BodyText"/>
        <w:spacing w:line="480" w:lineRule="auto"/>
        <w:jc w:val="left"/>
        <w:rPr>
          <w:rFonts w:ascii="Times New Roman" w:hAnsi="Times New Roman"/>
          <w:color w:val="000000" w:themeColor="text1"/>
          <w:sz w:val="24"/>
          <w:szCs w:val="24"/>
        </w:rPr>
      </w:pPr>
      <w:bookmarkStart w:id="312" w:name="_Toc8116074"/>
      <w:r w:rsidRPr="00366A3B">
        <w:rPr>
          <w:rFonts w:ascii="Times New Roman" w:hAnsi="Times New Roman"/>
          <w:color w:val="000000" w:themeColor="text1"/>
          <w:sz w:val="24"/>
          <w:szCs w:val="24"/>
        </w:rPr>
        <w:t xml:space="preserve">We </w:t>
      </w:r>
      <w:ins w:id="313" w:author="Clayton Lamb" w:date="2023-07-14T08:05:00Z">
        <w:r w:rsidR="001444E0" w:rsidRPr="00366A3B">
          <w:rPr>
            <w:rFonts w:ascii="Times New Roman" w:hAnsi="Times New Roman"/>
            <w:color w:val="000000" w:themeColor="text1"/>
            <w:sz w:val="24"/>
            <w:szCs w:val="24"/>
          </w:rPr>
          <w:t xml:space="preserve">primarily </w:t>
        </w:r>
      </w:ins>
      <w:r w:rsidR="00F54FCB" w:rsidRPr="00366A3B">
        <w:rPr>
          <w:rFonts w:ascii="Times New Roman" w:hAnsi="Times New Roman"/>
          <w:color w:val="000000" w:themeColor="text1"/>
          <w:sz w:val="24"/>
          <w:szCs w:val="24"/>
        </w:rPr>
        <w:t>captured</w:t>
      </w:r>
      <w:ins w:id="314" w:author="Clayton Lamb" w:date="2023-07-14T08:04:00Z">
        <w:r w:rsidR="001444E0" w:rsidRPr="00366A3B">
          <w:rPr>
            <w:rFonts w:ascii="Times New Roman" w:hAnsi="Times New Roman"/>
            <w:color w:val="000000" w:themeColor="text1"/>
            <w:sz w:val="24"/>
            <w:szCs w:val="24"/>
          </w:rPr>
          <w:t xml:space="preserve"> </w:t>
        </w:r>
      </w:ins>
      <w:del w:id="315" w:author="Clayton Lamb" w:date="2023-07-14T08:06:00Z">
        <w:r w:rsidR="00F54FCB" w:rsidRPr="00366A3B" w:rsidDel="001444E0">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 xml:space="preserve">caribou </w:t>
      </w:r>
      <w:r w:rsidR="00F54FCB" w:rsidRPr="00366A3B">
        <w:rPr>
          <w:rFonts w:ascii="Times New Roman" w:hAnsi="Times New Roman"/>
          <w:color w:val="000000" w:themeColor="text1"/>
          <w:sz w:val="24"/>
          <w:szCs w:val="24"/>
        </w:rPr>
        <w:t>in March of each year between 2014</w:t>
      </w:r>
      <w:del w:id="316" w:author="Clayton Lamb" w:date="2023-07-14T08:18:00Z">
        <w:r w:rsidR="00F54FCB" w:rsidRPr="00366A3B" w:rsidDel="00D448B7">
          <w:rPr>
            <w:rFonts w:ascii="Times New Roman" w:hAnsi="Times New Roman"/>
            <w:color w:val="000000" w:themeColor="text1"/>
            <w:sz w:val="24"/>
            <w:szCs w:val="24"/>
          </w:rPr>
          <w:delText>-</w:delText>
        </w:r>
      </w:del>
      <w:ins w:id="317" w:author="Clayton Lamb" w:date="2023-07-14T08:18:00Z">
        <w:r w:rsidR="00D448B7" w:rsidRPr="00366A3B">
          <w:rPr>
            <w:rFonts w:ascii="Times New Roman" w:hAnsi="Times New Roman"/>
            <w:color w:val="000000" w:themeColor="text1"/>
            <w:sz w:val="24"/>
            <w:szCs w:val="24"/>
          </w:rPr>
          <w:t>–</w:t>
        </w:r>
      </w:ins>
      <w:r w:rsidR="00F54FCB" w:rsidRPr="00366A3B">
        <w:rPr>
          <w:rFonts w:ascii="Times New Roman" w:hAnsi="Times New Roman"/>
          <w:color w:val="000000" w:themeColor="text1"/>
          <w:sz w:val="24"/>
          <w:szCs w:val="24"/>
        </w:rPr>
        <w:t>202</w:t>
      </w:r>
      <w:r w:rsidR="00134ED3" w:rsidRPr="00366A3B">
        <w:rPr>
          <w:rFonts w:ascii="Times New Roman" w:hAnsi="Times New Roman"/>
          <w:color w:val="000000" w:themeColor="text1"/>
          <w:sz w:val="24"/>
          <w:szCs w:val="24"/>
        </w:rPr>
        <w:t>1</w:t>
      </w:r>
      <w:ins w:id="318" w:author="Clayton Lamb" w:date="2023-07-14T08:05:00Z">
        <w:r w:rsidR="001444E0" w:rsidRPr="00366A3B">
          <w:rPr>
            <w:rFonts w:ascii="Times New Roman" w:hAnsi="Times New Roman"/>
            <w:color w:val="000000" w:themeColor="text1"/>
            <w:sz w:val="24"/>
            <w:szCs w:val="24"/>
          </w:rPr>
          <w:t>, but also ca</w:t>
        </w:r>
      </w:ins>
      <w:ins w:id="319" w:author="Clayton Lamb" w:date="2023-07-14T08:06:00Z">
        <w:r w:rsidR="001444E0" w:rsidRPr="00366A3B">
          <w:rPr>
            <w:rFonts w:ascii="Times New Roman" w:hAnsi="Times New Roman"/>
            <w:color w:val="000000" w:themeColor="text1"/>
            <w:sz w:val="24"/>
            <w:szCs w:val="24"/>
          </w:rPr>
          <w:t>ught</w:t>
        </w:r>
      </w:ins>
      <w:ins w:id="320" w:author="Clayton Lamb" w:date="2023-07-14T08:05:00Z">
        <w:r w:rsidR="001444E0" w:rsidRPr="00366A3B">
          <w:rPr>
            <w:rFonts w:ascii="Times New Roman" w:hAnsi="Times New Roman"/>
            <w:color w:val="000000" w:themeColor="text1"/>
            <w:sz w:val="24"/>
            <w:szCs w:val="24"/>
          </w:rPr>
          <w:t xml:space="preserve"> </w:t>
        </w:r>
      </w:ins>
      <w:ins w:id="321" w:author="Clayton Lamb" w:date="2023-07-14T08:06:00Z">
        <w:r w:rsidR="001444E0" w:rsidRPr="00366A3B">
          <w:rPr>
            <w:rFonts w:ascii="Times New Roman" w:hAnsi="Times New Roman"/>
            <w:color w:val="000000" w:themeColor="text1"/>
            <w:sz w:val="24"/>
            <w:szCs w:val="24"/>
          </w:rPr>
          <w:t xml:space="preserve">some </w:t>
        </w:r>
      </w:ins>
      <w:ins w:id="322" w:author="Clayton Lamb" w:date="2023-07-14T08:05:00Z">
        <w:r w:rsidR="001444E0" w:rsidRPr="00366A3B">
          <w:rPr>
            <w:rFonts w:ascii="Times New Roman" w:hAnsi="Times New Roman"/>
            <w:color w:val="000000" w:themeColor="text1"/>
            <w:sz w:val="24"/>
            <w:szCs w:val="24"/>
          </w:rPr>
          <w:t>animals</w:t>
        </w:r>
      </w:ins>
      <w:ins w:id="323" w:author="Clayton Lamb" w:date="2023-07-14T08:07:00Z">
        <w:r w:rsidR="001444E0" w:rsidRPr="00366A3B">
          <w:rPr>
            <w:rFonts w:ascii="Times New Roman" w:hAnsi="Times New Roman"/>
            <w:color w:val="000000" w:themeColor="text1"/>
            <w:sz w:val="24"/>
            <w:szCs w:val="24"/>
          </w:rPr>
          <w:t xml:space="preserve"> (&lt;5%) </w:t>
        </w:r>
      </w:ins>
      <w:ins w:id="324" w:author="Clayton Lamb" w:date="2023-07-14T08:05:00Z">
        <w:r w:rsidR="001444E0" w:rsidRPr="00366A3B">
          <w:rPr>
            <w:rFonts w:ascii="Times New Roman" w:hAnsi="Times New Roman"/>
            <w:color w:val="000000" w:themeColor="text1"/>
            <w:sz w:val="24"/>
            <w:szCs w:val="24"/>
          </w:rPr>
          <w:t>prior to March in December</w:t>
        </w:r>
      </w:ins>
      <w:ins w:id="325" w:author="Clayton Lamb" w:date="2023-07-14T08:06:00Z">
        <w:r w:rsidR="001444E0" w:rsidRPr="00366A3B">
          <w:rPr>
            <w:rFonts w:ascii="Times New Roman" w:hAnsi="Times New Roman"/>
            <w:color w:val="000000" w:themeColor="text1"/>
            <w:sz w:val="24"/>
            <w:szCs w:val="24"/>
          </w:rPr>
          <w:t>–February</w:t>
        </w:r>
      </w:ins>
      <w:r w:rsidR="00F54FCB" w:rsidRPr="00366A3B">
        <w:rPr>
          <w:rFonts w:ascii="Times New Roman" w:hAnsi="Times New Roman"/>
          <w:color w:val="000000" w:themeColor="text1"/>
          <w:sz w:val="24"/>
          <w:szCs w:val="24"/>
        </w:rPr>
        <w:t>.</w:t>
      </w:r>
      <w:ins w:id="326" w:author="Clayton Lamb" w:date="2023-07-14T08:03:00Z">
        <w:r w:rsidR="001444E0" w:rsidRPr="00366A3B">
          <w:rPr>
            <w:rFonts w:ascii="Times New Roman" w:hAnsi="Times New Roman"/>
            <w:color w:val="000000" w:themeColor="text1"/>
            <w:sz w:val="24"/>
            <w:szCs w:val="24"/>
          </w:rPr>
          <w:t xml:space="preserve"> </w:t>
        </w:r>
      </w:ins>
      <w:del w:id="327" w:author="Clayton Lamb" w:date="2023-07-14T08:06:00Z">
        <w:r w:rsidR="00F54FCB" w:rsidRPr="00366A3B" w:rsidDel="001444E0">
          <w:rPr>
            <w:rFonts w:ascii="Times New Roman" w:hAnsi="Times New Roman"/>
            <w:color w:val="000000" w:themeColor="text1"/>
            <w:sz w:val="24"/>
            <w:szCs w:val="24"/>
          </w:rPr>
          <w:delText xml:space="preserve"> </w:delText>
        </w:r>
      </w:del>
      <w:r w:rsidR="00F54FCB" w:rsidRPr="00366A3B">
        <w:rPr>
          <w:rFonts w:ascii="Times New Roman" w:hAnsi="Times New Roman"/>
          <w:color w:val="000000" w:themeColor="text1"/>
          <w:sz w:val="24"/>
          <w:szCs w:val="24"/>
        </w:rPr>
        <w:t xml:space="preserve">Capture was conducted by </w:t>
      </w:r>
      <w:r w:rsidR="00D74331" w:rsidRPr="00366A3B">
        <w:rPr>
          <w:rFonts w:ascii="Times New Roman" w:hAnsi="Times New Roman"/>
          <w:color w:val="000000" w:themeColor="text1"/>
          <w:sz w:val="24"/>
          <w:szCs w:val="24"/>
        </w:rPr>
        <w:t xml:space="preserve">aerial </w:t>
      </w:r>
      <w:r w:rsidR="00F54FCB" w:rsidRPr="00366A3B">
        <w:rPr>
          <w:rFonts w:ascii="Times New Roman" w:hAnsi="Times New Roman"/>
          <w:color w:val="000000" w:themeColor="text1"/>
          <w:sz w:val="24"/>
          <w:szCs w:val="24"/>
        </w:rPr>
        <w:t xml:space="preserve">net gunning, as described in </w:t>
      </w:r>
      <w:r w:rsidR="00F54FCB"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{"citationID":"f70xG6ct","properties":{"formattedCitation":"(McNay et al. 2022)","plainCitation":"(McNay et al. 2022)","dontUpdate":true,"noteIndex":0},"citationItems":[{"id":36,"uris":["http://zotero.org/users/6749014/items/DFJSF878"],"itemData":{"id":36,"type":"article-journal","container-title":"Ecological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F54FCB" w:rsidRPr="00366A3B">
        <w:rPr>
          <w:rFonts w:ascii="Times New Roman" w:hAnsi="Times New Roman"/>
          <w:color w:val="000000" w:themeColor="text1"/>
          <w:sz w:val="24"/>
          <w:szCs w:val="24"/>
        </w:rPr>
        <w:fldChar w:fldCharType="separate"/>
      </w:r>
      <w:del w:id="328" w:author="Clayton Lamb" w:date="2023-07-13T11:45:00Z">
        <w:r w:rsidR="00E45298" w:rsidRPr="00366A3B" w:rsidDel="00FC1CFF">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McNay et al. </w:t>
      </w:r>
      <w:ins w:id="329" w:author="Clayton Lamb" w:date="2023-07-13T11:45:00Z">
        <w:r w:rsidR="00FC1CFF"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2022)</w:t>
      </w:r>
      <w:r w:rsidR="00F54FCB" w:rsidRPr="00366A3B">
        <w:rPr>
          <w:rFonts w:ascii="Times New Roman" w:hAnsi="Times New Roman"/>
          <w:color w:val="000000" w:themeColor="text1"/>
          <w:sz w:val="24"/>
          <w:szCs w:val="24"/>
        </w:rPr>
        <w:fldChar w:fldCharType="end"/>
      </w:r>
      <w:r w:rsidR="00F54FCB" w:rsidRPr="00366A3B">
        <w:rPr>
          <w:rFonts w:ascii="Times New Roman" w:hAnsi="Times New Roman"/>
          <w:color w:val="000000" w:themeColor="text1"/>
          <w:sz w:val="24"/>
          <w:szCs w:val="24"/>
        </w:rPr>
        <w:t>. Adult female caribou were the target of most capture</w:t>
      </w:r>
      <w:r w:rsidR="00D74331" w:rsidRPr="00366A3B">
        <w:rPr>
          <w:rFonts w:ascii="Times New Roman" w:hAnsi="Times New Roman"/>
          <w:color w:val="000000" w:themeColor="text1"/>
          <w:sz w:val="24"/>
          <w:szCs w:val="24"/>
        </w:rPr>
        <w:t>s</w:t>
      </w:r>
      <w:r w:rsidR="00F54FCB" w:rsidRPr="00366A3B">
        <w:rPr>
          <w:rFonts w:ascii="Times New Roman" w:hAnsi="Times New Roman"/>
          <w:color w:val="000000" w:themeColor="text1"/>
          <w:sz w:val="24"/>
          <w:szCs w:val="24"/>
        </w:rPr>
        <w:t xml:space="preserve">, but calves of both sexes were sometimes </w:t>
      </w:r>
      <w:r w:rsidR="00F54FCB" w:rsidRPr="00366A3B">
        <w:rPr>
          <w:rFonts w:ascii="Times New Roman" w:hAnsi="Times New Roman"/>
          <w:color w:val="000000" w:themeColor="text1"/>
          <w:sz w:val="24"/>
          <w:szCs w:val="24"/>
        </w:rPr>
        <w:lastRenderedPageBreak/>
        <w:t>brough</w:t>
      </w:r>
      <w:r w:rsidR="00E21197" w:rsidRPr="00366A3B">
        <w:rPr>
          <w:rFonts w:ascii="Times New Roman" w:hAnsi="Times New Roman"/>
          <w:color w:val="000000" w:themeColor="text1"/>
          <w:sz w:val="24"/>
          <w:szCs w:val="24"/>
        </w:rPr>
        <w:t>t</w:t>
      </w:r>
      <w:r w:rsidR="00F54FCB" w:rsidRPr="00366A3B">
        <w:rPr>
          <w:rFonts w:ascii="Times New Roman" w:hAnsi="Times New Roman"/>
          <w:color w:val="000000" w:themeColor="text1"/>
          <w:sz w:val="24"/>
          <w:szCs w:val="24"/>
        </w:rPr>
        <w:t xml:space="preserve"> into the maternal pen with their mothers.</w:t>
      </w:r>
      <w:r w:rsidR="00E21197"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We aimed to have</w:t>
      </w:r>
      <w:del w:id="330" w:author="Clayton Lamb" w:date="2023-07-13T11:46:00Z">
        <w:r w:rsidR="00D4089D" w:rsidRPr="00366A3B" w:rsidDel="00BF4D5F">
          <w:rPr>
            <w:rFonts w:ascii="Times New Roman" w:hAnsi="Times New Roman"/>
            <w:color w:val="000000" w:themeColor="text1"/>
            <w:sz w:val="24"/>
            <w:szCs w:val="24"/>
          </w:rPr>
          <w:delText xml:space="preserve"> a</w:delText>
        </w:r>
      </w:del>
      <w:del w:id="331" w:author="Clayton Lamb" w:date="2023-07-13T11:45:00Z">
        <w:r w:rsidR="00D4089D" w:rsidRPr="00366A3B" w:rsidDel="00BF4D5F">
          <w:rPr>
            <w:rFonts w:ascii="Times New Roman" w:hAnsi="Times New Roman"/>
            <w:color w:val="000000" w:themeColor="text1"/>
            <w:sz w:val="24"/>
            <w:szCs w:val="24"/>
          </w:rPr>
          <w:delText>n</w:delText>
        </w:r>
      </w:del>
      <w:r w:rsidR="00D4089D" w:rsidRPr="00366A3B">
        <w:rPr>
          <w:rFonts w:ascii="Times New Roman" w:hAnsi="Times New Roman"/>
          <w:color w:val="000000" w:themeColor="text1"/>
          <w:sz w:val="24"/>
          <w:szCs w:val="24"/>
        </w:rPr>
        <w:t xml:space="preserve"> </w:t>
      </w:r>
      <w:ins w:id="332" w:author="Clayton Lamb" w:date="2023-07-13T11:45:00Z">
        <w:r w:rsidR="00BF4D5F" w:rsidRPr="00366A3B">
          <w:rPr>
            <w:rFonts w:ascii="Times New Roman" w:hAnsi="Times New Roman"/>
            <w:color w:val="000000"/>
            <w:sz w:val="24"/>
            <w:szCs w:val="24"/>
            <w:rPrChange w:id="333" w:author="Clayton Lamb" w:date="2023-07-19T07:26:00Z">
              <w:rPr>
                <w:rFonts w:ascii="Helvetica" w:hAnsi="Helvetica"/>
                <w:color w:val="000000"/>
                <w:sz w:val="18"/>
                <w:szCs w:val="18"/>
              </w:rPr>
            </w:rPrChange>
          </w:rPr>
          <w:t>approximately the same number</w:t>
        </w:r>
        <w:r w:rsidR="00BF4D5F" w:rsidRPr="00366A3B" w:rsidDel="00BF4D5F">
          <w:rPr>
            <w:rFonts w:ascii="Times New Roman" w:hAnsi="Times New Roman"/>
            <w:color w:val="000000" w:themeColor="text1"/>
            <w:sz w:val="24"/>
            <w:szCs w:val="24"/>
          </w:rPr>
          <w:t xml:space="preserve"> </w:t>
        </w:r>
      </w:ins>
      <w:ins w:id="334" w:author="Clayton Lamb" w:date="2023-07-13T11:46:00Z">
        <w:r w:rsidR="00BF4D5F" w:rsidRPr="00366A3B">
          <w:rPr>
            <w:rFonts w:ascii="Times New Roman" w:hAnsi="Times New Roman"/>
            <w:color w:val="000000" w:themeColor="text1"/>
            <w:sz w:val="24"/>
            <w:szCs w:val="24"/>
          </w:rPr>
          <w:t xml:space="preserve">of </w:t>
        </w:r>
      </w:ins>
      <w:del w:id="335" w:author="Clayton Lamb" w:date="2023-07-13T11:45:00Z">
        <w:r w:rsidR="00D4089D" w:rsidRPr="00366A3B" w:rsidDel="00BF4D5F">
          <w:rPr>
            <w:rFonts w:ascii="Times New Roman" w:hAnsi="Times New Roman"/>
            <w:color w:val="000000" w:themeColor="text1"/>
            <w:sz w:val="24"/>
            <w:szCs w:val="24"/>
          </w:rPr>
          <w:delText xml:space="preserve">approximately similar number </w:delText>
        </w:r>
        <w:r w:rsidR="009D66D7" w:rsidRPr="00366A3B" w:rsidDel="00BF4D5F">
          <w:rPr>
            <w:rFonts w:ascii="Times New Roman" w:hAnsi="Times New Roman"/>
            <w:color w:val="000000" w:themeColor="text1"/>
            <w:sz w:val="24"/>
            <w:szCs w:val="24"/>
          </w:rPr>
          <w:delText>of</w:delText>
        </w:r>
        <w:r w:rsidR="00A8740B" w:rsidRPr="00366A3B" w:rsidDel="00BF4D5F">
          <w:rPr>
            <w:rFonts w:ascii="Times New Roman" w:hAnsi="Times New Roman"/>
            <w:color w:val="000000" w:themeColor="text1"/>
            <w:sz w:val="24"/>
            <w:szCs w:val="24"/>
          </w:rPr>
          <w:delText xml:space="preserve"> </w:delText>
        </w:r>
      </w:del>
      <w:r w:rsidR="00D74331" w:rsidRPr="00366A3B">
        <w:rPr>
          <w:rFonts w:ascii="Times New Roman" w:hAnsi="Times New Roman"/>
          <w:color w:val="000000" w:themeColor="text1"/>
          <w:sz w:val="24"/>
          <w:szCs w:val="24"/>
        </w:rPr>
        <w:t xml:space="preserve">marked </w:t>
      </w:r>
      <w:r w:rsidR="00D4089D" w:rsidRPr="00366A3B">
        <w:rPr>
          <w:rFonts w:ascii="Times New Roman" w:hAnsi="Times New Roman"/>
          <w:color w:val="000000" w:themeColor="text1"/>
          <w:sz w:val="24"/>
          <w:szCs w:val="24"/>
        </w:rPr>
        <w:t xml:space="preserve">adult </w:t>
      </w:r>
      <w:proofErr w:type="spellStart"/>
      <w:r w:rsidR="006F3250" w:rsidRPr="00366A3B">
        <w:rPr>
          <w:rFonts w:ascii="Times New Roman" w:hAnsi="Times New Roman"/>
          <w:color w:val="000000" w:themeColor="text1"/>
          <w:sz w:val="24"/>
          <w:szCs w:val="24"/>
        </w:rPr>
        <w:t>Klinse</w:t>
      </w:r>
      <w:proofErr w:type="spellEnd"/>
      <w:r w:rsidR="006F3250" w:rsidRPr="00366A3B">
        <w:rPr>
          <w:rFonts w:ascii="Times New Roman" w:hAnsi="Times New Roman"/>
          <w:color w:val="000000" w:themeColor="text1"/>
          <w:sz w:val="24"/>
          <w:szCs w:val="24"/>
        </w:rPr>
        <w:t xml:space="preserve">-Za </w:t>
      </w:r>
      <w:r w:rsidR="00D4089D" w:rsidRPr="00366A3B">
        <w:rPr>
          <w:rFonts w:ascii="Times New Roman" w:hAnsi="Times New Roman"/>
          <w:color w:val="000000" w:themeColor="text1"/>
          <w:sz w:val="24"/>
          <w:szCs w:val="24"/>
        </w:rPr>
        <w:t>females</w:t>
      </w:r>
      <w:r w:rsidR="00B63DD5"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in</w:t>
      </w:r>
      <w:r w:rsidR="00E21197" w:rsidRPr="00366A3B">
        <w:rPr>
          <w:rFonts w:ascii="Times New Roman" w:hAnsi="Times New Roman"/>
          <w:color w:val="000000" w:themeColor="text1"/>
          <w:sz w:val="24"/>
          <w:szCs w:val="24"/>
        </w:rPr>
        <w:t xml:space="preserve"> the pen</w:t>
      </w:r>
      <w:r w:rsidR="006F3250" w:rsidRPr="00366A3B">
        <w:rPr>
          <w:rFonts w:ascii="Times New Roman" w:hAnsi="Times New Roman"/>
          <w:color w:val="000000" w:themeColor="text1"/>
          <w:sz w:val="24"/>
          <w:szCs w:val="24"/>
        </w:rPr>
        <w:t xml:space="preserve"> as</w:t>
      </w:r>
      <w:ins w:id="336" w:author="Clayton Lamb" w:date="2023-07-13T11:47:00Z">
        <w:r w:rsidR="00BF4D5F" w:rsidRPr="00366A3B">
          <w:rPr>
            <w:rFonts w:ascii="Times New Roman" w:hAnsi="Times New Roman"/>
            <w:color w:val="000000" w:themeColor="text1"/>
            <w:sz w:val="24"/>
            <w:szCs w:val="24"/>
          </w:rPr>
          <w:t xml:space="preserve"> were</w:t>
        </w:r>
      </w:ins>
      <w:r w:rsidR="006F3250" w:rsidRPr="00366A3B">
        <w:rPr>
          <w:rFonts w:ascii="Times New Roman" w:hAnsi="Times New Roman"/>
          <w:color w:val="000000" w:themeColor="text1"/>
          <w:sz w:val="24"/>
          <w:szCs w:val="24"/>
        </w:rPr>
        <w:t xml:space="preserve"> </w:t>
      </w:r>
      <w:ins w:id="337" w:author="Clayton Lamb" w:date="2023-07-13T11:46:00Z">
        <w:r w:rsidR="00BF4D5F" w:rsidRPr="00366A3B">
          <w:rPr>
            <w:rFonts w:ascii="Times New Roman" w:hAnsi="Times New Roman"/>
            <w:color w:val="000000"/>
            <w:sz w:val="24"/>
            <w:szCs w:val="24"/>
            <w:rPrChange w:id="338" w:author="Clayton Lamb" w:date="2023-07-19T07:26:00Z">
              <w:rPr>
                <w:rFonts w:ascii="Helvetica" w:hAnsi="Helvetica"/>
                <w:color w:val="000000"/>
                <w:sz w:val="18"/>
                <w:szCs w:val="18"/>
              </w:rPr>
            </w:rPrChange>
          </w:rPr>
          <w:t>in the remaining free-ranging population</w:t>
        </w:r>
      </w:ins>
      <w:del w:id="339" w:author="Clayton Lamb" w:date="2023-07-13T11:46:00Z">
        <w:r w:rsidR="006F3250" w:rsidRPr="00366A3B" w:rsidDel="00BF4D5F">
          <w:rPr>
            <w:rFonts w:ascii="Times New Roman" w:hAnsi="Times New Roman"/>
            <w:color w:val="000000" w:themeColor="text1"/>
            <w:sz w:val="24"/>
            <w:szCs w:val="24"/>
          </w:rPr>
          <w:delText>we left</w:delText>
        </w:r>
        <w:r w:rsidR="00F652B2" w:rsidRPr="00366A3B" w:rsidDel="00BF4D5F">
          <w:rPr>
            <w:rFonts w:ascii="Times New Roman" w:hAnsi="Times New Roman"/>
            <w:color w:val="000000" w:themeColor="text1"/>
            <w:sz w:val="24"/>
            <w:szCs w:val="24"/>
          </w:rPr>
          <w:delText xml:space="preserve"> in </w:delText>
        </w:r>
      </w:del>
      <w:del w:id="340" w:author="Clayton Lamb" w:date="2023-07-13T11:47:00Z">
        <w:r w:rsidR="00F652B2" w:rsidRPr="00366A3B" w:rsidDel="00BF4D5F">
          <w:rPr>
            <w:rFonts w:ascii="Times New Roman" w:hAnsi="Times New Roman"/>
            <w:color w:val="000000" w:themeColor="text1"/>
            <w:sz w:val="24"/>
            <w:szCs w:val="24"/>
          </w:rPr>
          <w:delText>the free-ranging population</w:delText>
        </w:r>
      </w:del>
      <w:r w:rsidR="00F652B2" w:rsidRPr="00366A3B">
        <w:rPr>
          <w:rFonts w:ascii="Times New Roman" w:hAnsi="Times New Roman"/>
          <w:color w:val="000000" w:themeColor="text1"/>
          <w:sz w:val="24"/>
          <w:szCs w:val="24"/>
        </w:rPr>
        <w:t xml:space="preserve">. </w:t>
      </w:r>
      <w:ins w:id="341" w:author="Clayton Lamb" w:date="2023-07-13T11:49:00Z">
        <w:r w:rsidR="00BF4D5F" w:rsidRPr="00366A3B">
          <w:rPr>
            <w:rFonts w:ascii="Times New Roman" w:hAnsi="Times New Roman"/>
            <w:color w:val="000000"/>
            <w:sz w:val="24"/>
            <w:szCs w:val="24"/>
            <w:rPrChange w:id="342" w:author="Clayton Lamb" w:date="2023-07-19T07:26:00Z">
              <w:rPr>
                <w:rFonts w:ascii="Helvetica" w:hAnsi="Helvetica"/>
                <w:color w:val="000000"/>
                <w:sz w:val="18"/>
                <w:szCs w:val="18"/>
              </w:rPr>
            </w:rPrChange>
          </w:rPr>
          <w:t xml:space="preserve">Initially most marked animals were brought into the pen, but as the overall population increased, the number of </w:t>
        </w:r>
      </w:ins>
      <w:ins w:id="343" w:author="Clayton Lamb" w:date="2023-07-13T12:45:00Z">
        <w:r w:rsidR="00B678FA" w:rsidRPr="00366A3B">
          <w:rPr>
            <w:rFonts w:ascii="Times New Roman" w:hAnsi="Times New Roman"/>
            <w:color w:val="000000"/>
            <w:sz w:val="24"/>
            <w:szCs w:val="24"/>
            <w:rPrChange w:id="344" w:author="Clayton Lamb" w:date="2023-07-19T07:26:00Z">
              <w:rPr>
                <w:rFonts w:ascii="Helvetica" w:hAnsi="Helvetica"/>
                <w:color w:val="000000"/>
                <w:sz w:val="18"/>
                <w:szCs w:val="18"/>
              </w:rPr>
            </w:rPrChange>
          </w:rPr>
          <w:t>marked</w:t>
        </w:r>
      </w:ins>
      <w:ins w:id="345" w:author="Clayton Lamb" w:date="2023-07-13T11:49:00Z">
        <w:r w:rsidR="00BF4D5F" w:rsidRPr="00366A3B">
          <w:rPr>
            <w:rFonts w:ascii="Times New Roman" w:hAnsi="Times New Roman"/>
            <w:color w:val="000000"/>
            <w:sz w:val="24"/>
            <w:szCs w:val="24"/>
            <w:rPrChange w:id="346" w:author="Clayton Lamb" w:date="2023-07-19T07:26:00Z">
              <w:rPr>
                <w:rFonts w:ascii="Helvetica" w:hAnsi="Helvetica"/>
                <w:color w:val="000000"/>
                <w:sz w:val="18"/>
                <w:szCs w:val="18"/>
              </w:rPr>
            </w:rPrChange>
          </w:rPr>
          <w:t xml:space="preserve"> adult females in the free-ranging population increased</w:t>
        </w:r>
      </w:ins>
      <w:del w:id="347" w:author="Clayton Lamb" w:date="2023-07-13T11:49:00Z">
        <w:r w:rsidR="006F3250" w:rsidRPr="00366A3B" w:rsidDel="00BF4D5F">
          <w:rPr>
            <w:rFonts w:ascii="Times New Roman" w:hAnsi="Times New Roman"/>
            <w:color w:val="000000" w:themeColor="text1"/>
            <w:sz w:val="24"/>
            <w:szCs w:val="24"/>
          </w:rPr>
          <w:delText xml:space="preserve">While initially most marked animals were brought into the pen, as </w:delText>
        </w:r>
        <w:r w:rsidR="00F652B2" w:rsidRPr="00366A3B" w:rsidDel="00BF4D5F">
          <w:rPr>
            <w:rFonts w:ascii="Times New Roman" w:hAnsi="Times New Roman"/>
            <w:color w:val="000000" w:themeColor="text1"/>
            <w:sz w:val="24"/>
            <w:szCs w:val="24"/>
          </w:rPr>
          <w:delText xml:space="preserve">the population </w:delText>
        </w:r>
      </w:del>
      <w:del w:id="348" w:author="Clayton Lamb" w:date="2023-07-13T11:47:00Z">
        <w:r w:rsidR="00F652B2" w:rsidRPr="00366A3B" w:rsidDel="00BF4D5F">
          <w:rPr>
            <w:rFonts w:ascii="Times New Roman" w:hAnsi="Times New Roman"/>
            <w:color w:val="000000" w:themeColor="text1"/>
            <w:sz w:val="24"/>
            <w:szCs w:val="24"/>
          </w:rPr>
          <w:delText>grew</w:delText>
        </w:r>
      </w:del>
      <w:del w:id="349" w:author="Clayton Lamb" w:date="2023-07-13T11:49:00Z">
        <w:r w:rsidR="00F652B2" w:rsidRPr="00366A3B" w:rsidDel="00BF4D5F">
          <w:rPr>
            <w:rFonts w:ascii="Times New Roman" w:hAnsi="Times New Roman"/>
            <w:color w:val="000000" w:themeColor="text1"/>
            <w:sz w:val="24"/>
            <w:szCs w:val="24"/>
          </w:rPr>
          <w:delText>, the sample of free-ranging females increased as well</w:delText>
        </w:r>
      </w:del>
      <w:r w:rsidR="00E21197" w:rsidRPr="00366A3B">
        <w:rPr>
          <w:rFonts w:ascii="Times New Roman" w:hAnsi="Times New Roman"/>
          <w:color w:val="000000" w:themeColor="text1"/>
          <w:sz w:val="24"/>
          <w:szCs w:val="24"/>
        </w:rPr>
        <w:t>.</w:t>
      </w:r>
      <w:r w:rsidR="00F54FCB" w:rsidRPr="00366A3B">
        <w:rPr>
          <w:rFonts w:ascii="Times New Roman" w:hAnsi="Times New Roman"/>
          <w:color w:val="000000" w:themeColor="text1"/>
          <w:sz w:val="24"/>
          <w:szCs w:val="24"/>
        </w:rPr>
        <w:t xml:space="preserve"> </w:t>
      </w:r>
      <w:r w:rsidR="00813D95" w:rsidRPr="00366A3B">
        <w:rPr>
          <w:rFonts w:ascii="Times New Roman" w:hAnsi="Times New Roman"/>
          <w:color w:val="000000" w:themeColor="text1"/>
          <w:sz w:val="24"/>
          <w:szCs w:val="24"/>
        </w:rPr>
        <w:t xml:space="preserve">Captured </w:t>
      </w:r>
      <w:r w:rsidR="00F54FCB" w:rsidRPr="00366A3B">
        <w:rPr>
          <w:rFonts w:ascii="Times New Roman" w:hAnsi="Times New Roman"/>
          <w:color w:val="000000" w:themeColor="text1"/>
          <w:sz w:val="24"/>
          <w:szCs w:val="24"/>
        </w:rPr>
        <w:t>adult females</w:t>
      </w:r>
      <w:r w:rsidR="00E21197" w:rsidRPr="00366A3B">
        <w:rPr>
          <w:rFonts w:ascii="Times New Roman" w:hAnsi="Times New Roman"/>
          <w:color w:val="000000" w:themeColor="text1"/>
          <w:sz w:val="24"/>
          <w:szCs w:val="24"/>
        </w:rPr>
        <w:t xml:space="preserve"> headed for the maternal pen</w:t>
      </w:r>
      <w:r w:rsidR="008D4E9F"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 xml:space="preserve">were </w:t>
      </w:r>
      <w:r w:rsidR="00563DF3" w:rsidRPr="00366A3B">
        <w:rPr>
          <w:rFonts w:ascii="Times New Roman" w:hAnsi="Times New Roman"/>
          <w:color w:val="000000" w:themeColor="text1"/>
          <w:sz w:val="24"/>
          <w:szCs w:val="24"/>
        </w:rPr>
        <w:t>sedat</w:t>
      </w:r>
      <w:r w:rsidR="00E21197" w:rsidRPr="00366A3B">
        <w:rPr>
          <w:rFonts w:ascii="Times New Roman" w:hAnsi="Times New Roman"/>
          <w:color w:val="000000" w:themeColor="text1"/>
          <w:sz w:val="24"/>
          <w:szCs w:val="24"/>
        </w:rPr>
        <w:t>ed</w:t>
      </w:r>
      <w:r w:rsidR="00F54FCB"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with</w:t>
      </w:r>
      <w:ins w:id="350" w:author="Evgenia Dubman" w:date="2023-08-01T13:52:00Z">
        <w:r w:rsidR="00C15BD0">
          <w:rPr>
            <w:rFonts w:ascii="Times New Roman" w:hAnsi="Times New Roman"/>
            <w:color w:val="000000" w:themeColor="text1"/>
            <w:sz w:val="24"/>
            <w:szCs w:val="24"/>
          </w:rPr>
          <w:t xml:space="preserve"> </w:t>
        </w:r>
        <w:r w:rsidR="00C15BD0" w:rsidRPr="00C15BD0">
          <w:rPr>
            <w:rFonts w:ascii="Times New Roman" w:hAnsi="Times New Roman"/>
            <w:color w:val="000000" w:themeColor="text1"/>
            <w:sz w:val="24"/>
            <w:szCs w:val="24"/>
          </w:rPr>
          <w:t>10mg of medetomidine (1mL of 10mg/mL) delivered intranasal</w:t>
        </w:r>
        <w:r w:rsidR="00C15BD0">
          <w:rPr>
            <w:rFonts w:ascii="Times New Roman" w:hAnsi="Times New Roman"/>
            <w:color w:val="000000" w:themeColor="text1"/>
            <w:sz w:val="24"/>
            <w:szCs w:val="24"/>
          </w:rPr>
          <w:t>ly</w:t>
        </w:r>
        <w:r w:rsidR="00C15BD0" w:rsidRPr="00C15BD0">
          <w:rPr>
            <w:rFonts w:ascii="Times New Roman" w:hAnsi="Times New Roman"/>
            <w:color w:val="000000" w:themeColor="text1"/>
            <w:sz w:val="24"/>
            <w:szCs w:val="24"/>
          </w:rPr>
          <w:t xml:space="preserve"> using an atomizer attached to a 3 mL</w:t>
        </w:r>
      </w:ins>
      <w:ins w:id="351" w:author="Evgenia Dubman" w:date="2023-08-01T13:53:00Z">
        <w:r w:rsidR="00C15BD0">
          <w:rPr>
            <w:rFonts w:ascii="Times New Roman" w:hAnsi="Times New Roman"/>
            <w:color w:val="000000" w:themeColor="text1"/>
            <w:sz w:val="24"/>
            <w:szCs w:val="24"/>
          </w:rPr>
          <w:t xml:space="preserve"> syringe</w:t>
        </w:r>
      </w:ins>
      <w:commentRangeStart w:id="352"/>
      <w:del w:id="353" w:author="Evgenia Dubman" w:date="2023-08-01T13:52:00Z">
        <w:r w:rsidR="00F54FCB" w:rsidRPr="00366A3B" w:rsidDel="00C15BD0">
          <w:rPr>
            <w:rFonts w:ascii="Times New Roman" w:hAnsi="Times New Roman"/>
            <w:color w:val="000000" w:themeColor="text1"/>
            <w:sz w:val="24"/>
            <w:szCs w:val="24"/>
          </w:rPr>
          <w:delText xml:space="preserve"> </w:delText>
        </w:r>
        <w:commentRangeEnd w:id="352"/>
        <w:r w:rsidR="00433745" w:rsidDel="00C15BD0">
          <w:rPr>
            <w:rStyle w:val="CommentReference"/>
            <w:rFonts w:ascii="Garamond" w:hAnsi="Garamond"/>
          </w:rPr>
          <w:commentReference w:id="352"/>
        </w:r>
        <w:r w:rsidR="00A83F4C" w:rsidRPr="00366A3B" w:rsidDel="00C15BD0">
          <w:rPr>
            <w:rFonts w:ascii="Times New Roman" w:hAnsi="Times New Roman"/>
            <w:color w:val="000000" w:themeColor="text1"/>
            <w:sz w:val="24"/>
            <w:szCs w:val="24"/>
          </w:rPr>
          <w:delText>intra</w:delText>
        </w:r>
        <w:r w:rsidR="00F54FCB" w:rsidRPr="00366A3B" w:rsidDel="00C15BD0">
          <w:rPr>
            <w:rFonts w:ascii="Times New Roman" w:hAnsi="Times New Roman"/>
            <w:color w:val="000000" w:themeColor="text1"/>
            <w:sz w:val="24"/>
            <w:szCs w:val="24"/>
          </w:rPr>
          <w:delText>nasally administered medetomidin</w:delText>
        </w:r>
        <w:r w:rsidR="00E21197" w:rsidRPr="00366A3B" w:rsidDel="00C15BD0">
          <w:rPr>
            <w:rFonts w:ascii="Times New Roman" w:hAnsi="Times New Roman"/>
            <w:color w:val="000000" w:themeColor="text1"/>
            <w:sz w:val="24"/>
            <w:szCs w:val="24"/>
          </w:rPr>
          <w:delText>e</w:delText>
        </w:r>
      </w:del>
      <w:r w:rsidR="00563DF3" w:rsidRPr="00366A3B">
        <w:rPr>
          <w:rFonts w:ascii="Times New Roman" w:hAnsi="Times New Roman"/>
          <w:color w:val="000000" w:themeColor="text1"/>
          <w:sz w:val="24"/>
          <w:szCs w:val="24"/>
        </w:rPr>
        <w:t xml:space="preserve">. </w:t>
      </w:r>
      <w:ins w:id="354" w:author="Clayton Lamb" w:date="2023-07-18T15:32:00Z">
        <w:r w:rsidR="00C5426C" w:rsidRPr="00366A3B">
          <w:rPr>
            <w:rFonts w:ascii="Times New Roman" w:hAnsi="Times New Roman"/>
            <w:color w:val="000000" w:themeColor="text1"/>
            <w:sz w:val="24"/>
            <w:szCs w:val="24"/>
          </w:rPr>
          <w:t xml:space="preserve">Fecal pellets were generally collected </w:t>
        </w:r>
      </w:ins>
      <w:ins w:id="355" w:author="Clayton Lamb" w:date="2023-07-18T15:33:00Z">
        <w:r w:rsidR="00C5426C" w:rsidRPr="00366A3B">
          <w:rPr>
            <w:rFonts w:ascii="Times New Roman" w:hAnsi="Times New Roman"/>
            <w:color w:val="000000" w:themeColor="text1"/>
            <w:sz w:val="24"/>
            <w:szCs w:val="24"/>
          </w:rPr>
          <w:t xml:space="preserve">by hand from the rectum, but sometimes from the ground, </w:t>
        </w:r>
      </w:ins>
      <w:ins w:id="356" w:author="Clayton Lamb" w:date="2023-07-18T15:32:00Z">
        <w:r w:rsidR="00C5426C" w:rsidRPr="00366A3B">
          <w:rPr>
            <w:rFonts w:ascii="Times New Roman" w:hAnsi="Times New Roman"/>
            <w:color w:val="000000" w:themeColor="text1"/>
            <w:sz w:val="24"/>
            <w:szCs w:val="24"/>
          </w:rPr>
          <w:t>prior to tr</w:t>
        </w:r>
      </w:ins>
      <w:ins w:id="357" w:author="Clayton Lamb" w:date="2023-07-18T15:33:00Z">
        <w:r w:rsidR="00C5426C" w:rsidRPr="00366A3B">
          <w:rPr>
            <w:rFonts w:ascii="Times New Roman" w:hAnsi="Times New Roman"/>
            <w:color w:val="000000" w:themeColor="text1"/>
            <w:sz w:val="24"/>
            <w:szCs w:val="24"/>
          </w:rPr>
          <w:t xml:space="preserve">ansport to the pen. </w:t>
        </w:r>
      </w:ins>
      <w:r w:rsidR="00E21197" w:rsidRPr="00366A3B">
        <w:rPr>
          <w:rFonts w:ascii="Times New Roman" w:hAnsi="Times New Roman"/>
          <w:color w:val="000000" w:themeColor="text1"/>
          <w:sz w:val="24"/>
          <w:szCs w:val="24"/>
        </w:rPr>
        <w:t>Once in the maternal pen</w:t>
      </w:r>
      <w:r w:rsidR="00563DF3" w:rsidRPr="00366A3B">
        <w:rPr>
          <w:rFonts w:ascii="Times New Roman" w:hAnsi="Times New Roman"/>
          <w:color w:val="000000" w:themeColor="text1"/>
          <w:sz w:val="24"/>
          <w:szCs w:val="24"/>
        </w:rPr>
        <w:t xml:space="preserve">, </w:t>
      </w:r>
      <w:del w:id="358" w:author="Clayton Lamb" w:date="2023-07-18T11:59:00Z">
        <w:r w:rsidR="00563DF3" w:rsidRPr="00366A3B" w:rsidDel="00D6768F">
          <w:rPr>
            <w:rFonts w:ascii="Times New Roman" w:hAnsi="Times New Roman"/>
            <w:color w:val="000000" w:themeColor="text1"/>
            <w:sz w:val="24"/>
            <w:szCs w:val="24"/>
          </w:rPr>
          <w:delText>veterinarians on the capture team</w:delText>
        </w:r>
      </w:del>
      <w:ins w:id="359" w:author="Clayton Lamb" w:date="2023-07-18T11:59:00Z">
        <w:r w:rsidR="00D6768F" w:rsidRPr="00366A3B">
          <w:rPr>
            <w:rFonts w:ascii="Times New Roman" w:hAnsi="Times New Roman"/>
            <w:color w:val="000000" w:themeColor="text1"/>
            <w:sz w:val="24"/>
            <w:szCs w:val="24"/>
          </w:rPr>
          <w:t>we</w:t>
        </w:r>
      </w:ins>
      <w:r w:rsidR="00563DF3" w:rsidRPr="00366A3B">
        <w:rPr>
          <w:rFonts w:ascii="Times New Roman" w:hAnsi="Times New Roman"/>
          <w:color w:val="000000" w:themeColor="text1"/>
          <w:sz w:val="24"/>
          <w:szCs w:val="24"/>
        </w:rPr>
        <w:t xml:space="preserve"> </w:t>
      </w:r>
      <w:r w:rsidR="00FD3C35" w:rsidRPr="00366A3B">
        <w:rPr>
          <w:rFonts w:ascii="Times New Roman" w:hAnsi="Times New Roman"/>
          <w:color w:val="000000" w:themeColor="text1"/>
          <w:sz w:val="24"/>
          <w:szCs w:val="24"/>
        </w:rPr>
        <w:t>collect</w:t>
      </w:r>
      <w:r w:rsidR="00813D95" w:rsidRPr="00366A3B">
        <w:rPr>
          <w:rFonts w:ascii="Times New Roman" w:hAnsi="Times New Roman"/>
          <w:color w:val="000000" w:themeColor="text1"/>
          <w:sz w:val="24"/>
          <w:szCs w:val="24"/>
        </w:rPr>
        <w:t>ed</w:t>
      </w:r>
      <w:r w:rsidR="00C57457" w:rsidRPr="00366A3B">
        <w:rPr>
          <w:rFonts w:ascii="Times New Roman" w:hAnsi="Times New Roman"/>
          <w:color w:val="000000" w:themeColor="text1"/>
          <w:sz w:val="24"/>
          <w:szCs w:val="24"/>
        </w:rPr>
        <w:t>:</w:t>
      </w:r>
      <w:ins w:id="360" w:author="Clayton Lamb" w:date="2023-07-18T15:33:00Z">
        <w:r w:rsidR="00C5426C" w:rsidRPr="00366A3B">
          <w:rPr>
            <w:rFonts w:ascii="Times New Roman" w:hAnsi="Times New Roman"/>
            <w:color w:val="000000" w:themeColor="text1"/>
            <w:sz w:val="24"/>
            <w:szCs w:val="24"/>
          </w:rPr>
          <w:t xml:space="preserve"> </w:t>
        </w:r>
      </w:ins>
      <w:del w:id="361" w:author="Clayton Lamb" w:date="2023-07-18T15:33:00Z">
        <w:r w:rsidR="00563DF3" w:rsidRPr="00366A3B" w:rsidDel="00C5426C">
          <w:rPr>
            <w:rFonts w:ascii="Times New Roman" w:hAnsi="Times New Roman"/>
            <w:color w:val="000000" w:themeColor="text1"/>
            <w:sz w:val="24"/>
            <w:szCs w:val="24"/>
          </w:rPr>
          <w:delText xml:space="preserve"> </w:delText>
        </w:r>
        <w:r w:rsidR="00F46271" w:rsidRPr="00366A3B" w:rsidDel="00C5426C">
          <w:rPr>
            <w:rFonts w:ascii="Times New Roman" w:hAnsi="Times New Roman"/>
            <w:color w:val="000000" w:themeColor="text1"/>
            <w:sz w:val="24"/>
            <w:szCs w:val="24"/>
          </w:rPr>
          <w:delText xml:space="preserve">1) </w:delText>
        </w:r>
        <w:r w:rsidR="00563DF3" w:rsidRPr="00366A3B" w:rsidDel="00C5426C">
          <w:rPr>
            <w:rFonts w:ascii="Times New Roman" w:hAnsi="Times New Roman"/>
            <w:color w:val="000000" w:themeColor="text1"/>
            <w:sz w:val="24"/>
            <w:szCs w:val="24"/>
          </w:rPr>
          <w:delText xml:space="preserve">fecal pellets (typically </w:delText>
        </w:r>
        <w:r w:rsidR="006802B0" w:rsidRPr="00366A3B" w:rsidDel="00C5426C">
          <w:rPr>
            <w:rFonts w:ascii="Times New Roman" w:hAnsi="Times New Roman"/>
            <w:color w:val="000000" w:themeColor="text1"/>
            <w:sz w:val="24"/>
            <w:szCs w:val="24"/>
          </w:rPr>
          <w:delText xml:space="preserve">by hand </w:delText>
        </w:r>
        <w:r w:rsidR="00563DF3" w:rsidRPr="00366A3B" w:rsidDel="00C5426C">
          <w:rPr>
            <w:rFonts w:ascii="Times New Roman" w:hAnsi="Times New Roman"/>
            <w:color w:val="000000" w:themeColor="text1"/>
            <w:sz w:val="24"/>
            <w:szCs w:val="24"/>
          </w:rPr>
          <w:delText xml:space="preserve">from the rectum, but sometimes from the ground), </w:delText>
        </w:r>
        <w:r w:rsidR="00F46271" w:rsidRPr="00366A3B" w:rsidDel="00C5426C">
          <w:rPr>
            <w:rFonts w:ascii="Times New Roman" w:hAnsi="Times New Roman"/>
            <w:color w:val="000000" w:themeColor="text1"/>
            <w:sz w:val="24"/>
            <w:szCs w:val="24"/>
          </w:rPr>
          <w:delText>2</w:delText>
        </w:r>
      </w:del>
      <w:del w:id="362" w:author="Evgenia Dubman" w:date="2023-08-01T14:13:00Z">
        <w:r w:rsidR="00F46271" w:rsidRPr="00366A3B" w:rsidDel="00CB3D11">
          <w:rPr>
            <w:rFonts w:ascii="Times New Roman" w:hAnsi="Times New Roman"/>
            <w:color w:val="000000" w:themeColor="text1"/>
            <w:sz w:val="24"/>
            <w:szCs w:val="24"/>
          </w:rPr>
          <w:delText xml:space="preserve">) </w:delText>
        </w:r>
      </w:del>
      <w:ins w:id="363" w:author="Clayton Lamb" w:date="2023-07-18T15:31:00Z">
        <w:del w:id="364" w:author="Evgenia Dubman" w:date="2023-08-01T14:13:00Z">
          <w:r w:rsidR="00C5426C" w:rsidRPr="00366A3B" w:rsidDel="00CB3D11">
            <w:rPr>
              <w:rFonts w:ascii="Times New Roman" w:hAnsi="Times New Roman"/>
              <w:color w:val="000000" w:themeColor="text1"/>
              <w:sz w:val="24"/>
              <w:szCs w:val="24"/>
            </w:rPr>
            <w:delText xml:space="preserve">up to </w:delText>
          </w:r>
        </w:del>
      </w:ins>
      <w:del w:id="365" w:author="Evgenia Dubman" w:date="2023-08-01T14:13:00Z">
        <w:r w:rsidR="00A83F4C" w:rsidRPr="00366A3B" w:rsidDel="00CB3D11">
          <w:rPr>
            <w:rFonts w:ascii="Times New Roman" w:hAnsi="Times New Roman"/>
            <w:color w:val="000000" w:themeColor="text1"/>
            <w:sz w:val="24"/>
            <w:szCs w:val="24"/>
          </w:rPr>
          <w:delText>30 millilitres</w:delText>
        </w:r>
        <w:r w:rsidR="00F46271" w:rsidRPr="00366A3B" w:rsidDel="00CB3D11">
          <w:rPr>
            <w:rFonts w:ascii="Times New Roman" w:hAnsi="Times New Roman"/>
            <w:color w:val="000000" w:themeColor="text1"/>
            <w:sz w:val="24"/>
            <w:szCs w:val="24"/>
          </w:rPr>
          <w:delText xml:space="preserve"> of</w:delText>
        </w:r>
      </w:del>
      <w:ins w:id="366" w:author="Evgenia Dubman" w:date="2023-08-02T11:12:00Z">
        <w:r w:rsidR="00923D72">
          <w:rPr>
            <w:rFonts w:ascii="Times New Roman" w:hAnsi="Times New Roman"/>
            <w:color w:val="000000" w:themeColor="text1"/>
            <w:sz w:val="24"/>
            <w:szCs w:val="24"/>
          </w:rPr>
          <w:t>35 milliliters of</w:t>
        </w:r>
      </w:ins>
      <w:r w:rsidR="00F46271"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blood</w:t>
      </w:r>
      <w:ins w:id="367" w:author="Clayton Lamb" w:date="2023-07-18T12:00:00Z">
        <w:r w:rsidR="00D6768F" w:rsidRPr="00366A3B">
          <w:rPr>
            <w:rFonts w:ascii="Times New Roman" w:hAnsi="Times New Roman"/>
            <w:color w:val="000000" w:themeColor="text1"/>
            <w:sz w:val="24"/>
            <w:szCs w:val="24"/>
          </w:rPr>
          <w:t xml:space="preserve"> </w:t>
        </w:r>
        <w:del w:id="368" w:author="Evgenia Dubman" w:date="2023-08-01T13:54:00Z">
          <w:r w:rsidR="00D6768F" w:rsidRPr="00366A3B" w:rsidDel="00C15BD0">
            <w:rPr>
              <w:rFonts w:ascii="Times New Roman" w:hAnsi="Times New Roman"/>
              <w:color w:val="000000" w:themeColor="text1"/>
              <w:sz w:val="24"/>
              <w:szCs w:val="24"/>
            </w:rPr>
            <w:delText xml:space="preserve">collected </w:delText>
          </w:r>
        </w:del>
        <w:r w:rsidR="00D6768F" w:rsidRPr="00366A3B">
          <w:rPr>
            <w:rFonts w:ascii="Times New Roman" w:hAnsi="Times New Roman"/>
            <w:color w:val="000000" w:themeColor="text1"/>
            <w:sz w:val="24"/>
            <w:szCs w:val="24"/>
          </w:rPr>
          <w:t>from the jugular vein</w:t>
        </w:r>
      </w:ins>
      <w:ins w:id="369" w:author="Evgenia Dubman" w:date="2023-08-01T13:54:00Z">
        <w:r w:rsidR="00C15BD0">
          <w:rPr>
            <w:rFonts w:ascii="Times New Roman" w:hAnsi="Times New Roman"/>
            <w:color w:val="000000" w:themeColor="text1"/>
            <w:sz w:val="24"/>
            <w:szCs w:val="24"/>
          </w:rPr>
          <w:t xml:space="preserve"> using </w:t>
        </w:r>
        <w:r w:rsidR="00C15BD0" w:rsidRPr="00C15BD0">
          <w:rPr>
            <w:rFonts w:ascii="Times New Roman" w:hAnsi="Times New Roman"/>
            <w:color w:val="000000" w:themeColor="text1"/>
            <w:sz w:val="24"/>
            <w:szCs w:val="24"/>
          </w:rPr>
          <w:t>18</w:t>
        </w:r>
        <w:r w:rsidR="00C15BD0">
          <w:rPr>
            <w:rFonts w:ascii="Times New Roman" w:hAnsi="Times New Roman"/>
            <w:color w:val="000000" w:themeColor="text1"/>
            <w:sz w:val="24"/>
            <w:szCs w:val="24"/>
          </w:rPr>
          <w:t>-</w:t>
        </w:r>
        <w:r w:rsidR="00C15BD0" w:rsidRPr="00C15BD0">
          <w:rPr>
            <w:rFonts w:ascii="Times New Roman" w:hAnsi="Times New Roman"/>
            <w:color w:val="000000" w:themeColor="text1"/>
            <w:sz w:val="24"/>
            <w:szCs w:val="24"/>
          </w:rPr>
          <w:t>gauge 1.5" needles and 35mL syringes</w:t>
        </w:r>
      </w:ins>
      <w:ins w:id="370" w:author="Evgenia Dubman" w:date="2023-08-01T14:13:00Z">
        <w:r w:rsidR="00CB3D11">
          <w:rPr>
            <w:rFonts w:ascii="Times New Roman" w:hAnsi="Times New Roman"/>
            <w:color w:val="000000" w:themeColor="text1"/>
            <w:sz w:val="24"/>
            <w:szCs w:val="24"/>
          </w:rPr>
          <w:t xml:space="preserve"> </w:t>
        </w:r>
      </w:ins>
      <w:ins w:id="371" w:author="Evgenia Dubman" w:date="2023-08-01T14:14:00Z">
        <w:r w:rsidR="00CB3D11">
          <w:rPr>
            <w:rFonts w:ascii="Times New Roman" w:hAnsi="Times New Roman"/>
            <w:color w:val="000000" w:themeColor="text1"/>
            <w:sz w:val="24"/>
            <w:szCs w:val="24"/>
          </w:rPr>
          <w:t xml:space="preserve">into </w:t>
        </w:r>
      </w:ins>
      <w:ins w:id="372" w:author="Evgenia Dubman" w:date="2023-08-01T14:15:00Z">
        <w:r w:rsidR="00CB3D11">
          <w:rPr>
            <w:rFonts w:ascii="Times New Roman" w:hAnsi="Times New Roman"/>
            <w:color w:val="000000" w:themeColor="text1"/>
            <w:sz w:val="24"/>
            <w:szCs w:val="24"/>
          </w:rPr>
          <w:t>5</w:t>
        </w:r>
      </w:ins>
      <w:ins w:id="373" w:author="Evgenia Dubman" w:date="2023-08-01T14:14:00Z">
        <w:r w:rsidR="00CB3D11">
          <w:rPr>
            <w:rFonts w:ascii="Times New Roman" w:hAnsi="Times New Roman"/>
            <w:color w:val="000000" w:themeColor="text1"/>
            <w:sz w:val="24"/>
            <w:szCs w:val="24"/>
          </w:rPr>
          <w:t>mL BD brand vacutainers</w:t>
        </w:r>
      </w:ins>
      <w:r w:rsidR="00563DF3" w:rsidRPr="00366A3B">
        <w:rPr>
          <w:rFonts w:ascii="Times New Roman" w:hAnsi="Times New Roman"/>
          <w:color w:val="000000" w:themeColor="text1"/>
          <w:sz w:val="24"/>
          <w:szCs w:val="24"/>
        </w:rPr>
        <w:t xml:space="preserve">, </w:t>
      </w:r>
      <w:ins w:id="374" w:author="Clayton Lamb" w:date="2023-07-18T15:33:00Z">
        <w:r w:rsidR="00C5426C" w:rsidRPr="00366A3B">
          <w:rPr>
            <w:rFonts w:ascii="Times New Roman" w:hAnsi="Times New Roman"/>
            <w:color w:val="000000" w:themeColor="text1"/>
            <w:sz w:val="24"/>
            <w:szCs w:val="24"/>
          </w:rPr>
          <w:t>2</w:t>
        </w:r>
      </w:ins>
      <w:del w:id="375" w:author="Clayton Lamb" w:date="2023-07-18T15:33:00Z">
        <w:r w:rsidR="00F46271" w:rsidRPr="00366A3B" w:rsidDel="00C5426C">
          <w:rPr>
            <w:rFonts w:ascii="Times New Roman" w:hAnsi="Times New Roman"/>
            <w:color w:val="000000" w:themeColor="text1"/>
            <w:sz w:val="24"/>
            <w:szCs w:val="24"/>
          </w:rPr>
          <w:delText>3</w:delText>
        </w:r>
      </w:del>
      <w:r w:rsidR="00F46271" w:rsidRPr="00366A3B">
        <w:rPr>
          <w:rFonts w:ascii="Times New Roman" w:hAnsi="Times New Roman"/>
          <w:color w:val="000000" w:themeColor="text1"/>
          <w:sz w:val="24"/>
          <w:szCs w:val="24"/>
        </w:rPr>
        <w:t xml:space="preserve">) </w:t>
      </w:r>
      <w:del w:id="376" w:author="Clayton Lamb" w:date="2023-07-18T15:31:00Z">
        <w:r w:rsidR="00F46271" w:rsidRPr="00366A3B" w:rsidDel="00C5426C">
          <w:rPr>
            <w:rFonts w:ascii="Times New Roman" w:hAnsi="Times New Roman"/>
            <w:color w:val="000000" w:themeColor="text1"/>
            <w:sz w:val="24"/>
            <w:szCs w:val="24"/>
          </w:rPr>
          <w:delText>a clump of</w:delText>
        </w:r>
        <w:r w:rsidR="00563DF3" w:rsidRPr="00366A3B" w:rsidDel="00C5426C">
          <w:rPr>
            <w:rFonts w:ascii="Times New Roman" w:hAnsi="Times New Roman"/>
            <w:color w:val="000000" w:themeColor="text1"/>
            <w:sz w:val="24"/>
            <w:szCs w:val="24"/>
          </w:rPr>
          <w:delText xml:space="preserve"> </w:delText>
        </w:r>
      </w:del>
      <w:r w:rsidR="00563DF3" w:rsidRPr="00366A3B">
        <w:rPr>
          <w:rFonts w:ascii="Times New Roman" w:hAnsi="Times New Roman"/>
          <w:color w:val="000000" w:themeColor="text1"/>
          <w:sz w:val="24"/>
          <w:szCs w:val="24"/>
        </w:rPr>
        <w:t>hair</w:t>
      </w:r>
      <w:r w:rsidR="006802B0" w:rsidRPr="00366A3B">
        <w:rPr>
          <w:rFonts w:ascii="Times New Roman" w:hAnsi="Times New Roman"/>
          <w:color w:val="000000" w:themeColor="text1"/>
          <w:sz w:val="24"/>
          <w:szCs w:val="24"/>
        </w:rPr>
        <w:t xml:space="preserve"> </w:t>
      </w:r>
      <w:r w:rsidR="00F54FCB" w:rsidRPr="00366A3B">
        <w:rPr>
          <w:rFonts w:ascii="Times New Roman" w:hAnsi="Times New Roman"/>
          <w:color w:val="000000" w:themeColor="text1"/>
          <w:sz w:val="24"/>
          <w:szCs w:val="24"/>
        </w:rPr>
        <w:t>from the shoulder</w:t>
      </w:r>
      <w:r w:rsidR="00977CEA" w:rsidRPr="00366A3B">
        <w:rPr>
          <w:rFonts w:ascii="Times New Roman" w:hAnsi="Times New Roman"/>
          <w:color w:val="000000" w:themeColor="text1"/>
          <w:sz w:val="24"/>
          <w:szCs w:val="24"/>
        </w:rPr>
        <w:t xml:space="preserve">, and </w:t>
      </w:r>
      <w:ins w:id="377" w:author="Clayton Lamb" w:date="2023-07-18T15:33:00Z">
        <w:r w:rsidR="00C5426C" w:rsidRPr="00366A3B">
          <w:rPr>
            <w:rFonts w:ascii="Times New Roman" w:hAnsi="Times New Roman"/>
            <w:color w:val="000000" w:themeColor="text1"/>
            <w:sz w:val="24"/>
            <w:szCs w:val="24"/>
          </w:rPr>
          <w:t>3</w:t>
        </w:r>
      </w:ins>
      <w:del w:id="378" w:author="Clayton Lamb" w:date="2023-07-18T15:33:00Z">
        <w:r w:rsidR="00977CEA" w:rsidRPr="00366A3B" w:rsidDel="00C5426C">
          <w:rPr>
            <w:rFonts w:ascii="Times New Roman" w:hAnsi="Times New Roman"/>
            <w:color w:val="000000" w:themeColor="text1"/>
            <w:sz w:val="24"/>
            <w:szCs w:val="24"/>
          </w:rPr>
          <w:delText>4</w:delText>
        </w:r>
      </w:del>
      <w:r w:rsidR="00977CEA" w:rsidRPr="00366A3B">
        <w:rPr>
          <w:rFonts w:ascii="Times New Roman" w:hAnsi="Times New Roman"/>
          <w:color w:val="000000" w:themeColor="text1"/>
          <w:sz w:val="24"/>
          <w:szCs w:val="24"/>
        </w:rPr>
        <w:t xml:space="preserve">) three metrics of body condition: </w:t>
      </w:r>
      <w:ins w:id="379" w:author="Clayton Lamb" w:date="2023-07-18T15:28:00Z">
        <w:r w:rsidR="00C5426C" w:rsidRPr="00366A3B">
          <w:rPr>
            <w:rFonts w:ascii="Times New Roman" w:hAnsi="Times New Roman"/>
            <w:color w:val="000000" w:themeColor="text1"/>
            <w:sz w:val="24"/>
            <w:szCs w:val="24"/>
          </w:rPr>
          <w:t>mass</w:t>
        </w:r>
      </w:ins>
      <w:del w:id="380" w:author="Clayton Lamb" w:date="2023-07-18T15:28:00Z">
        <w:r w:rsidR="00977CEA" w:rsidRPr="00366A3B" w:rsidDel="00C5426C">
          <w:rPr>
            <w:rFonts w:ascii="Times New Roman" w:hAnsi="Times New Roman"/>
            <w:color w:val="000000" w:themeColor="text1"/>
            <w:sz w:val="24"/>
            <w:szCs w:val="24"/>
          </w:rPr>
          <w:delText>weight</w:delText>
        </w:r>
      </w:del>
      <w:r w:rsidR="00977CEA" w:rsidRPr="00366A3B">
        <w:rPr>
          <w:rFonts w:ascii="Times New Roman" w:hAnsi="Times New Roman"/>
          <w:color w:val="000000" w:themeColor="text1"/>
          <w:sz w:val="24"/>
          <w:szCs w:val="24"/>
        </w:rPr>
        <w:t xml:space="preserve"> in kgs, </w:t>
      </w:r>
      <w:del w:id="381" w:author="Evgenia Dubman" w:date="2023-07-20T14:33:00Z">
        <w:r w:rsidR="00977CEA" w:rsidRPr="00366A3B" w:rsidDel="006419E5">
          <w:rPr>
            <w:rFonts w:ascii="Times New Roman" w:hAnsi="Times New Roman"/>
            <w:color w:val="000000" w:themeColor="text1"/>
            <w:sz w:val="24"/>
            <w:szCs w:val="24"/>
          </w:rPr>
          <w:delText xml:space="preserve">and </w:delText>
        </w:r>
      </w:del>
      <w:r w:rsidR="00977CEA" w:rsidRPr="00366A3B">
        <w:rPr>
          <w:rFonts w:ascii="Times New Roman" w:hAnsi="Times New Roman"/>
          <w:color w:val="000000" w:themeColor="text1"/>
          <w:sz w:val="24"/>
          <w:szCs w:val="24"/>
        </w:rPr>
        <w:t xml:space="preserve">a </w:t>
      </w:r>
      <w:commentRangeStart w:id="382"/>
      <w:commentRangeStart w:id="383"/>
      <w:r w:rsidR="00977CEA" w:rsidRPr="00366A3B">
        <w:rPr>
          <w:rFonts w:ascii="Times New Roman" w:hAnsi="Times New Roman"/>
          <w:color w:val="000000" w:themeColor="text1"/>
          <w:sz w:val="24"/>
          <w:szCs w:val="24"/>
        </w:rPr>
        <w:t>qualitative assessment of body condition based on palpation</w:t>
      </w:r>
      <w:r w:rsidR="00F30A5B" w:rsidRPr="00366A3B">
        <w:rPr>
          <w:rFonts w:ascii="Times New Roman" w:hAnsi="Times New Roman"/>
          <w:color w:val="000000" w:themeColor="text1"/>
          <w:sz w:val="24"/>
          <w:szCs w:val="24"/>
        </w:rPr>
        <w:t xml:space="preserve"> of the</w:t>
      </w:r>
      <w:r w:rsidR="00F652B2" w:rsidRPr="00366A3B">
        <w:rPr>
          <w:rFonts w:ascii="Times New Roman" w:hAnsi="Times New Roman"/>
          <w:color w:val="000000" w:themeColor="text1"/>
          <w:sz w:val="24"/>
          <w:szCs w:val="24"/>
        </w:rPr>
        <w:t xml:space="preserve"> </w:t>
      </w:r>
      <w:del w:id="384" w:author="Evgenia Dubman" w:date="2023-07-20T14:30:00Z">
        <w:r w:rsidR="00F652B2" w:rsidRPr="00366A3B" w:rsidDel="006419E5">
          <w:rPr>
            <w:rFonts w:ascii="Times New Roman" w:hAnsi="Times New Roman"/>
            <w:color w:val="000000" w:themeColor="text1"/>
            <w:sz w:val="24"/>
            <w:szCs w:val="24"/>
          </w:rPr>
          <w:delText>rump</w:delText>
        </w:r>
        <w:commentRangeEnd w:id="382"/>
        <w:r w:rsidR="00D6768F" w:rsidRPr="00366A3B" w:rsidDel="006419E5">
          <w:rPr>
            <w:rStyle w:val="CommentReference"/>
            <w:rFonts w:ascii="Times New Roman" w:hAnsi="Times New Roman"/>
            <w:sz w:val="24"/>
            <w:szCs w:val="24"/>
            <w:rPrChange w:id="385" w:author="Clayton Lamb" w:date="2023-07-19T07:26:00Z">
              <w:rPr>
                <w:rStyle w:val="CommentReference"/>
                <w:rFonts w:ascii="Garamond" w:hAnsi="Garamond"/>
              </w:rPr>
            </w:rPrChange>
          </w:rPr>
          <w:commentReference w:id="382"/>
        </w:r>
        <w:commentRangeEnd w:id="383"/>
        <w:r w:rsidR="006E6578" w:rsidDel="006419E5">
          <w:rPr>
            <w:rStyle w:val="CommentReference"/>
            <w:rFonts w:ascii="Garamond" w:hAnsi="Garamond"/>
          </w:rPr>
          <w:commentReference w:id="383"/>
        </w:r>
      </w:del>
      <w:ins w:id="386" w:author="Evgenia Dubman" w:date="2023-07-20T14:30:00Z">
        <w:r w:rsidR="006419E5">
          <w:rPr>
            <w:rFonts w:ascii="Times New Roman" w:hAnsi="Times New Roman"/>
            <w:color w:val="000000" w:themeColor="text1"/>
            <w:sz w:val="24"/>
            <w:szCs w:val="24"/>
          </w:rPr>
          <w:t>withers, ribs and hips</w:t>
        </w:r>
      </w:ins>
      <w:ins w:id="387" w:author="Evgenia Dubman" w:date="2023-07-20T14:31:00Z">
        <w:r w:rsidR="006419E5">
          <w:rPr>
            <w:rFonts w:ascii="Times New Roman" w:hAnsi="Times New Roman"/>
            <w:color w:val="000000" w:themeColor="text1"/>
            <w:sz w:val="24"/>
            <w:szCs w:val="24"/>
          </w:rPr>
          <w:t xml:space="preserve"> (scoring between 1 to 5 on each an</w:t>
        </w:r>
      </w:ins>
      <w:ins w:id="388" w:author="Evgenia Dubman" w:date="2023-07-20T14:32:00Z">
        <w:r w:rsidR="006419E5">
          <w:rPr>
            <w:rFonts w:ascii="Times New Roman" w:hAnsi="Times New Roman"/>
            <w:color w:val="000000" w:themeColor="text1"/>
            <w:sz w:val="24"/>
            <w:szCs w:val="24"/>
          </w:rPr>
          <w:t>d taking the sum as per</w:t>
        </w:r>
        <w:del w:id="389" w:author="Clayton Lamb" w:date="2023-08-18T07:32:00Z">
          <w:r w:rsidR="006419E5" w:rsidDel="00396815">
            <w:rPr>
              <w:rFonts w:ascii="Times New Roman" w:hAnsi="Times New Roman"/>
              <w:color w:val="000000" w:themeColor="text1"/>
              <w:sz w:val="24"/>
              <w:szCs w:val="24"/>
            </w:rPr>
            <w:delText xml:space="preserve"> Gerhart et al</w:delText>
          </w:r>
        </w:del>
      </w:ins>
      <w:ins w:id="390" w:author="Evgenia Dubman" w:date="2023-08-02T14:43:00Z">
        <w:del w:id="391" w:author="Clayton Lamb" w:date="2023-08-18T07:32:00Z">
          <w:r w:rsidR="00CB1CBC" w:rsidDel="00396815">
            <w:rPr>
              <w:rFonts w:ascii="Times New Roman" w:hAnsi="Times New Roman"/>
              <w:color w:val="000000" w:themeColor="text1"/>
              <w:sz w:val="24"/>
              <w:szCs w:val="24"/>
            </w:rPr>
            <w:delText>.</w:delText>
          </w:r>
        </w:del>
      </w:ins>
      <w:ins w:id="392" w:author="Evgenia Dubman" w:date="2023-07-20T14:32:00Z">
        <w:del w:id="393" w:author="Clayton Lamb" w:date="2023-08-18T07:32:00Z">
          <w:r w:rsidR="006419E5" w:rsidDel="00396815">
            <w:rPr>
              <w:rFonts w:ascii="Times New Roman" w:hAnsi="Times New Roman"/>
              <w:color w:val="000000" w:themeColor="text1"/>
              <w:sz w:val="24"/>
              <w:szCs w:val="24"/>
            </w:rPr>
            <w:delText xml:space="preserve"> [1995</w:delText>
          </w:r>
        </w:del>
      </w:ins>
      <w:ins w:id="394" w:author="Evgenia Dubman" w:date="2023-07-25T10:43:00Z">
        <w:del w:id="395" w:author="Clayton Lamb" w:date="2023-08-18T07:32:00Z">
          <w:r w:rsidR="00F34F72" w:rsidDel="00396815">
            <w:rPr>
              <w:rFonts w:ascii="Times New Roman" w:hAnsi="Times New Roman"/>
              <w:color w:val="000000" w:themeColor="text1"/>
              <w:sz w:val="24"/>
              <w:szCs w:val="24"/>
            </w:rPr>
            <w:delText>]</w:delText>
          </w:r>
        </w:del>
      </w:ins>
      <w:ins w:id="396" w:author="Clayton Lamb" w:date="2023-08-18T07:32:00Z">
        <w:r w:rsidR="00396815">
          <w:rPr>
            <w:rFonts w:ascii="Times New Roman" w:hAnsi="Times New Roman"/>
            <w:color w:val="000000" w:themeColor="text1"/>
            <w:sz w:val="24"/>
            <w:szCs w:val="24"/>
          </w:rPr>
          <w:t xml:space="preserve"> </w:t>
        </w:r>
      </w:ins>
      <w:r w:rsidR="00396815">
        <w:rPr>
          <w:rFonts w:ascii="Times New Roman" w:hAnsi="Times New Roman"/>
          <w:color w:val="000000" w:themeColor="text1"/>
          <w:sz w:val="24"/>
          <w:szCs w:val="24"/>
        </w:rPr>
        <w:fldChar w:fldCharType="begin"/>
      </w:r>
      <w:r w:rsidR="00396815">
        <w:rPr>
          <w:rFonts w:ascii="Times New Roman" w:hAnsi="Times New Roman"/>
          <w:color w:val="000000" w:themeColor="text1"/>
          <w:sz w:val="24"/>
          <w:szCs w:val="24"/>
        </w:rPr>
        <w:instrText xml:space="preserve"> ADDIN ZOTERO_ITEM CSL_CITATION {"citationID":"xG0m8MQ8","properties":{"formattedCitation":"(Gerhart et al. 1996)","plainCitation":"(Gerhart et al. 1996)","noteIndex":0},"citationItems":[{"id":5506,"uris":["http://zotero.org/users/6749014/items/NKQNIKLV"],"itemData":{"id":5506,"type":"article-journal","abstract":"Body condition scores provide a subjective measure of body fatness. We scored the condition of 64 barren-ground caribou (Rangifer tarandus granti) and 10 reindeer (R. t. tarandus) that were later killed and analyzed for chemical composition. A body reserve index (product of body condition score and body mass) was superior to either body mass or body condition score as a predictor of fatness for older calves and adults. The probability of pregnancy for adult female caribou was significantly related to both body condition score (n = 107, P = 0.017) and body reserve index (n = 103, P &lt; 0.001).","container-title":"The Journal of Wildlife Management","DOI":"10.2307/3802369","ISSN":"0022-541X","issue":"4","note":"publisher: [Wiley, Wildlife Society]","page":"713-718","source":"JSTOR","title":"Estimating Fat Content of Caribou from Body Condition Scores","volume":"60","author":[{"family":"Gerhart","given":"K. L."},{"family":"White","given":"R. G."},{"family":"Cameron","given":"R. D."},{"family":"Russell","given":"D. E."}],"issued":{"date-parts":[["1996"]]}}}],"schema":"https://github.com/citation-style-language/schema/raw/master/csl-citation.json"} </w:instrText>
      </w:r>
      <w:r w:rsidR="00396815">
        <w:rPr>
          <w:rFonts w:ascii="Times New Roman" w:hAnsi="Times New Roman"/>
          <w:color w:val="000000" w:themeColor="text1"/>
          <w:sz w:val="24"/>
          <w:szCs w:val="24"/>
        </w:rPr>
        <w:fldChar w:fldCharType="separate"/>
      </w:r>
      <w:del w:id="397" w:author="Clayton Lamb" w:date="2023-08-18T07:32:00Z">
        <w:r w:rsidR="00396815" w:rsidDel="00396815">
          <w:rPr>
            <w:rFonts w:ascii="Times New Roman" w:hAnsi="Times New Roman"/>
            <w:noProof/>
            <w:color w:val="000000" w:themeColor="text1"/>
            <w:sz w:val="24"/>
            <w:szCs w:val="24"/>
          </w:rPr>
          <w:delText>(</w:delText>
        </w:r>
      </w:del>
      <w:r w:rsidR="00396815">
        <w:rPr>
          <w:rFonts w:ascii="Times New Roman" w:hAnsi="Times New Roman"/>
          <w:noProof/>
          <w:color w:val="000000" w:themeColor="text1"/>
          <w:sz w:val="24"/>
          <w:szCs w:val="24"/>
        </w:rPr>
        <w:t xml:space="preserve">Gerhart et al. </w:t>
      </w:r>
      <w:ins w:id="398" w:author="Clayton Lamb" w:date="2023-08-18T07:32:00Z">
        <w:r w:rsidR="00396815">
          <w:rPr>
            <w:rFonts w:ascii="Times New Roman" w:hAnsi="Times New Roman"/>
            <w:noProof/>
            <w:color w:val="000000" w:themeColor="text1"/>
            <w:sz w:val="24"/>
            <w:szCs w:val="24"/>
          </w:rPr>
          <w:t>(</w:t>
        </w:r>
      </w:ins>
      <w:r w:rsidR="00396815">
        <w:rPr>
          <w:rFonts w:ascii="Times New Roman" w:hAnsi="Times New Roman"/>
          <w:noProof/>
          <w:color w:val="000000" w:themeColor="text1"/>
          <w:sz w:val="24"/>
          <w:szCs w:val="24"/>
        </w:rPr>
        <w:t>1996)</w:t>
      </w:r>
      <w:r w:rsidR="00396815">
        <w:rPr>
          <w:rFonts w:ascii="Times New Roman" w:hAnsi="Times New Roman"/>
          <w:color w:val="000000" w:themeColor="text1"/>
          <w:sz w:val="24"/>
          <w:szCs w:val="24"/>
        </w:rPr>
        <w:fldChar w:fldCharType="end"/>
      </w:r>
      <w:ins w:id="399" w:author="Evgenia Dubman" w:date="2023-07-20T14:32:00Z">
        <w:del w:id="400" w:author="Clayton Lamb" w:date="2023-08-18T07:32:00Z">
          <w:r w:rsidR="006419E5" w:rsidDel="00396815">
            <w:rPr>
              <w:rFonts w:ascii="Times New Roman" w:hAnsi="Times New Roman"/>
              <w:color w:val="000000" w:themeColor="text1"/>
              <w:sz w:val="24"/>
              <w:szCs w:val="24"/>
            </w:rPr>
            <w:delText>)</w:delText>
          </w:r>
        </w:del>
      </w:ins>
      <w:r w:rsidR="00A8740B" w:rsidRPr="00366A3B">
        <w:rPr>
          <w:rFonts w:ascii="Times New Roman" w:hAnsi="Times New Roman"/>
          <w:color w:val="000000" w:themeColor="text1"/>
          <w:sz w:val="24"/>
          <w:szCs w:val="24"/>
        </w:rPr>
        <w:t xml:space="preserve">, and in </w:t>
      </w:r>
      <w:commentRangeStart w:id="401"/>
      <w:commentRangeStart w:id="402"/>
      <w:r w:rsidR="00A8740B" w:rsidRPr="00366A3B">
        <w:rPr>
          <w:rFonts w:ascii="Times New Roman" w:hAnsi="Times New Roman"/>
          <w:color w:val="000000" w:themeColor="text1"/>
          <w:sz w:val="24"/>
          <w:szCs w:val="24"/>
        </w:rPr>
        <w:t xml:space="preserve">some years a body fat percentage based on </w:t>
      </w:r>
      <w:ins w:id="403" w:author="Evgenia Dubman" w:date="2023-07-20T12:55:00Z">
        <w:r w:rsidR="002B6DEF">
          <w:rPr>
            <w:rFonts w:ascii="Times New Roman" w:hAnsi="Times New Roman"/>
            <w:color w:val="000000" w:themeColor="text1"/>
            <w:sz w:val="24"/>
            <w:szCs w:val="24"/>
          </w:rPr>
          <w:t>a</w:t>
        </w:r>
      </w:ins>
      <w:ins w:id="404" w:author="Evgenia Dubman" w:date="2023-07-20T13:30:00Z">
        <w:r w:rsidR="00EF36AA">
          <w:rPr>
            <w:rFonts w:ascii="Times New Roman" w:hAnsi="Times New Roman"/>
            <w:color w:val="000000" w:themeColor="text1"/>
            <w:sz w:val="24"/>
            <w:szCs w:val="24"/>
          </w:rPr>
          <w:t xml:space="preserve"> rump f</w:t>
        </w:r>
      </w:ins>
      <w:ins w:id="405" w:author="Evgenia Dubman" w:date="2023-07-20T13:31:00Z">
        <w:r w:rsidR="00EF36AA">
          <w:rPr>
            <w:rFonts w:ascii="Times New Roman" w:hAnsi="Times New Roman"/>
            <w:color w:val="000000" w:themeColor="text1"/>
            <w:sz w:val="24"/>
            <w:szCs w:val="24"/>
          </w:rPr>
          <w:t>at</w:t>
        </w:r>
      </w:ins>
      <w:ins w:id="406" w:author="Evgenia Dubman" w:date="2023-07-20T12:55:00Z">
        <w:r w:rsidR="002B6DEF">
          <w:rPr>
            <w:rFonts w:ascii="Times New Roman" w:hAnsi="Times New Roman"/>
            <w:color w:val="000000" w:themeColor="text1"/>
            <w:sz w:val="24"/>
            <w:szCs w:val="24"/>
          </w:rPr>
          <w:t xml:space="preserve"> </w:t>
        </w:r>
      </w:ins>
      <w:r w:rsidR="00A8740B" w:rsidRPr="00366A3B">
        <w:rPr>
          <w:rFonts w:ascii="Times New Roman" w:hAnsi="Times New Roman"/>
          <w:color w:val="000000" w:themeColor="text1"/>
          <w:sz w:val="24"/>
          <w:szCs w:val="24"/>
        </w:rPr>
        <w:t>ultrasound</w:t>
      </w:r>
      <w:commentRangeEnd w:id="401"/>
      <w:del w:id="407" w:author="Evgenia Dubman" w:date="2023-07-20T13:31:00Z">
        <w:r w:rsidR="00D6768F" w:rsidRPr="00366A3B" w:rsidDel="00EF36AA">
          <w:rPr>
            <w:rStyle w:val="CommentReference"/>
            <w:rFonts w:ascii="Times New Roman" w:hAnsi="Times New Roman"/>
            <w:sz w:val="24"/>
            <w:szCs w:val="24"/>
            <w:rPrChange w:id="408" w:author="Clayton Lamb" w:date="2023-07-19T07:26:00Z">
              <w:rPr>
                <w:rStyle w:val="CommentReference"/>
                <w:rFonts w:ascii="Garamond" w:hAnsi="Garamond"/>
              </w:rPr>
            </w:rPrChange>
          </w:rPr>
          <w:commentReference w:id="401"/>
        </w:r>
      </w:del>
      <w:commentRangeEnd w:id="402"/>
      <w:r w:rsidR="00EF36AA">
        <w:rPr>
          <w:rStyle w:val="CommentReference"/>
          <w:rFonts w:ascii="Garamond" w:hAnsi="Garamond"/>
        </w:rPr>
        <w:commentReference w:id="402"/>
      </w:r>
      <w:ins w:id="409" w:author="Evgenia Dubman" w:date="2023-07-20T13:31:00Z">
        <w:r w:rsidR="00EF36AA">
          <w:rPr>
            <w:rFonts w:ascii="Times New Roman" w:hAnsi="Times New Roman"/>
            <w:color w:val="000000" w:themeColor="text1"/>
            <w:sz w:val="24"/>
            <w:szCs w:val="24"/>
          </w:rPr>
          <w:t xml:space="preserve"> (in mm)</w:t>
        </w:r>
      </w:ins>
      <w:r w:rsidR="00977CEA" w:rsidRPr="00366A3B">
        <w:rPr>
          <w:rFonts w:ascii="Times New Roman" w:hAnsi="Times New Roman"/>
          <w:color w:val="000000" w:themeColor="text1"/>
          <w:sz w:val="24"/>
          <w:szCs w:val="24"/>
        </w:rPr>
        <w:t>.</w:t>
      </w:r>
      <w:r w:rsidR="00563DF3" w:rsidRPr="00366A3B">
        <w:rPr>
          <w:rFonts w:ascii="Times New Roman" w:hAnsi="Times New Roman"/>
          <w:color w:val="000000" w:themeColor="text1"/>
          <w:sz w:val="24"/>
          <w:szCs w:val="24"/>
        </w:rPr>
        <w:t xml:space="preserve"> If the female </w:t>
      </w:r>
      <w:r w:rsidR="00D74331" w:rsidRPr="00366A3B">
        <w:rPr>
          <w:rFonts w:ascii="Times New Roman" w:hAnsi="Times New Roman"/>
          <w:color w:val="000000" w:themeColor="text1"/>
          <w:sz w:val="24"/>
          <w:szCs w:val="24"/>
        </w:rPr>
        <w:t>was</w:t>
      </w:r>
      <w:r w:rsidR="00813D95"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 xml:space="preserve">captured and handled for the first time, </w:t>
      </w:r>
      <w:r w:rsidRPr="00366A3B">
        <w:rPr>
          <w:rFonts w:ascii="Times New Roman" w:hAnsi="Times New Roman"/>
          <w:color w:val="000000" w:themeColor="text1"/>
          <w:sz w:val="24"/>
          <w:szCs w:val="24"/>
        </w:rPr>
        <w:t>we also took</w:t>
      </w:r>
      <w:del w:id="410" w:author="Clayton Lamb" w:date="2023-07-18T12:02:00Z">
        <w:r w:rsidRPr="00366A3B" w:rsidDel="00D6768F">
          <w:rPr>
            <w:rFonts w:ascii="Times New Roman" w:hAnsi="Times New Roman"/>
            <w:color w:val="000000" w:themeColor="text1"/>
            <w:sz w:val="24"/>
            <w:szCs w:val="24"/>
          </w:rPr>
          <w:delText xml:space="preserve"> a </w:delText>
        </w:r>
      </w:del>
      <w:ins w:id="411" w:author="Clayton Lamb" w:date="2023-07-18T12:02:00Z">
        <w:r w:rsidR="00D6768F" w:rsidRPr="00366A3B">
          <w:rPr>
            <w:rFonts w:ascii="Times New Roman" w:hAnsi="Times New Roman"/>
            <w:color w:val="000000" w:themeColor="text1"/>
            <w:sz w:val="24"/>
            <w:szCs w:val="24"/>
          </w:rPr>
          <w:t xml:space="preserve"> </w:t>
        </w:r>
      </w:ins>
      <w:r w:rsidR="006F3250" w:rsidRPr="00366A3B">
        <w:rPr>
          <w:rFonts w:ascii="Times New Roman" w:hAnsi="Times New Roman"/>
          <w:color w:val="000000" w:themeColor="text1"/>
          <w:sz w:val="24"/>
          <w:szCs w:val="24"/>
        </w:rPr>
        <w:t xml:space="preserve">skin </w:t>
      </w:r>
      <w:r w:rsidR="00563DF3" w:rsidRPr="00366A3B">
        <w:rPr>
          <w:rFonts w:ascii="Times New Roman" w:hAnsi="Times New Roman"/>
          <w:color w:val="000000" w:themeColor="text1"/>
          <w:sz w:val="24"/>
          <w:szCs w:val="24"/>
        </w:rPr>
        <w:t xml:space="preserve">biopsy </w:t>
      </w:r>
      <w:r w:rsidRPr="00366A3B">
        <w:rPr>
          <w:rFonts w:ascii="Times New Roman" w:hAnsi="Times New Roman"/>
          <w:color w:val="000000" w:themeColor="text1"/>
          <w:sz w:val="24"/>
          <w:szCs w:val="24"/>
        </w:rPr>
        <w:t xml:space="preserve">sample </w:t>
      </w:r>
      <w:r w:rsidR="00563DF3" w:rsidRPr="00366A3B">
        <w:rPr>
          <w:rFonts w:ascii="Times New Roman" w:hAnsi="Times New Roman"/>
          <w:color w:val="000000" w:themeColor="text1"/>
          <w:sz w:val="24"/>
          <w:szCs w:val="24"/>
        </w:rPr>
        <w:t>in the course of ear-tagging</w:t>
      </w:r>
      <w:ins w:id="412" w:author="Clayton Lamb" w:date="2023-07-18T12:02:00Z">
        <w:r w:rsidR="00D6768F" w:rsidRPr="00366A3B">
          <w:rPr>
            <w:rFonts w:ascii="Times New Roman" w:hAnsi="Times New Roman"/>
            <w:color w:val="000000" w:themeColor="text1"/>
            <w:sz w:val="24"/>
            <w:szCs w:val="24"/>
          </w:rPr>
          <w:t xml:space="preserve"> </w:t>
        </w:r>
        <w:r w:rsidR="00D6768F" w:rsidRPr="00366A3B">
          <w:rPr>
            <w:rFonts w:ascii="Times New Roman" w:hAnsi="Times New Roman"/>
            <w:color w:val="000000"/>
            <w:sz w:val="24"/>
            <w:szCs w:val="24"/>
            <w:rPrChange w:id="413" w:author="Clayton Lamb" w:date="2023-07-19T07:26:00Z">
              <w:rPr>
                <w:rFonts w:ascii="Times New Roman" w:hAnsi="Times New Roman"/>
                <w:color w:val="000000"/>
                <w:szCs w:val="22"/>
              </w:rPr>
            </w:rPrChange>
          </w:rPr>
          <w:t>using a</w:t>
        </w:r>
        <w:commentRangeStart w:id="414"/>
        <w:r w:rsidR="00D6768F" w:rsidRPr="00366A3B">
          <w:rPr>
            <w:rFonts w:ascii="Times New Roman" w:hAnsi="Times New Roman"/>
            <w:color w:val="000000"/>
            <w:sz w:val="24"/>
            <w:szCs w:val="24"/>
            <w:rPrChange w:id="415" w:author="Clayton Lamb" w:date="2023-07-19T07:26:00Z">
              <w:rPr>
                <w:rFonts w:ascii="Times New Roman" w:hAnsi="Times New Roman"/>
                <w:color w:val="000000"/>
                <w:szCs w:val="22"/>
              </w:rPr>
            </w:rPrChange>
          </w:rPr>
          <w:t xml:space="preserve"> </w:t>
        </w:r>
      </w:ins>
      <w:ins w:id="416" w:author="Evgenia Dubman" w:date="2023-08-01T13:32:00Z">
        <w:r w:rsidR="005967D8">
          <w:rPr>
            <w:rFonts w:ascii="Times New Roman" w:hAnsi="Times New Roman"/>
            <w:color w:val="000000"/>
            <w:sz w:val="24"/>
            <w:szCs w:val="24"/>
          </w:rPr>
          <w:t>6</w:t>
        </w:r>
      </w:ins>
      <w:ins w:id="417" w:author="Clayton Lamb" w:date="2023-07-18T12:02:00Z">
        <w:del w:id="418" w:author="Evgenia Dubman" w:date="2023-08-01T13:32:00Z">
          <w:r w:rsidR="00D6768F" w:rsidRPr="00366A3B" w:rsidDel="005967D8">
            <w:rPr>
              <w:rFonts w:ascii="Times New Roman" w:hAnsi="Times New Roman"/>
              <w:color w:val="000000"/>
              <w:sz w:val="24"/>
              <w:szCs w:val="24"/>
              <w:rPrChange w:id="419" w:author="Clayton Lamb" w:date="2023-07-19T07:26:00Z">
                <w:rPr>
                  <w:rFonts w:ascii="Times New Roman" w:hAnsi="Times New Roman"/>
                  <w:color w:val="000000"/>
                  <w:szCs w:val="22"/>
                </w:rPr>
              </w:rPrChange>
            </w:rPr>
            <w:delText>X</w:delText>
          </w:r>
        </w:del>
        <w:r w:rsidR="00D6768F" w:rsidRPr="00366A3B">
          <w:rPr>
            <w:rFonts w:ascii="Times New Roman" w:hAnsi="Times New Roman"/>
            <w:color w:val="000000"/>
            <w:sz w:val="24"/>
            <w:szCs w:val="24"/>
            <w:rPrChange w:id="420" w:author="Clayton Lamb" w:date="2023-07-19T07:26:00Z">
              <w:rPr>
                <w:rFonts w:ascii="Times New Roman" w:hAnsi="Times New Roman"/>
                <w:color w:val="000000"/>
                <w:szCs w:val="22"/>
              </w:rPr>
            </w:rPrChange>
          </w:rPr>
          <w:t xml:space="preserve"> </w:t>
        </w:r>
        <w:commentRangeEnd w:id="414"/>
        <w:r w:rsidR="00D6768F" w:rsidRPr="00366A3B">
          <w:rPr>
            <w:rStyle w:val="CommentReference"/>
            <w:rFonts w:ascii="Times New Roman" w:hAnsi="Times New Roman"/>
            <w:sz w:val="24"/>
            <w:szCs w:val="24"/>
            <w:rPrChange w:id="421" w:author="Clayton Lamb" w:date="2023-07-19T07:26:00Z">
              <w:rPr>
                <w:rStyle w:val="CommentReference"/>
                <w:rFonts w:ascii="Garamond" w:hAnsi="Garamond"/>
              </w:rPr>
            </w:rPrChange>
          </w:rPr>
          <w:commentReference w:id="414"/>
        </w:r>
        <w:r w:rsidR="00D6768F" w:rsidRPr="00366A3B">
          <w:rPr>
            <w:rFonts w:ascii="Times New Roman" w:hAnsi="Times New Roman"/>
            <w:color w:val="000000"/>
            <w:sz w:val="24"/>
            <w:szCs w:val="24"/>
            <w:rPrChange w:id="422" w:author="Clayton Lamb" w:date="2023-07-19T07:26:00Z">
              <w:rPr>
                <w:rFonts w:ascii="Times New Roman" w:hAnsi="Times New Roman"/>
                <w:color w:val="000000"/>
                <w:szCs w:val="22"/>
              </w:rPr>
            </w:rPrChange>
          </w:rPr>
          <w:t>mm biopsy punch</w:t>
        </w:r>
        <w:del w:id="423" w:author="Evgenia Dubman" w:date="2023-08-01T13:34:00Z">
          <w:r w:rsidR="00D6768F" w:rsidRPr="00366A3B" w:rsidDel="005967D8">
            <w:rPr>
              <w:rFonts w:ascii="Times New Roman" w:hAnsi="Times New Roman"/>
              <w:color w:val="000000"/>
              <w:sz w:val="24"/>
              <w:szCs w:val="24"/>
              <w:rPrChange w:id="424" w:author="Clayton Lamb" w:date="2023-07-19T07:26:00Z">
                <w:rPr>
                  <w:rFonts w:ascii="Times New Roman" w:hAnsi="Times New Roman"/>
                  <w:color w:val="000000"/>
                  <w:szCs w:val="22"/>
                </w:rPr>
              </w:rPrChange>
            </w:rPr>
            <w:delText>”.</w:delText>
          </w:r>
        </w:del>
      </w:ins>
      <w:r w:rsidR="00563DF3" w:rsidRPr="00366A3B">
        <w:rPr>
          <w:rFonts w:ascii="Times New Roman" w:hAnsi="Times New Roman"/>
          <w:color w:val="000000" w:themeColor="text1"/>
          <w:sz w:val="24"/>
          <w:szCs w:val="24"/>
        </w:rPr>
        <w:t>.</w:t>
      </w:r>
      <w:r w:rsidR="00FD3C35" w:rsidRPr="00366A3B">
        <w:rPr>
          <w:rFonts w:ascii="Times New Roman" w:hAnsi="Times New Roman"/>
          <w:color w:val="000000" w:themeColor="text1"/>
          <w:sz w:val="24"/>
          <w:szCs w:val="24"/>
        </w:rPr>
        <w:t xml:space="preserve"> The blood collected at capture </w:t>
      </w:r>
      <w:r w:rsidR="00813D95" w:rsidRPr="00366A3B">
        <w:rPr>
          <w:rFonts w:ascii="Times New Roman" w:hAnsi="Times New Roman"/>
          <w:color w:val="000000" w:themeColor="text1"/>
          <w:sz w:val="24"/>
          <w:szCs w:val="24"/>
        </w:rPr>
        <w:t>was</w:t>
      </w:r>
      <w:r w:rsidR="00FD3C35" w:rsidRPr="00366A3B">
        <w:rPr>
          <w:rFonts w:ascii="Times New Roman" w:hAnsi="Times New Roman"/>
          <w:color w:val="000000" w:themeColor="text1"/>
          <w:sz w:val="24"/>
          <w:szCs w:val="24"/>
        </w:rPr>
        <w:t xml:space="preserve"> centrifuged </w:t>
      </w:r>
      <w:r w:rsidR="005E5F4F" w:rsidRPr="00366A3B">
        <w:rPr>
          <w:rFonts w:ascii="Times New Roman" w:hAnsi="Times New Roman"/>
          <w:color w:val="000000" w:themeColor="text1"/>
          <w:sz w:val="24"/>
          <w:szCs w:val="24"/>
        </w:rPr>
        <w:t xml:space="preserve">within </w:t>
      </w:r>
      <w:del w:id="425" w:author="Clayton Lamb" w:date="2023-07-18T12:05:00Z">
        <w:r w:rsidR="005E5F4F" w:rsidRPr="00366A3B" w:rsidDel="00D6768F">
          <w:rPr>
            <w:rFonts w:ascii="Times New Roman" w:hAnsi="Times New Roman"/>
            <w:color w:val="000000" w:themeColor="text1"/>
            <w:sz w:val="24"/>
            <w:szCs w:val="24"/>
          </w:rPr>
          <w:delText>one to two</w:delText>
        </w:r>
      </w:del>
      <w:ins w:id="426" w:author="Clayton Lamb" w:date="2023-07-18T12:05:00Z">
        <w:r w:rsidR="00D6768F" w:rsidRPr="00366A3B">
          <w:rPr>
            <w:rFonts w:ascii="Times New Roman" w:hAnsi="Times New Roman"/>
            <w:color w:val="000000" w:themeColor="text1"/>
            <w:sz w:val="24"/>
            <w:szCs w:val="24"/>
          </w:rPr>
          <w:t>1-2</w:t>
        </w:r>
      </w:ins>
      <w:r w:rsidR="005E5F4F" w:rsidRPr="00366A3B">
        <w:rPr>
          <w:rFonts w:ascii="Times New Roman" w:hAnsi="Times New Roman"/>
          <w:color w:val="000000" w:themeColor="text1"/>
          <w:sz w:val="24"/>
          <w:szCs w:val="24"/>
        </w:rPr>
        <w:t xml:space="preserve"> days of capture </w:t>
      </w:r>
      <w:r w:rsidR="00E40C64" w:rsidRPr="00366A3B">
        <w:rPr>
          <w:rFonts w:ascii="Times New Roman" w:hAnsi="Times New Roman"/>
          <w:color w:val="000000" w:themeColor="text1"/>
          <w:sz w:val="24"/>
          <w:szCs w:val="24"/>
        </w:rPr>
        <w:t xml:space="preserve">to collect </w:t>
      </w:r>
      <w:del w:id="427" w:author="Clayton Lamb" w:date="2023-07-18T12:05:00Z">
        <w:r w:rsidR="00E40C64" w:rsidRPr="00366A3B" w:rsidDel="00D6768F">
          <w:rPr>
            <w:rFonts w:ascii="Times New Roman" w:hAnsi="Times New Roman"/>
            <w:color w:val="000000" w:themeColor="text1"/>
            <w:sz w:val="24"/>
            <w:szCs w:val="24"/>
          </w:rPr>
          <w:delText>blood components (i.e.</w:delText>
        </w:r>
        <w:r w:rsidR="009D66D7"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r w:rsidR="00E40C64" w:rsidRPr="00366A3B">
        <w:rPr>
          <w:rFonts w:ascii="Times New Roman" w:hAnsi="Times New Roman"/>
          <w:color w:val="000000" w:themeColor="text1"/>
          <w:sz w:val="24"/>
          <w:szCs w:val="24"/>
        </w:rPr>
        <w:t>serum</w:t>
      </w:r>
      <w:ins w:id="428" w:author="Evgenia Dubman" w:date="2023-08-02T14:39:00Z">
        <w:r w:rsidR="00CB1CBC">
          <w:rPr>
            <w:rFonts w:ascii="Times New Roman" w:hAnsi="Times New Roman"/>
            <w:color w:val="000000" w:themeColor="text1"/>
            <w:sz w:val="24"/>
            <w:szCs w:val="24"/>
          </w:rPr>
          <w:t xml:space="preserve"> (into a gold-top vacutainer)</w:t>
        </w:r>
      </w:ins>
      <w:r w:rsidR="00E40C64" w:rsidRPr="00366A3B">
        <w:rPr>
          <w:rFonts w:ascii="Times New Roman" w:hAnsi="Times New Roman"/>
          <w:color w:val="000000" w:themeColor="text1"/>
          <w:sz w:val="24"/>
          <w:szCs w:val="24"/>
        </w:rPr>
        <w:t>, plasma, buffy coat</w:t>
      </w:r>
      <w:ins w:id="429" w:author="Evgenia Dubman" w:date="2023-08-02T14:39:00Z">
        <w:r w:rsidR="00CB1CBC">
          <w:rPr>
            <w:rFonts w:ascii="Times New Roman" w:hAnsi="Times New Roman"/>
            <w:color w:val="000000" w:themeColor="text1"/>
            <w:sz w:val="24"/>
            <w:szCs w:val="24"/>
          </w:rPr>
          <w:t xml:space="preserve"> (lavender-top EDTA vacutainer)</w:t>
        </w:r>
      </w:ins>
      <w:r w:rsidR="00E40C64" w:rsidRPr="00366A3B">
        <w:rPr>
          <w:rFonts w:ascii="Times New Roman" w:hAnsi="Times New Roman"/>
          <w:color w:val="000000" w:themeColor="text1"/>
          <w:sz w:val="24"/>
          <w:szCs w:val="24"/>
        </w:rPr>
        <w:t>, and red cells</w:t>
      </w:r>
      <w:ins w:id="430" w:author="Evgenia Dubman" w:date="2023-08-02T14:40:00Z">
        <w:r w:rsidR="00CB1CBC">
          <w:rPr>
            <w:rFonts w:ascii="Times New Roman" w:hAnsi="Times New Roman"/>
            <w:color w:val="000000" w:themeColor="text1"/>
            <w:sz w:val="24"/>
            <w:szCs w:val="24"/>
          </w:rPr>
          <w:t xml:space="preserve"> (navy-top vacutainer)</w:t>
        </w:r>
      </w:ins>
      <w:ins w:id="431" w:author="Clayton Lamb" w:date="2023-07-18T12:05:00Z">
        <w:r w:rsidR="00D6768F" w:rsidRPr="00366A3B">
          <w:rPr>
            <w:rFonts w:ascii="Times New Roman" w:hAnsi="Times New Roman"/>
            <w:color w:val="000000" w:themeColor="text1"/>
            <w:sz w:val="24"/>
            <w:szCs w:val="24"/>
          </w:rPr>
          <w:t>.</w:t>
        </w:r>
      </w:ins>
      <w:del w:id="432" w:author="Clayton Lamb" w:date="2023-07-18T12:05:00Z">
        <w:r w:rsidR="00E40C64" w:rsidRPr="00366A3B" w:rsidDel="00D6768F">
          <w:rPr>
            <w:rFonts w:ascii="Times New Roman" w:hAnsi="Times New Roman"/>
            <w:color w:val="000000" w:themeColor="text1"/>
            <w:sz w:val="24"/>
            <w:szCs w:val="24"/>
          </w:rPr>
          <w:delText>)</w:delText>
        </w:r>
        <w:r w:rsidR="00F82832"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bookmarkEnd w:id="312"/>
      <w:ins w:id="433" w:author="Evgenia Dubman" w:date="2023-07-20T12:34:00Z">
        <w:r w:rsidR="00C97312">
          <w:rPr>
            <w:rFonts w:ascii="Times New Roman" w:hAnsi="Times New Roman"/>
            <w:color w:val="000000" w:themeColor="text1"/>
            <w:sz w:val="24"/>
            <w:szCs w:val="24"/>
          </w:rPr>
          <w:t xml:space="preserve"> </w:t>
        </w:r>
      </w:ins>
      <w:ins w:id="434" w:author="Evgenia Dubman" w:date="2023-08-01T13:55:00Z">
        <w:r w:rsidR="00C15BD0">
          <w:rPr>
            <w:rFonts w:ascii="Times New Roman" w:hAnsi="Times New Roman"/>
            <w:color w:val="000000" w:themeColor="text1"/>
            <w:sz w:val="24"/>
            <w:szCs w:val="24"/>
          </w:rPr>
          <w:t>We used a LW Scientific USA E8 centrifuge, and sp</w:t>
        </w:r>
      </w:ins>
      <w:ins w:id="435" w:author="Evgenia Dubman" w:date="2023-08-01T13:56:00Z">
        <w:r w:rsidR="00C15BD0">
          <w:rPr>
            <w:rFonts w:ascii="Times New Roman" w:hAnsi="Times New Roman"/>
            <w:color w:val="000000" w:themeColor="text1"/>
            <w:sz w:val="24"/>
            <w:szCs w:val="24"/>
          </w:rPr>
          <w:t>u</w:t>
        </w:r>
      </w:ins>
      <w:ins w:id="436" w:author="Evgenia Dubman" w:date="2023-08-01T13:55:00Z">
        <w:r w:rsidR="00C15BD0">
          <w:rPr>
            <w:rFonts w:ascii="Times New Roman" w:hAnsi="Times New Roman"/>
            <w:color w:val="000000" w:themeColor="text1"/>
            <w:sz w:val="24"/>
            <w:szCs w:val="24"/>
          </w:rPr>
          <w:t>n the tubes for</w:t>
        </w:r>
      </w:ins>
      <w:ins w:id="437" w:author="Evgenia Dubman" w:date="2023-08-01T13:56:00Z">
        <w:r w:rsidR="00C15BD0">
          <w:rPr>
            <w:rFonts w:ascii="Times New Roman" w:hAnsi="Times New Roman"/>
            <w:color w:val="000000" w:themeColor="text1"/>
            <w:sz w:val="24"/>
            <w:szCs w:val="24"/>
          </w:rPr>
          <w:t xml:space="preserve"> 12-15 minutes at 2500rpm. </w:t>
        </w:r>
      </w:ins>
      <w:ins w:id="438" w:author="Evgenia Dubman" w:date="2023-07-20T12:34:00Z">
        <w:r w:rsidR="00C97312">
          <w:rPr>
            <w:rFonts w:ascii="Times New Roman" w:hAnsi="Times New Roman"/>
            <w:color w:val="000000" w:themeColor="text1"/>
            <w:sz w:val="24"/>
            <w:szCs w:val="24"/>
          </w:rPr>
          <w:t xml:space="preserve">Blood samples, and subsequently blood components, were </w:t>
        </w:r>
      </w:ins>
      <w:ins w:id="439" w:author="Evgenia Dubman" w:date="2023-07-20T12:35:00Z">
        <w:r w:rsidR="00C97312">
          <w:rPr>
            <w:rFonts w:ascii="Times New Roman" w:hAnsi="Times New Roman"/>
            <w:color w:val="000000" w:themeColor="text1"/>
            <w:sz w:val="24"/>
            <w:szCs w:val="24"/>
          </w:rPr>
          <w:t xml:space="preserve">refrigerated and kept on ice, respectively, until </w:t>
        </w:r>
      </w:ins>
      <w:ins w:id="440" w:author="Evgenia Dubman" w:date="2023-07-20T12:36:00Z">
        <w:r w:rsidR="00C97312">
          <w:rPr>
            <w:rFonts w:ascii="Times New Roman" w:hAnsi="Times New Roman"/>
            <w:color w:val="000000" w:themeColor="text1"/>
            <w:sz w:val="24"/>
            <w:szCs w:val="24"/>
          </w:rPr>
          <w:t xml:space="preserve">they were frozen at their permanent </w:t>
        </w:r>
        <w:r w:rsidR="00465FD4">
          <w:rPr>
            <w:rFonts w:ascii="Times New Roman" w:hAnsi="Times New Roman"/>
            <w:color w:val="000000" w:themeColor="text1"/>
            <w:sz w:val="24"/>
            <w:szCs w:val="24"/>
          </w:rPr>
          <w:t>storage</w:t>
        </w:r>
        <w:r w:rsidR="00C97312">
          <w:rPr>
            <w:rFonts w:ascii="Times New Roman" w:hAnsi="Times New Roman"/>
            <w:color w:val="000000" w:themeColor="text1"/>
            <w:sz w:val="24"/>
            <w:szCs w:val="24"/>
          </w:rPr>
          <w:t xml:space="preserve"> location.</w:t>
        </w:r>
      </w:ins>
      <w:ins w:id="441" w:author="Evgenia Dubman" w:date="2023-07-20T12:34:00Z">
        <w:r w:rsidR="00C97312">
          <w:rPr>
            <w:rFonts w:ascii="Times New Roman" w:hAnsi="Times New Roman"/>
            <w:color w:val="000000" w:themeColor="text1"/>
            <w:sz w:val="24"/>
            <w:szCs w:val="24"/>
          </w:rPr>
          <w:t xml:space="preserve"> </w:t>
        </w:r>
      </w:ins>
      <w:ins w:id="442" w:author="Evgenia Dubman" w:date="2023-08-02T11:41:00Z">
        <w:r w:rsidR="00F378DE">
          <w:rPr>
            <w:rFonts w:ascii="Times New Roman" w:hAnsi="Times New Roman"/>
            <w:color w:val="000000" w:themeColor="text1"/>
            <w:sz w:val="24"/>
            <w:szCs w:val="24"/>
          </w:rPr>
          <w:t>The body condition score</w:t>
        </w:r>
      </w:ins>
      <w:ins w:id="443" w:author="Evgenia Dubman" w:date="2023-08-02T11:43:00Z">
        <w:r w:rsidR="00F378DE">
          <w:rPr>
            <w:rFonts w:ascii="Times New Roman" w:hAnsi="Times New Roman"/>
            <w:color w:val="000000" w:themeColor="text1"/>
            <w:sz w:val="24"/>
            <w:szCs w:val="24"/>
          </w:rPr>
          <w:t xml:space="preserve"> (of up to 15 points from three points of palpation) was divided by three to get an average score between</w:t>
        </w:r>
      </w:ins>
      <w:ins w:id="444" w:author="Evgenia Dubman" w:date="2023-08-02T11:44:00Z">
        <w:r w:rsidR="00F378DE">
          <w:rPr>
            <w:rFonts w:ascii="Times New Roman" w:hAnsi="Times New Roman"/>
            <w:color w:val="000000" w:themeColor="text1"/>
            <w:sz w:val="24"/>
            <w:szCs w:val="24"/>
          </w:rPr>
          <w:t xml:space="preserve"> 1 and 5, then collapsed down to three classes: good (3.5 to </w:t>
        </w:r>
        <w:r w:rsidR="00F378DE">
          <w:rPr>
            <w:rFonts w:ascii="Times New Roman" w:hAnsi="Times New Roman"/>
            <w:color w:val="000000" w:themeColor="text1"/>
            <w:sz w:val="24"/>
            <w:szCs w:val="24"/>
          </w:rPr>
          <w:lastRenderedPageBreak/>
          <w:t xml:space="preserve">5), </w:t>
        </w:r>
      </w:ins>
      <w:ins w:id="445" w:author="Evgenia Dubman" w:date="2023-08-02T11:45:00Z">
        <w:r w:rsidR="00EB5826">
          <w:rPr>
            <w:rFonts w:ascii="Times New Roman" w:hAnsi="Times New Roman"/>
            <w:color w:val="000000" w:themeColor="text1"/>
            <w:sz w:val="24"/>
            <w:szCs w:val="24"/>
          </w:rPr>
          <w:t>fair (2 to 3.5) and poor (under 2).</w:t>
        </w:r>
      </w:ins>
      <w:ins w:id="446" w:author="Evgenia Dubman" w:date="2023-08-02T14:50:00Z">
        <w:r w:rsidR="00F1609A">
          <w:rPr>
            <w:rFonts w:ascii="Times New Roman" w:hAnsi="Times New Roman"/>
            <w:color w:val="000000" w:themeColor="text1"/>
            <w:sz w:val="24"/>
            <w:szCs w:val="24"/>
          </w:rPr>
          <w:t xml:space="preserve"> </w:t>
        </w:r>
        <w:r w:rsidR="00F1609A" w:rsidRPr="00366A3B">
          <w:rPr>
            <w:rFonts w:ascii="Times New Roman" w:hAnsi="Times New Roman"/>
            <w:color w:val="000000" w:themeColor="text1"/>
            <w:sz w:val="24"/>
            <w:szCs w:val="24"/>
          </w:rPr>
          <w:t xml:space="preserve">Pregnancy of adult females in </w:t>
        </w:r>
        <w:proofErr w:type="spellStart"/>
        <w:r w:rsidR="00F1609A" w:rsidRPr="00366A3B">
          <w:rPr>
            <w:rFonts w:ascii="Times New Roman" w:hAnsi="Times New Roman"/>
            <w:color w:val="000000" w:themeColor="text1"/>
            <w:sz w:val="24"/>
            <w:szCs w:val="24"/>
          </w:rPr>
          <w:t>Klinse</w:t>
        </w:r>
        <w:proofErr w:type="spellEnd"/>
        <w:r w:rsidR="00F1609A" w:rsidRPr="00366A3B">
          <w:rPr>
            <w:rFonts w:ascii="Times New Roman" w:hAnsi="Times New Roman"/>
            <w:color w:val="000000" w:themeColor="text1"/>
            <w:sz w:val="24"/>
            <w:szCs w:val="24"/>
          </w:rPr>
          <w:t>-Za after 2013 was estimated based on blood parameters sampled at capture (positive pregnancy indicators: progesterone exceeding 1.2 mg/ml [2014–2017], and pregnancy-specific protein B levels exceeding 0.21 mg/ml [2018–2019])</w:t>
        </w:r>
      </w:ins>
      <w:ins w:id="447" w:author="Clayton Lamb" w:date="2023-08-18T07:37:00Z">
        <w:r w:rsidR="00DA3659">
          <w:rPr>
            <w:rFonts w:ascii="Times New Roman" w:hAnsi="Times New Roman"/>
            <w:color w:val="000000" w:themeColor="text1"/>
            <w:sz w:val="24"/>
            <w:szCs w:val="24"/>
          </w:rPr>
          <w:t xml:space="preserve"> </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{"citationID":"gJjJXISF","properties":{"formattedCitation":"(Russell et al. 1998; Sasser et al. 2009)","plainCitation":"(Russell et al. 1998; Sasser et al. 2009)","noteIndex":0},"citationItems":[{"id":5508,"uris":["http://zotero.org/users/6749014/items/QACNSMW8"],"itemData":{"id":5508,"type":"article-journal","abstract":"To investigate relations between body condition and fecundity, we determined pregnancy status of arctic caribou (Rangifer tarandus granti) from presence or absence of pregnancy-specific protein B (PSPB) and progesterone concentration in blood sera or plasma. We drew peripheral blood samples from female caribou 3-5 (n = 142) and 20-23 (n = 44) weeks after the breeding season. We then weighed and estimated the fat content of each caribou, and we radiocollared 115 of 184 individuals. We verified parturition status for 96 of these radiocollared females in June. In addition, we determined presence of PSPB for captive caribou in autumn and early winter. Progesterone concentration was superior to PSPB as a predictor of pregnancy during early gestation, and a threshold value of 1.5 ng/mL was used to separate pregnant from nonpregnant females in autumn and winter. Pregnancy status was strongly related to body condition in both autumn and winter, and fatter or heavier caribou were more likely to be pregnant. Use of both PSPB and progesterone concentration allowed detection of early embryonic mortality among lactating caribou that were in poor condition.","container-title":"The Journal of Wildlife Management","DOI":"10.2307/3802559","ISSN":"0022-541X","issue":"3","note":"publisher: [Wiley, Wildlife Society]","page":"1066-1075","source":"JSTOR","title":"Detection of Early Pregnancy in Caribou: Evidence for Embryonic Mortality","title-short":"Detection of Early Pregnancy in Caribou","volume":"62","author":[{"family":"Russell","given":"Don E."},{"family":"Gerhart","given":"Karen L."},{"family":"White","given":"Robert G."},{"family":"Van De Wetering","given":"Debbie"}],"issued":{"date-parts":[["1998"]]}}},{"id":5512,"uris":["http://zotero.org/users/6749014/items/7DTQLMH5"],"itemData":{"id":5512,"type":"article-journal","abstract":"Pregnancy-specific protein B (PSPB) was discovered in 1979 by immunological methods and was found by molecular cloning to be a sub-group of the aspartic acid protease family of proteins. The original protein isolate had several immunoreactive, molecular weight, and isoelectric variants. Chemical characteristics were studied. Subsequently, similar protein isolates of PSPB of cattle were given a different name. These are pregnancy-associated glycoprotein (PAG) and pregnancy serum protein 60. Precise and accurate radioimmunoassay (RIA) and enzyme-linked immunosorbent assay (ELISA) for PSPB have been used to detect pregnancy in ruminant animals. BioPRYN is an ELISA assay, using the PSPB protein isolate, for detection of pregnancy in ruminants. Radioimmunoassay or ELISA (the BioPRYN test), specifically using PSPB as the molecule for standard and antigen for obtaining antibodies, equaled or exceeded transrectal sonography, PAG-1 or palpation in comparative tests for pregnancy detection. Development oftests for molecular variants that appear early in gestation can improve on the technology. BioPRYN is available on a commercial basis for livestock breeders or those managing wildlife species. Several affiliate laboratories across the USA and internationally conduct the BioPRYN test with kits offered by BioTracking LLC, Moscow, Idaho. Over 498,115 cattle tests were sold in 2008.","language":"en","source":"Zotero","title":"BioPRYN®, a Measure of Pregnancy-specific Protein B for Detection of Pregnancy in Run1inant Anilllals","volume":"42","author":[{"family":"Sasser","given":"RG"},{"family":"Branen","given":"J"},{"family":"Howard","given":"J"},{"family":"Passavant","given":"C"},{"family":"Pals","given":"D"}],"issued":{"date-parts":[["2009"]]}}}],"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(Russell et al. 1998; Sasser et al. 2009)</w:t>
      </w:r>
      <w:r w:rsidR="00DA3659">
        <w:rPr>
          <w:rFonts w:ascii="Times New Roman" w:hAnsi="Times New Roman"/>
          <w:color w:val="000000" w:themeColor="text1"/>
          <w:sz w:val="24"/>
          <w:szCs w:val="24"/>
        </w:rPr>
        <w:fldChar w:fldCharType="end"/>
      </w:r>
      <w:ins w:id="448" w:author="Clayton Lamb" w:date="2023-08-18T07:38:00Z">
        <w:r w:rsidR="00DA3659">
          <w:rPr>
            <w:rFonts w:ascii="Times New Roman" w:hAnsi="Times New Roman"/>
            <w:color w:val="000000" w:themeColor="text1"/>
            <w:sz w:val="24"/>
            <w:szCs w:val="24"/>
          </w:rPr>
          <w:t>.</w:t>
        </w:r>
      </w:ins>
      <w:ins w:id="449" w:author="Evgenia Dubman" w:date="2023-08-02T14:50:00Z">
        <w:del w:id="450" w:author="Clayton Lamb" w:date="2023-08-18T07:37:00Z">
          <w:r w:rsidR="00F1609A" w:rsidRPr="00366A3B" w:rsidDel="00DA3659">
            <w:rPr>
              <w:rFonts w:ascii="Times New Roman" w:hAnsi="Times New Roman"/>
              <w:color w:val="000000" w:themeColor="text1"/>
              <w:sz w:val="24"/>
              <w:szCs w:val="24"/>
            </w:rPr>
            <w:delText xml:space="preserve">  </w:delText>
          </w:r>
          <w:commentRangeStart w:id="451"/>
          <w:commentRangeStart w:id="452"/>
          <w:r w:rsidR="00F1609A" w:rsidRPr="00366A3B" w:rsidDel="00DA3659">
            <w:rPr>
              <w:rFonts w:ascii="Times New Roman" w:hAnsi="Times New Roman"/>
              <w:color w:val="000000" w:themeColor="text1"/>
              <w:sz w:val="24"/>
              <w:szCs w:val="24"/>
            </w:rPr>
            <w:delText xml:space="preserve">(Russell et al., 1998;Sasseretal.,2009). </w:delText>
          </w:r>
          <w:commentRangeEnd w:id="451"/>
          <w:r w:rsidR="00F1609A" w:rsidRPr="00C00B1D" w:rsidDel="00DA3659">
            <w:rPr>
              <w:rStyle w:val="CommentReference"/>
              <w:rFonts w:ascii="Times New Roman" w:hAnsi="Times New Roman"/>
              <w:sz w:val="24"/>
              <w:szCs w:val="24"/>
            </w:rPr>
            <w:commentReference w:id="451"/>
          </w:r>
        </w:del>
      </w:ins>
      <w:commentRangeEnd w:id="452"/>
      <w:ins w:id="453" w:author="Evgenia Dubman" w:date="2023-08-02T14:53:00Z">
        <w:del w:id="454" w:author="Clayton Lamb" w:date="2023-08-18T07:37:00Z">
          <w:r w:rsidR="00F1609A" w:rsidDel="00DA3659">
            <w:rPr>
              <w:rStyle w:val="CommentReference"/>
              <w:rFonts w:ascii="Garamond" w:hAnsi="Garamond"/>
            </w:rPr>
            <w:commentReference w:id="452"/>
          </w:r>
        </w:del>
      </w:ins>
    </w:p>
    <w:p w14:paraId="55A13544" w14:textId="70E24325" w:rsidR="00C14B24" w:rsidRPr="00366A3B" w:rsidRDefault="00C14B24" w:rsidP="00B678FA">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addition to the data from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we also </w:t>
      </w:r>
      <w:r w:rsidR="005E5F4F" w:rsidRPr="00366A3B">
        <w:rPr>
          <w:rFonts w:ascii="Times New Roman" w:hAnsi="Times New Roman"/>
          <w:color w:val="000000" w:themeColor="text1"/>
          <w:sz w:val="24"/>
          <w:szCs w:val="24"/>
        </w:rPr>
        <w:t xml:space="preserve">analyzed </w:t>
      </w:r>
      <w:r w:rsidRPr="00366A3B">
        <w:rPr>
          <w:rFonts w:ascii="Times New Roman" w:hAnsi="Times New Roman"/>
          <w:color w:val="000000" w:themeColor="text1"/>
          <w:sz w:val="24"/>
          <w:szCs w:val="24"/>
        </w:rPr>
        <w:t>blood and hair samples</w:t>
      </w:r>
      <w:ins w:id="455" w:author="Evgenia Dubman" w:date="2023-07-20T14:49:00Z">
        <w:r w:rsidR="00FA6842">
          <w:rPr>
            <w:rFonts w:ascii="Times New Roman" w:hAnsi="Times New Roman"/>
            <w:color w:val="000000" w:themeColor="text1"/>
            <w:sz w:val="24"/>
            <w:szCs w:val="24"/>
          </w:rPr>
          <w:t xml:space="preserve"> collected</w:t>
        </w:r>
      </w:ins>
      <w:r w:rsidRPr="00366A3B">
        <w:rPr>
          <w:rFonts w:ascii="Times New Roman" w:hAnsi="Times New Roman"/>
          <w:color w:val="000000" w:themeColor="text1"/>
          <w:sz w:val="24"/>
          <w:szCs w:val="24"/>
        </w:rPr>
        <w:t xml:space="preserve"> from caribou that were captured</w:t>
      </w:r>
      <w:ins w:id="456" w:author="Evgenia Dubman" w:date="2023-08-01T13:36:00Z">
        <w:r w:rsidR="005967D8">
          <w:rPr>
            <w:rFonts w:ascii="Times New Roman" w:hAnsi="Times New Roman"/>
            <w:color w:val="000000" w:themeColor="text1"/>
            <w:sz w:val="24"/>
            <w:szCs w:val="24"/>
          </w:rPr>
          <w:t xml:space="preserve"> in the winter or early spring</w:t>
        </w:r>
      </w:ins>
      <w:ins w:id="457" w:author="Clayton Lamb" w:date="2023-07-13T12:46:00Z">
        <w:r w:rsidR="00B678FA" w:rsidRPr="00366A3B">
          <w:rPr>
            <w:rFonts w:ascii="Times New Roman" w:hAnsi="Times New Roman"/>
            <w:color w:val="000000" w:themeColor="text1"/>
            <w:sz w:val="24"/>
            <w:szCs w:val="24"/>
          </w:rPr>
          <w:t xml:space="preserve"> </w:t>
        </w:r>
        <w:commentRangeStart w:id="458"/>
        <w:commentRangeStart w:id="459"/>
        <w:r w:rsidR="00B678FA" w:rsidRPr="00366A3B">
          <w:rPr>
            <w:rFonts w:ascii="Times New Roman" w:hAnsi="Times New Roman"/>
            <w:color w:val="000000" w:themeColor="text1"/>
            <w:sz w:val="24"/>
            <w:szCs w:val="24"/>
          </w:rPr>
          <w:t>between 1998</w:t>
        </w:r>
      </w:ins>
      <w:ins w:id="460" w:author="Clayton Lamb" w:date="2023-07-13T12:47:00Z">
        <w:r w:rsidR="00B678FA" w:rsidRPr="00366A3B">
          <w:rPr>
            <w:rFonts w:ascii="Times New Roman" w:hAnsi="Times New Roman"/>
            <w:color w:val="000000" w:themeColor="text1"/>
            <w:sz w:val="24"/>
            <w:szCs w:val="24"/>
          </w:rPr>
          <w:softHyphen/>
          <w:t>–</w:t>
        </w:r>
      </w:ins>
      <w:ins w:id="461" w:author="Clayton Lamb" w:date="2023-07-13T12:46:00Z">
        <w:r w:rsidR="00B678FA" w:rsidRPr="00366A3B">
          <w:rPr>
            <w:rFonts w:ascii="Times New Roman" w:hAnsi="Times New Roman"/>
            <w:color w:val="000000" w:themeColor="text1"/>
            <w:sz w:val="24"/>
            <w:szCs w:val="24"/>
          </w:rPr>
          <w:t>2013</w:t>
        </w:r>
      </w:ins>
      <w:r w:rsidRPr="00366A3B">
        <w:rPr>
          <w:rFonts w:ascii="Times New Roman" w:hAnsi="Times New Roman"/>
          <w:color w:val="000000" w:themeColor="text1"/>
          <w:sz w:val="24"/>
          <w:szCs w:val="24"/>
        </w:rPr>
        <w:t xml:space="preserve"> in nearby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as part of the </w:t>
      </w:r>
      <w:proofErr w:type="spellStart"/>
      <w:r w:rsidRPr="00366A3B">
        <w:rPr>
          <w:rFonts w:ascii="Times New Roman" w:hAnsi="Times New Roman"/>
          <w:color w:val="000000" w:themeColor="text1"/>
          <w:sz w:val="24"/>
          <w:szCs w:val="24"/>
        </w:rPr>
        <w:t>Omineca</w:t>
      </w:r>
      <w:proofErr w:type="spellEnd"/>
      <w:r w:rsidRPr="00366A3B">
        <w:rPr>
          <w:rFonts w:ascii="Times New Roman" w:hAnsi="Times New Roman"/>
          <w:color w:val="000000" w:themeColor="text1"/>
          <w:sz w:val="24"/>
          <w:szCs w:val="24"/>
        </w:rPr>
        <w:t xml:space="preserve"> Northern Caribou Project (ONCP</w:t>
      </w:r>
      <w:commentRangeEnd w:id="458"/>
      <w:r w:rsidR="0071099F">
        <w:rPr>
          <w:rStyle w:val="CommentReference"/>
          <w:rFonts w:ascii="Garamond" w:hAnsi="Garamond"/>
        </w:rPr>
        <w:commentReference w:id="458"/>
      </w:r>
      <w:commentRangeEnd w:id="459"/>
      <w:r w:rsidR="007F49F7">
        <w:rPr>
          <w:rStyle w:val="CommentReference"/>
          <w:rFonts w:ascii="Garamond" w:hAnsi="Garamond"/>
        </w:rPr>
        <w:commentReference w:id="459"/>
      </w:r>
      <w:r w:rsidRPr="00366A3B">
        <w:rPr>
          <w:rFonts w:ascii="Times New Roman" w:hAnsi="Times New Roman"/>
          <w:color w:val="000000" w:themeColor="text1"/>
          <w:sz w:val="24"/>
          <w:szCs w:val="24"/>
        </w:rPr>
        <w:t xml:space="preserve">) </w:t>
      </w:r>
      <w:del w:id="462" w:author="Clayton Lamb" w:date="2023-07-13T12:46:00Z">
        <w:r w:rsidRPr="00366A3B" w:rsidDel="00B678FA">
          <w:rPr>
            <w:rFonts w:ascii="Times New Roman" w:hAnsi="Times New Roman"/>
            <w:color w:val="000000" w:themeColor="text1"/>
            <w:sz w:val="24"/>
            <w:szCs w:val="24"/>
          </w:rPr>
          <w:delText>between 1998 and 2013</w:delText>
        </w:r>
        <w:r w:rsidR="004D6675" w:rsidRPr="00366A3B" w:rsidDel="00B678FA">
          <w:rPr>
            <w:rFonts w:ascii="Times New Roman" w:hAnsi="Times New Roman"/>
            <w:color w:val="000000" w:themeColor="text1"/>
            <w:sz w:val="24"/>
            <w:szCs w:val="24"/>
          </w:rPr>
          <w:delText xml:space="preserve"> </w:delText>
        </w:r>
      </w:del>
      <w:r w:rsidR="004D6675" w:rsidRPr="00366A3B">
        <w:rPr>
          <w:rFonts w:ascii="Times New Roman" w:hAnsi="Times New Roman"/>
          <w:color w:val="000000" w:themeColor="text1"/>
          <w:sz w:val="24"/>
          <w:szCs w:val="24"/>
        </w:rPr>
        <w:t>(</w:t>
      </w:r>
      <w:proofErr w:type="spellStart"/>
      <w:r w:rsidR="007B0A4B" w:rsidRPr="00366A3B">
        <w:rPr>
          <w:rFonts w:ascii="Times New Roman" w:hAnsi="Times New Roman"/>
          <w:color w:val="000000" w:themeColor="text1"/>
          <w:sz w:val="24"/>
          <w:szCs w:val="24"/>
        </w:rPr>
        <w:t>Unpubl.Data</w:t>
      </w:r>
      <w:proofErr w:type="spellEnd"/>
      <w:r w:rsidR="007B0A4B" w:rsidRPr="00366A3B">
        <w:rPr>
          <w:rFonts w:ascii="Times New Roman" w:hAnsi="Times New Roman"/>
          <w:color w:val="000000" w:themeColor="text1"/>
          <w:sz w:val="24"/>
          <w:szCs w:val="24"/>
        </w:rPr>
        <w:t xml:space="preserve">, Wildlife </w:t>
      </w:r>
      <w:proofErr w:type="spellStart"/>
      <w:r w:rsidR="007B0A4B" w:rsidRPr="00366A3B">
        <w:rPr>
          <w:rFonts w:ascii="Times New Roman" w:hAnsi="Times New Roman"/>
          <w:color w:val="000000" w:themeColor="text1"/>
          <w:sz w:val="24"/>
          <w:szCs w:val="24"/>
        </w:rPr>
        <w:t>Infometrics</w:t>
      </w:r>
      <w:proofErr w:type="spellEnd"/>
      <w:r w:rsidR="007B0A4B" w:rsidRPr="00366A3B">
        <w:rPr>
          <w:rFonts w:ascii="Times New Roman" w:hAnsi="Times New Roman"/>
          <w:color w:val="000000" w:themeColor="text1"/>
          <w:sz w:val="24"/>
          <w:szCs w:val="24"/>
        </w:rPr>
        <w:t xml:space="preserve"> Inc., Mackenzie, British Columbia</w:t>
      </w:r>
      <w:ins w:id="463" w:author="Clayton Lamb" w:date="2023-07-13T12:46:00Z">
        <w:r w:rsidR="00B678FA" w:rsidRPr="00366A3B">
          <w:rPr>
            <w:rFonts w:ascii="Times New Roman" w:hAnsi="Times New Roman"/>
            <w:color w:val="000000" w:themeColor="text1"/>
            <w:sz w:val="24"/>
            <w:szCs w:val="24"/>
          </w:rPr>
          <w:t>, Figure 1</w:t>
        </w:r>
      </w:ins>
      <w:r w:rsidR="004D66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commentRangeStart w:id="464"/>
      <w:commentRangeStart w:id="465"/>
      <w:commentRangeStart w:id="466"/>
      <w:del w:id="467" w:author="Evgenia Dubman" w:date="2023-07-20T14:50:00Z">
        <w:r w:rsidRPr="00366A3B" w:rsidDel="00FA6842">
          <w:rPr>
            <w:rFonts w:ascii="Times New Roman" w:hAnsi="Times New Roman"/>
            <w:color w:val="000000" w:themeColor="text1"/>
            <w:sz w:val="24"/>
            <w:szCs w:val="24"/>
          </w:rPr>
          <w:delText xml:space="preserve">Samples </w:delText>
        </w:r>
      </w:del>
      <w:ins w:id="468" w:author="Evgenia Dubman" w:date="2023-07-20T15:04:00Z">
        <w:r w:rsidR="00C749BB">
          <w:rPr>
            <w:rFonts w:ascii="Times New Roman" w:hAnsi="Times New Roman"/>
            <w:color w:val="000000" w:themeColor="text1"/>
            <w:sz w:val="24"/>
            <w:szCs w:val="24"/>
          </w:rPr>
          <w:t>Biological</w:t>
        </w:r>
      </w:ins>
      <w:ins w:id="469" w:author="Evgenia Dubman" w:date="2023-07-20T14:50:00Z">
        <w:r w:rsidR="00FA6842">
          <w:rPr>
            <w:rFonts w:ascii="Times New Roman" w:hAnsi="Times New Roman"/>
            <w:color w:val="000000" w:themeColor="text1"/>
            <w:sz w:val="24"/>
            <w:szCs w:val="24"/>
          </w:rPr>
          <w:t xml:space="preserve"> samples</w:t>
        </w:r>
        <w:r w:rsidR="00FA6842" w:rsidRPr="00366A3B">
          <w:rPr>
            <w:rFonts w:ascii="Times New Roman" w:hAnsi="Times New Roman"/>
            <w:color w:val="000000" w:themeColor="text1"/>
            <w:sz w:val="24"/>
            <w:szCs w:val="24"/>
          </w:rPr>
          <w:t xml:space="preserve"> </w:t>
        </w:r>
      </w:ins>
      <w:r w:rsidRPr="00366A3B">
        <w:rPr>
          <w:rFonts w:ascii="Times New Roman" w:hAnsi="Times New Roman"/>
          <w:color w:val="000000" w:themeColor="text1"/>
          <w:sz w:val="24"/>
          <w:szCs w:val="24"/>
        </w:rPr>
        <w:t xml:space="preserve">from six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(Chase, Wolverine, </w:t>
      </w:r>
      <w:proofErr w:type="spellStart"/>
      <w:r w:rsidRPr="00366A3B">
        <w:rPr>
          <w:rFonts w:ascii="Times New Roman" w:hAnsi="Times New Roman"/>
          <w:color w:val="000000" w:themeColor="text1"/>
          <w:sz w:val="24"/>
          <w:szCs w:val="24"/>
        </w:rPr>
        <w:t>Thutade</w:t>
      </w:r>
      <w:proofErr w:type="spellEnd"/>
      <w:r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Akie</w:t>
      </w:r>
      <w:proofErr w:type="spellEnd"/>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Ospika</w:t>
      </w:r>
      <w:proofErr w:type="spellEnd"/>
      <w:r w:rsidRPr="00366A3B">
        <w:rPr>
          <w:rFonts w:ascii="Times New Roman" w:hAnsi="Times New Roman"/>
          <w:color w:val="000000" w:themeColor="text1"/>
          <w:sz w:val="24"/>
          <w:szCs w:val="24"/>
        </w:rPr>
        <w:t>, Nonda</w:t>
      </w:r>
      <w:r w:rsidR="009D66D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Scott) were </w:t>
      </w:r>
      <w:del w:id="470" w:author="Evgenia Dubman" w:date="2023-07-20T14:50:00Z">
        <w:r w:rsidRPr="00366A3B" w:rsidDel="00FA6842">
          <w:rPr>
            <w:rFonts w:ascii="Times New Roman" w:hAnsi="Times New Roman"/>
            <w:color w:val="000000" w:themeColor="text1"/>
            <w:sz w:val="24"/>
            <w:szCs w:val="24"/>
          </w:rPr>
          <w:delText xml:space="preserve">subsampled and </w:delText>
        </w:r>
      </w:del>
      <w:r w:rsidRPr="00366A3B">
        <w:rPr>
          <w:rFonts w:ascii="Times New Roman" w:hAnsi="Times New Roman"/>
          <w:color w:val="000000" w:themeColor="text1"/>
          <w:sz w:val="24"/>
          <w:szCs w:val="24"/>
        </w:rPr>
        <w:t>sent for lab</w:t>
      </w:r>
      <w:r w:rsidR="00942AEF" w:rsidRPr="00366A3B">
        <w:rPr>
          <w:rFonts w:ascii="Times New Roman" w:hAnsi="Times New Roman"/>
          <w:color w:val="000000" w:themeColor="text1"/>
          <w:sz w:val="24"/>
          <w:szCs w:val="24"/>
        </w:rPr>
        <w:t>oratory</w:t>
      </w:r>
      <w:r w:rsidRPr="00366A3B">
        <w:rPr>
          <w:rFonts w:ascii="Times New Roman" w:hAnsi="Times New Roman"/>
          <w:color w:val="000000" w:themeColor="text1"/>
          <w:sz w:val="24"/>
          <w:szCs w:val="24"/>
        </w:rPr>
        <w:t xml:space="preserve"> </w:t>
      </w:r>
      <w:r w:rsidR="00942AEF" w:rsidRPr="00366A3B">
        <w:rPr>
          <w:rFonts w:ascii="Times New Roman" w:hAnsi="Times New Roman"/>
          <w:color w:val="000000" w:themeColor="text1"/>
          <w:sz w:val="24"/>
          <w:szCs w:val="24"/>
        </w:rPr>
        <w:t xml:space="preserve">analysis </w:t>
      </w:r>
      <w:r w:rsidRPr="00366A3B">
        <w:rPr>
          <w:rFonts w:ascii="Times New Roman" w:hAnsi="Times New Roman"/>
          <w:color w:val="000000" w:themeColor="text1"/>
          <w:sz w:val="24"/>
          <w:szCs w:val="24"/>
        </w:rPr>
        <w:t xml:space="preserve">in tandem with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samples to provide additional comparison groups. </w:t>
      </w:r>
      <w:commentRangeEnd w:id="464"/>
      <w:r w:rsidR="00B678FA" w:rsidRPr="00366A3B">
        <w:rPr>
          <w:rStyle w:val="CommentReference"/>
          <w:rFonts w:ascii="Times New Roman" w:hAnsi="Times New Roman"/>
          <w:sz w:val="24"/>
          <w:szCs w:val="24"/>
          <w:rPrChange w:id="471" w:author="Clayton Lamb" w:date="2023-07-19T07:26:00Z">
            <w:rPr>
              <w:rStyle w:val="CommentReference"/>
              <w:rFonts w:ascii="Garamond" w:hAnsi="Garamond"/>
            </w:rPr>
          </w:rPrChange>
        </w:rPr>
        <w:commentReference w:id="464"/>
      </w:r>
      <w:commentRangeEnd w:id="465"/>
      <w:r w:rsidR="00B678FA" w:rsidRPr="00366A3B">
        <w:rPr>
          <w:rStyle w:val="CommentReference"/>
          <w:rFonts w:ascii="Times New Roman" w:hAnsi="Times New Roman"/>
          <w:sz w:val="24"/>
          <w:szCs w:val="24"/>
          <w:rPrChange w:id="472" w:author="Clayton Lamb" w:date="2023-07-19T07:26:00Z">
            <w:rPr>
              <w:rStyle w:val="CommentReference"/>
              <w:rFonts w:ascii="Garamond" w:hAnsi="Garamond"/>
            </w:rPr>
          </w:rPrChange>
        </w:rPr>
        <w:commentReference w:id="465"/>
      </w:r>
      <w:commentRangeEnd w:id="466"/>
      <w:r w:rsidR="00FA6842">
        <w:rPr>
          <w:rStyle w:val="CommentReference"/>
          <w:rFonts w:ascii="Garamond" w:hAnsi="Garamond"/>
        </w:rPr>
        <w:commentReference w:id="466"/>
      </w:r>
      <w:ins w:id="473" w:author="Evgenia Dubman" w:date="2023-08-03T23:58:00Z">
        <w:r w:rsidR="00AF4B98">
          <w:rPr>
            <w:rFonts w:ascii="Times New Roman" w:hAnsi="Times New Roman"/>
            <w:color w:val="000000" w:themeColor="text1"/>
            <w:sz w:val="24"/>
            <w:szCs w:val="24"/>
          </w:rPr>
          <w:t>E</w:t>
        </w:r>
      </w:ins>
      <w:ins w:id="474" w:author="Evgenia Dubman" w:date="2023-08-03T23:59:00Z">
        <w:r w:rsidR="00AF4B98">
          <w:rPr>
            <w:rFonts w:ascii="Times New Roman" w:hAnsi="Times New Roman"/>
            <w:color w:val="000000" w:themeColor="text1"/>
            <w:sz w:val="24"/>
            <w:szCs w:val="24"/>
          </w:rPr>
          <w:t xml:space="preserve">cologically and in Canada’s and BC’s classification system, </w:t>
        </w:r>
        <w:proofErr w:type="gramStart"/>
        <w:r w:rsidR="00AF4B98">
          <w:rPr>
            <w:rFonts w:ascii="Times New Roman" w:hAnsi="Times New Roman"/>
            <w:color w:val="000000" w:themeColor="text1"/>
            <w:sz w:val="24"/>
            <w:szCs w:val="24"/>
          </w:rPr>
          <w:t>all of</w:t>
        </w:r>
        <w:proofErr w:type="gramEnd"/>
        <w:r w:rsidR="00AF4B98">
          <w:rPr>
            <w:rFonts w:ascii="Times New Roman" w:hAnsi="Times New Roman"/>
            <w:color w:val="000000" w:themeColor="text1"/>
            <w:sz w:val="24"/>
            <w:szCs w:val="24"/>
          </w:rPr>
          <w:t xml:space="preserve"> these subpopulations are mountain caribou. </w:t>
        </w:r>
      </w:ins>
      <w:r w:rsidRPr="00366A3B">
        <w:rPr>
          <w:rFonts w:ascii="Times New Roman" w:hAnsi="Times New Roman"/>
          <w:color w:val="000000" w:themeColor="text1"/>
          <w:sz w:val="24"/>
          <w:szCs w:val="24"/>
        </w:rPr>
        <w:t>The ranges of the</w:t>
      </w:r>
      <w:ins w:id="475" w:author="Evgenia Dubman" w:date="2023-07-20T15:04:00Z">
        <w:r w:rsidR="00C749BB">
          <w:rPr>
            <w:rFonts w:ascii="Times New Roman" w:hAnsi="Times New Roman"/>
            <w:color w:val="000000" w:themeColor="text1"/>
            <w:sz w:val="24"/>
            <w:szCs w:val="24"/>
          </w:rPr>
          <w:t>s</w:t>
        </w:r>
      </w:ins>
      <w:ins w:id="476" w:author="Evgenia Dubman" w:date="2023-07-20T15:05:00Z">
        <w:r w:rsidR="00C749BB">
          <w:rPr>
            <w:rFonts w:ascii="Times New Roman" w:hAnsi="Times New Roman"/>
            <w:color w:val="000000" w:themeColor="text1"/>
            <w:sz w:val="24"/>
            <w:szCs w:val="24"/>
          </w:rPr>
          <w:t>e</w:t>
        </w:r>
      </w:ins>
      <w:r w:rsidRPr="00366A3B">
        <w:rPr>
          <w:rFonts w:ascii="Times New Roman" w:hAnsi="Times New Roman"/>
          <w:color w:val="000000" w:themeColor="text1"/>
          <w:sz w:val="24"/>
          <w:szCs w:val="24"/>
        </w:rPr>
        <w:t xml:space="preserve"> ONCP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w:t>
      </w:r>
      <w:commentRangeStart w:id="477"/>
      <w:r w:rsidRPr="00366A3B">
        <w:rPr>
          <w:rFonts w:ascii="Times New Roman" w:hAnsi="Times New Roman"/>
          <w:color w:val="000000" w:themeColor="text1"/>
          <w:sz w:val="24"/>
          <w:szCs w:val="24"/>
        </w:rPr>
        <w:t xml:space="preserve"> during the study years </w:t>
      </w:r>
      <w:del w:id="478" w:author="Clayton Lamb" w:date="2023-07-18T12:09:00Z">
        <w:r w:rsidRPr="00366A3B" w:rsidDel="00D6768F">
          <w:rPr>
            <w:rFonts w:ascii="Times New Roman" w:hAnsi="Times New Roman"/>
            <w:color w:val="000000" w:themeColor="text1"/>
            <w:sz w:val="24"/>
            <w:szCs w:val="24"/>
          </w:rPr>
          <w:delText>were relatively less</w:delText>
        </w:r>
      </w:del>
      <w:ins w:id="479" w:author="Clayton Lamb" w:date="2023-07-18T12:09:00Z">
        <w:r w:rsidR="00D6768F" w:rsidRPr="00366A3B">
          <w:rPr>
            <w:rFonts w:ascii="Times New Roman" w:hAnsi="Times New Roman"/>
            <w:color w:val="000000" w:themeColor="text1"/>
            <w:sz w:val="24"/>
            <w:szCs w:val="24"/>
          </w:rPr>
          <w:t xml:space="preserve">had </w:t>
        </w:r>
        <w:del w:id="480" w:author="Evgenia Dubman" w:date="2023-08-03T17:28:00Z">
          <w:r w:rsidR="00D6768F" w:rsidRPr="00366A3B" w:rsidDel="00943AE9">
            <w:rPr>
              <w:rFonts w:ascii="Times New Roman" w:hAnsi="Times New Roman"/>
              <w:color w:val="000000" w:themeColor="text1"/>
              <w:sz w:val="24"/>
              <w:szCs w:val="24"/>
            </w:rPr>
            <w:delText>less</w:delText>
          </w:r>
        </w:del>
      </w:ins>
      <w:ins w:id="481" w:author="Evgenia Dubman" w:date="2023-08-03T17:29:00Z">
        <w:r w:rsidR="00943AE9">
          <w:rPr>
            <w:rFonts w:ascii="Times New Roman" w:hAnsi="Times New Roman"/>
            <w:color w:val="000000" w:themeColor="text1"/>
            <w:sz w:val="24"/>
            <w:szCs w:val="24"/>
          </w:rPr>
          <w:t>a spatial extent of</w:t>
        </w:r>
      </w:ins>
      <w:ins w:id="482" w:author="Clayton Lamb" w:date="2023-07-18T12:09:00Z">
        <w:r w:rsidR="00D6768F" w:rsidRPr="00366A3B">
          <w:rPr>
            <w:rFonts w:ascii="Times New Roman" w:hAnsi="Times New Roman"/>
            <w:color w:val="000000" w:themeColor="text1"/>
            <w:sz w:val="24"/>
            <w:szCs w:val="24"/>
          </w:rPr>
          <w:t xml:space="preserve"> industrial impacts</w:t>
        </w:r>
      </w:ins>
      <w:r w:rsidRPr="00366A3B">
        <w:rPr>
          <w:rFonts w:ascii="Times New Roman" w:hAnsi="Times New Roman"/>
          <w:color w:val="000000" w:themeColor="text1"/>
          <w:sz w:val="24"/>
          <w:szCs w:val="24"/>
        </w:rPr>
        <w:t xml:space="preserve"> </w:t>
      </w:r>
      <w:del w:id="483" w:author="Clayton Lamb" w:date="2023-07-18T12:09:00Z">
        <w:r w:rsidRPr="00366A3B" w:rsidDel="00D6768F">
          <w:rPr>
            <w:rFonts w:ascii="Times New Roman" w:hAnsi="Times New Roman"/>
            <w:color w:val="000000" w:themeColor="text1"/>
            <w:sz w:val="24"/>
            <w:szCs w:val="24"/>
          </w:rPr>
          <w:delText xml:space="preserve">disturbed </w:delText>
        </w:r>
      </w:del>
      <w:ins w:id="484" w:author="Evgenia Dubman" w:date="2023-08-03T17:29:00Z">
        <w:r w:rsidR="00943AE9">
          <w:rPr>
            <w:rFonts w:ascii="Times New Roman" w:hAnsi="Times New Roman"/>
            <w:color w:val="000000" w:themeColor="text1"/>
            <w:sz w:val="24"/>
            <w:szCs w:val="24"/>
          </w:rPr>
          <w:t xml:space="preserve">that was half or less </w:t>
        </w:r>
      </w:ins>
      <w:r w:rsidRPr="00366A3B">
        <w:rPr>
          <w:rFonts w:ascii="Times New Roman" w:hAnsi="Times New Roman"/>
          <w:color w:val="000000" w:themeColor="text1"/>
          <w:sz w:val="24"/>
          <w:szCs w:val="24"/>
        </w:rPr>
        <w:t xml:space="preserve">than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del w:id="485" w:author="Clayton Lamb" w:date="2023-07-18T12:09:00Z">
        <w:r w:rsidRPr="00366A3B" w:rsidDel="00D6768F">
          <w:rPr>
            <w:rFonts w:ascii="Times New Roman" w:hAnsi="Times New Roman"/>
            <w:color w:val="000000" w:themeColor="text1"/>
            <w:sz w:val="24"/>
            <w:szCs w:val="24"/>
          </w:rPr>
          <w:delText xml:space="preserve"> </w:delText>
        </w:r>
      </w:del>
      <w:commentRangeEnd w:id="477"/>
      <w:r w:rsidR="00AF4B98">
        <w:rPr>
          <w:rStyle w:val="CommentReference"/>
          <w:rFonts w:ascii="Garamond" w:hAnsi="Garamond"/>
        </w:rPr>
        <w:commentReference w:id="477"/>
      </w:r>
      <w:del w:id="486" w:author="Clayton Lamb" w:date="2023-07-18T12:09:00Z">
        <w:r w:rsidRPr="00366A3B" w:rsidDel="00D6768F">
          <w:rPr>
            <w:rFonts w:ascii="Times New Roman" w:hAnsi="Times New Roman"/>
            <w:color w:val="000000" w:themeColor="text1"/>
            <w:sz w:val="24"/>
            <w:szCs w:val="24"/>
          </w:rPr>
          <w:delText>currently</w:delText>
        </w:r>
      </w:del>
      <w:del w:id="487" w:author="Clayton Lamb" w:date="2023-07-13T13:02:00Z">
        <w:r w:rsidRPr="00366A3B" w:rsidDel="0037685A">
          <w:rPr>
            <w:rFonts w:ascii="Times New Roman" w:hAnsi="Times New Roman"/>
            <w:color w:val="000000" w:themeColor="text1"/>
            <w:sz w:val="24"/>
            <w:szCs w:val="24"/>
          </w:rPr>
          <w:delText xml:space="preserve"> is</w:delText>
        </w:r>
      </w:del>
      <w:r w:rsidRPr="00366A3B">
        <w:rPr>
          <w:rFonts w:ascii="Times New Roman" w:hAnsi="Times New Roman"/>
          <w:color w:val="000000" w:themeColor="text1"/>
          <w:sz w:val="24"/>
          <w:szCs w:val="24"/>
        </w:rPr>
        <w:t>, providing a chance to contrast</w:t>
      </w:r>
      <w:r w:rsidR="00391ABE" w:rsidRPr="00366A3B">
        <w:rPr>
          <w:rFonts w:ascii="Times New Roman" w:hAnsi="Times New Roman"/>
          <w:color w:val="000000" w:themeColor="text1"/>
          <w:sz w:val="24"/>
          <w:szCs w:val="24"/>
        </w:rPr>
        <w:t xml:space="preserve"> these animals’</w:t>
      </w:r>
      <w:r w:rsidRPr="00366A3B">
        <w:rPr>
          <w:rFonts w:ascii="Times New Roman" w:hAnsi="Times New Roman"/>
          <w:color w:val="000000" w:themeColor="text1"/>
          <w:sz w:val="24"/>
          <w:szCs w:val="24"/>
        </w:rPr>
        <w:t xml:space="preserve"> health metrics with those of caribou </w:t>
      </w:r>
      <w:del w:id="488" w:author="Clayton Lamb" w:date="2023-07-13T13:03:00Z">
        <w:r w:rsidRPr="00366A3B" w:rsidDel="0037685A">
          <w:rPr>
            <w:rFonts w:ascii="Times New Roman" w:hAnsi="Times New Roman"/>
            <w:color w:val="000000" w:themeColor="text1"/>
            <w:sz w:val="24"/>
            <w:szCs w:val="24"/>
          </w:rPr>
          <w:delText xml:space="preserve">experiencing </w:delText>
        </w:r>
      </w:del>
      <w:ins w:id="489" w:author="Clayton Lamb" w:date="2023-07-13T13:03:00Z">
        <w:r w:rsidR="0037685A" w:rsidRPr="00366A3B">
          <w:rPr>
            <w:rFonts w:ascii="Times New Roman" w:hAnsi="Times New Roman"/>
            <w:color w:val="000000" w:themeColor="text1"/>
            <w:sz w:val="24"/>
            <w:szCs w:val="24"/>
          </w:rPr>
          <w:t xml:space="preserve">exposed to </w:t>
        </w:r>
      </w:ins>
      <w:r w:rsidRPr="00366A3B">
        <w:rPr>
          <w:rFonts w:ascii="Times New Roman" w:hAnsi="Times New Roman"/>
          <w:color w:val="000000" w:themeColor="text1"/>
          <w:sz w:val="24"/>
          <w:szCs w:val="24"/>
        </w:rPr>
        <w:t>lower levels of anthropogenic disturbance</w:t>
      </w:r>
      <w:r w:rsidR="00EB0056" w:rsidRPr="00366A3B">
        <w:rPr>
          <w:rFonts w:ascii="Times New Roman" w:hAnsi="Times New Roman"/>
          <w:color w:val="000000" w:themeColor="text1"/>
          <w:sz w:val="24"/>
          <w:szCs w:val="24"/>
        </w:rPr>
        <w:t xml:space="preserve">. </w:t>
      </w:r>
      <w:ins w:id="490" w:author="Evgenia Dubman" w:date="2023-08-03T17:30:00Z">
        <w:r w:rsidR="00943AE9">
          <w:rPr>
            <w:rFonts w:ascii="Times New Roman" w:hAnsi="Times New Roman"/>
            <w:color w:val="000000" w:themeColor="text1"/>
            <w:sz w:val="24"/>
            <w:szCs w:val="24"/>
          </w:rPr>
          <w:t xml:space="preserve">Because </w:t>
        </w:r>
      </w:ins>
      <w:ins w:id="491" w:author="Evgenia Dubman" w:date="2023-08-03T17:32:00Z">
        <w:r w:rsidR="00943AE9">
          <w:rPr>
            <w:rFonts w:ascii="Times New Roman" w:hAnsi="Times New Roman"/>
            <w:color w:val="000000" w:themeColor="text1"/>
            <w:sz w:val="24"/>
            <w:szCs w:val="24"/>
          </w:rPr>
          <w:t xml:space="preserve">at least some of </w:t>
        </w:r>
      </w:ins>
      <w:ins w:id="492" w:author="Evgenia Dubman" w:date="2023-08-03T17:30:00Z">
        <w:r w:rsidR="00943AE9">
          <w:rPr>
            <w:rFonts w:ascii="Times New Roman" w:hAnsi="Times New Roman"/>
            <w:color w:val="000000" w:themeColor="text1"/>
            <w:sz w:val="24"/>
            <w:szCs w:val="24"/>
          </w:rPr>
          <w:t>the heal</w:t>
        </w:r>
      </w:ins>
      <w:ins w:id="493" w:author="Evgenia Dubman" w:date="2023-08-03T17:31:00Z">
        <w:r w:rsidR="00943AE9">
          <w:rPr>
            <w:rFonts w:ascii="Times New Roman" w:hAnsi="Times New Roman"/>
            <w:color w:val="000000" w:themeColor="text1"/>
            <w:sz w:val="24"/>
            <w:szCs w:val="24"/>
          </w:rPr>
          <w:t>th metrics we evaluated in this study have</w:t>
        </w:r>
      </w:ins>
      <w:ins w:id="494" w:author="Evgenia Dubman" w:date="2023-08-03T17:34:00Z">
        <w:r w:rsidR="00943AE9">
          <w:rPr>
            <w:rFonts w:ascii="Times New Roman" w:hAnsi="Times New Roman"/>
            <w:color w:val="000000" w:themeColor="text1"/>
            <w:sz w:val="24"/>
            <w:szCs w:val="24"/>
          </w:rPr>
          <w:t xml:space="preserve"> established</w:t>
        </w:r>
      </w:ins>
      <w:ins w:id="495" w:author="Evgenia Dubman" w:date="2023-08-03T17:31:00Z">
        <w:r w:rsidR="00943AE9">
          <w:rPr>
            <w:rFonts w:ascii="Times New Roman" w:hAnsi="Times New Roman"/>
            <w:color w:val="000000" w:themeColor="text1"/>
            <w:sz w:val="24"/>
            <w:szCs w:val="24"/>
          </w:rPr>
          <w:t xml:space="preserve"> direct and indirect links with anthropogenic disturbance (</w:t>
        </w:r>
        <w:proofErr w:type="gramStart"/>
        <w:r w:rsidR="00943AE9">
          <w:rPr>
            <w:rFonts w:ascii="Times New Roman" w:hAnsi="Times New Roman"/>
            <w:color w:val="000000" w:themeColor="text1"/>
            <w:sz w:val="24"/>
            <w:szCs w:val="24"/>
          </w:rPr>
          <w:t>e.g.</w:t>
        </w:r>
        <w:proofErr w:type="gramEnd"/>
        <w:r w:rsidR="00943AE9">
          <w:rPr>
            <w:rFonts w:ascii="Times New Roman" w:hAnsi="Times New Roman"/>
            <w:color w:val="000000" w:themeColor="text1"/>
            <w:sz w:val="24"/>
            <w:szCs w:val="24"/>
          </w:rPr>
          <w:t xml:space="preserve"> n</w:t>
        </w:r>
      </w:ins>
      <w:ins w:id="496" w:author="Evgenia Dubman" w:date="2023-08-03T17:32:00Z">
        <w:r w:rsidR="00943AE9">
          <w:rPr>
            <w:rFonts w:ascii="Times New Roman" w:hAnsi="Times New Roman"/>
            <w:color w:val="000000" w:themeColor="text1"/>
            <w:sz w:val="24"/>
            <w:szCs w:val="24"/>
          </w:rPr>
          <w:t>utrition and range displacement</w:t>
        </w:r>
      </w:ins>
      <w:ins w:id="497" w:author="Evgenia Dubman" w:date="2023-08-03T17:37:00Z">
        <w:r w:rsidR="00943AE9">
          <w:rPr>
            <w:rFonts w:ascii="Times New Roman" w:hAnsi="Times New Roman"/>
            <w:color w:val="000000" w:themeColor="text1"/>
            <w:sz w:val="24"/>
            <w:szCs w:val="24"/>
          </w:rPr>
          <w:t xml:space="preserve"> </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{"citationID":"qttfOink","properties":{"formattedCitation":"(van Beeck Calkoen et al. 2021)","plainCitation":"(van Beeck Calkoen et al. 2021)","noteIndex":0},"citationItems":[{"id":5513,"uris":["http://zotero.org/users/6749014/items/Y8SKZBDH"],"itemData":{"id":5513,"type":"article-journal","abstract":"This study examined the effect of perceived predation risk imposed by lynx (Lynx lynx) and wolf (Canis lupus) on red deer (Cervus elaphus) foraging behavior under experimental conditions. We hypothesized that in response to large carnivore scent red deer would increase their vigilance, although reducing the frequency and duration of visits to foraging sites. Consequently, browsing intensity on tree saplings was expected to decrease, whereas a higher proportion of more preferred species was expected to be browsed to compensate for higher foraging costs. We expected stronger responses towards the ambush predator lynx, compared with the cursorial predator wolf. These hypotheses were tested in a cafeteria experiment conducted within three red deer enclosures, each containing four experimental plots with olfactory cues of wolf, lynx, cow, and water as control. On each plot, a camera trap was placed and browsing intensity was measured for one consecutive week, repeated three times. Red deer reduced their visitation duration and browsing intensity on plots with large carnivore scent. Despite red deer showing a clear preference for certain tree species, the presence of large carnivore scent did not change selectivity towards different tree species. Contrary to our hypothesis, we found more pronounced effects of wolf (cursorial) compared with lynx (ambush). This study is the first to experimentally assess the perceived risk effects on the red deer foraging behavior of large carnivores differing in hunting modes. Our findings provide insights into the role of olfactory cues in predator–prey interactions and how they can modify fine-scale herbivore–plant interactions.","container-title":"Behavioral Ecology","DOI":"10.1093/beheco/arab071","ISSN":"1045-2249","issue":"5","journalAbbreviation":"Behavioral Ecology","page":"982-992","source":"Silverchair","title":"Olfactory cues of large carnivores modify red deer behavior and browsing intensity","volume":"32","author":[{"family":"Beeck Calkoen","given":"Suzanne T S","non-dropping-particle":"van"},{"family":"Kreikenbohm","given":"Rebekka"},{"family":"Kuijper","given":"Dries P J"},{"family":"Heurich","given":"Marco"}],"issued":{"date-parts":[["2021",9,1]]}}}],"schema":"https://github.com/citation-style-language/schema/raw/master/csl-citation.json"}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(van Beeck Calkoen et al. 2021)</w:t>
      </w:r>
      <w:r w:rsidR="00DA3659">
        <w:rPr>
          <w:rFonts w:ascii="Times New Roman" w:hAnsi="Times New Roman"/>
          <w:color w:val="000000" w:themeColor="text1"/>
          <w:sz w:val="24"/>
          <w:szCs w:val="24"/>
        </w:rPr>
        <w:fldChar w:fldCharType="end"/>
      </w:r>
      <w:ins w:id="498" w:author="Clayton Lamb" w:date="2023-08-18T07:41:00Z">
        <w:r w:rsidR="00DA3659">
          <w:rPr>
            <w:rFonts w:ascii="Times New Roman" w:hAnsi="Times New Roman"/>
            <w:color w:val="000000" w:themeColor="text1"/>
            <w:sz w:val="24"/>
            <w:szCs w:val="24"/>
          </w:rPr>
          <w:t xml:space="preserve">) </w:t>
        </w:r>
      </w:ins>
      <w:ins w:id="499" w:author="Evgenia Dubman" w:date="2023-08-03T17:37:00Z">
        <w:del w:id="500" w:author="Clayton Lamb" w:date="2023-08-18T07:40:00Z">
          <w:r w:rsidR="00943AE9" w:rsidDel="00DA3659">
            <w:rPr>
              <w:rFonts w:ascii="Times New Roman" w:hAnsi="Times New Roman"/>
              <w:color w:val="000000" w:themeColor="text1"/>
              <w:sz w:val="24"/>
              <w:szCs w:val="24"/>
            </w:rPr>
            <w:delText>(</w:delText>
          </w:r>
        </w:del>
      </w:ins>
      <w:ins w:id="501" w:author="Evgenia Dubman" w:date="2023-08-03T17:42:00Z">
        <w:del w:id="502" w:author="Clayton Lamb" w:date="2023-08-18T07:40:00Z">
          <w:r w:rsidR="00FD1947" w:rsidDel="00DA3659">
            <w:rPr>
              <w:rFonts w:ascii="Times New Roman" w:hAnsi="Times New Roman"/>
              <w:color w:val="000000" w:themeColor="text1"/>
              <w:sz w:val="24"/>
              <w:szCs w:val="24"/>
            </w:rPr>
            <w:delText>van Beek Calkoen et al. 2022</w:delText>
          </w:r>
        </w:del>
      </w:ins>
      <w:ins w:id="503" w:author="Evgenia Dubman" w:date="2023-08-03T17:43:00Z">
        <w:del w:id="504" w:author="Clayton Lamb" w:date="2023-08-18T07:40:00Z">
          <w:r w:rsidR="00FD1947" w:rsidDel="00DA3659">
            <w:rPr>
              <w:rFonts w:ascii="Times New Roman" w:hAnsi="Times New Roman"/>
              <w:color w:val="000000" w:themeColor="text1"/>
              <w:sz w:val="24"/>
              <w:szCs w:val="24"/>
            </w:rPr>
            <w:delText>)</w:delText>
          </w:r>
        </w:del>
      </w:ins>
      <w:ins w:id="505" w:author="Evgenia Dubman" w:date="2023-08-03T17:37:00Z">
        <w:del w:id="506" w:author="Clayton Lamb" w:date="2023-08-18T07:40:00Z">
          <w:r w:rsidR="00943AE9" w:rsidDel="00DA3659">
            <w:rPr>
              <w:rFonts w:ascii="Times New Roman" w:hAnsi="Times New Roman"/>
              <w:color w:val="000000" w:themeColor="text1"/>
              <w:sz w:val="24"/>
              <w:szCs w:val="24"/>
            </w:rPr>
            <w:delText>)</w:delText>
          </w:r>
        </w:del>
      </w:ins>
      <w:ins w:id="507" w:author="Evgenia Dubman" w:date="2023-08-03T17:32:00Z">
        <w:del w:id="508" w:author="Clayton Lamb" w:date="2023-08-18T07:40:00Z">
          <w:r w:rsidR="00943AE9" w:rsidDel="00DA3659">
            <w:rPr>
              <w:rFonts w:ascii="Times New Roman" w:hAnsi="Times New Roman"/>
              <w:color w:val="000000" w:themeColor="text1"/>
              <w:sz w:val="24"/>
              <w:szCs w:val="24"/>
            </w:rPr>
            <w:delText xml:space="preserve">, </w:delText>
          </w:r>
        </w:del>
        <w:r w:rsidR="00943AE9">
          <w:rPr>
            <w:rFonts w:ascii="Times New Roman" w:hAnsi="Times New Roman"/>
            <w:color w:val="000000" w:themeColor="text1"/>
            <w:sz w:val="24"/>
            <w:szCs w:val="24"/>
          </w:rPr>
          <w:t>human activity and physiological stress</w:t>
        </w:r>
        <w:del w:id="509" w:author="Clayton Lamb" w:date="2023-08-18T07:38:00Z">
          <w:r w:rsidR="00943AE9" w:rsidDel="00DA3659">
            <w:rPr>
              <w:rFonts w:ascii="Times New Roman" w:hAnsi="Times New Roman"/>
              <w:color w:val="000000" w:themeColor="text1"/>
              <w:sz w:val="24"/>
              <w:szCs w:val="24"/>
            </w:rPr>
            <w:delText xml:space="preserve"> </w:delText>
          </w:r>
        </w:del>
      </w:ins>
      <w:ins w:id="510" w:author="Clayton Lamb" w:date="2023-08-18T07:38:00Z">
        <w:r w:rsidR="00DA3659">
          <w:rPr>
            <w:rFonts w:ascii="Times New Roman" w:hAnsi="Times New Roman"/>
            <w:color w:val="000000" w:themeColor="text1"/>
            <w:sz w:val="24"/>
            <w:szCs w:val="24"/>
          </w:rPr>
          <w:t xml:space="preserve"> </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{"citationID":"5qgM0kFo","properties":{"formattedCitation":"(Freeman 2008)","plainCitation":"(Freeman 2008)","noteIndex":0},"citationItems":[{"id":1420,"uris":["http://zotero.org/users/6749014/items/C32BX3QH"],"itemData":{"id":1420,"type":"thesis","number-of-pages":"83","publisher":"University of British Columbia","title":"Motorized backcountry recreation and stress response in Mountain Caribou (Rangifer tarandus caribou)","URL":"https://open.library.ubc.ca/soa/cIRcle/collections/ubctheses/24/items/1.0066622","author":[{"family":"Freeman","given":"Nicola"}],"issued":{"date-parts":[["2008"]]}}}],"schema":"https://github.com/citation-style-language/schema/raw/master/csl-citation.json"}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(Freeman 2008)</w:t>
      </w:r>
      <w:r w:rsidR="00DA3659">
        <w:rPr>
          <w:rFonts w:ascii="Times New Roman" w:hAnsi="Times New Roman"/>
          <w:color w:val="000000" w:themeColor="text1"/>
          <w:sz w:val="24"/>
          <w:szCs w:val="24"/>
        </w:rPr>
        <w:fldChar w:fldCharType="end"/>
      </w:r>
      <w:ins w:id="511" w:author="Evgenia Dubman" w:date="2023-08-03T17:36:00Z">
        <w:del w:id="512" w:author="Clayton Lamb" w:date="2023-08-18T07:38:00Z">
          <w:r w:rsidR="00943AE9" w:rsidDel="00DA3659">
            <w:rPr>
              <w:rFonts w:ascii="Times New Roman" w:hAnsi="Times New Roman"/>
              <w:color w:val="000000" w:themeColor="text1"/>
              <w:sz w:val="24"/>
              <w:szCs w:val="24"/>
            </w:rPr>
            <w:delText>(</w:delText>
          </w:r>
          <w:commentRangeStart w:id="513"/>
          <w:r w:rsidR="00943AE9" w:rsidDel="00DA3659">
            <w:rPr>
              <w:rFonts w:ascii="Times New Roman" w:hAnsi="Times New Roman"/>
              <w:color w:val="000000" w:themeColor="text1"/>
              <w:sz w:val="24"/>
              <w:szCs w:val="24"/>
            </w:rPr>
            <w:delText>Freeman 2008</w:delText>
          </w:r>
          <w:commentRangeEnd w:id="513"/>
          <w:r w:rsidR="00943AE9" w:rsidDel="00DA3659">
            <w:rPr>
              <w:rStyle w:val="CommentReference"/>
              <w:rFonts w:ascii="Garamond" w:hAnsi="Garamond"/>
            </w:rPr>
            <w:commentReference w:id="513"/>
          </w:r>
          <w:r w:rsidR="00943AE9" w:rsidDel="00DA3659">
            <w:rPr>
              <w:rFonts w:ascii="Times New Roman" w:hAnsi="Times New Roman"/>
              <w:color w:val="000000" w:themeColor="text1"/>
              <w:sz w:val="24"/>
              <w:szCs w:val="24"/>
            </w:rPr>
            <w:delText>)</w:delText>
          </w:r>
        </w:del>
      </w:ins>
      <w:ins w:id="514" w:author="Evgenia Dubman" w:date="2023-08-03T17:33:00Z">
        <w:del w:id="515" w:author="Clayton Lamb" w:date="2023-08-18T07:38:00Z">
          <w:r w:rsidR="00943AE9" w:rsidDel="00DA3659">
            <w:rPr>
              <w:rFonts w:ascii="Times New Roman" w:hAnsi="Times New Roman"/>
              <w:color w:val="000000" w:themeColor="text1"/>
              <w:sz w:val="24"/>
              <w:szCs w:val="24"/>
            </w:rPr>
            <w:delText>)</w:delText>
          </w:r>
        </w:del>
      </w:ins>
      <w:ins w:id="516" w:author="Evgenia Dubman" w:date="2023-08-03T17:31:00Z">
        <w:r w:rsidR="00943AE9">
          <w:rPr>
            <w:rFonts w:ascii="Times New Roman" w:hAnsi="Times New Roman"/>
            <w:color w:val="000000" w:themeColor="text1"/>
            <w:sz w:val="24"/>
            <w:szCs w:val="24"/>
          </w:rPr>
          <w:t>, w</w:t>
        </w:r>
      </w:ins>
      <w:ins w:id="517" w:author="Evgenia Dubman" w:date="2023-07-20T15:07:00Z">
        <w:r w:rsidR="00C749BB">
          <w:rPr>
            <w:rFonts w:ascii="Times New Roman" w:hAnsi="Times New Roman"/>
            <w:color w:val="000000" w:themeColor="text1"/>
            <w:sz w:val="24"/>
            <w:szCs w:val="24"/>
          </w:rPr>
          <w:t xml:space="preserve">e felt that having a comparison group </w:t>
        </w:r>
      </w:ins>
      <w:ins w:id="518" w:author="Evgenia Dubman" w:date="2023-08-03T17:33:00Z">
        <w:r w:rsidR="00943AE9">
          <w:rPr>
            <w:rFonts w:ascii="Times New Roman" w:hAnsi="Times New Roman"/>
            <w:color w:val="000000" w:themeColor="text1"/>
            <w:sz w:val="24"/>
            <w:szCs w:val="24"/>
          </w:rPr>
          <w:t>sampled under</w:t>
        </w:r>
      </w:ins>
      <w:ins w:id="519" w:author="Evgenia Dubman" w:date="2023-07-20T15:07:00Z">
        <w:r w:rsidR="00C749BB">
          <w:rPr>
            <w:rFonts w:ascii="Times New Roman" w:hAnsi="Times New Roman"/>
            <w:color w:val="000000" w:themeColor="text1"/>
            <w:sz w:val="24"/>
            <w:szCs w:val="24"/>
          </w:rPr>
          <w:t xml:space="preserve"> lower levels of anthropogenic disturbance was </w:t>
        </w:r>
      </w:ins>
      <w:ins w:id="520" w:author="Evgenia Dubman" w:date="2023-07-20T15:08:00Z">
        <w:r w:rsidR="00C749BB">
          <w:rPr>
            <w:rFonts w:ascii="Times New Roman" w:hAnsi="Times New Roman"/>
            <w:color w:val="000000" w:themeColor="text1"/>
            <w:sz w:val="24"/>
            <w:szCs w:val="24"/>
          </w:rPr>
          <w:t>important</w:t>
        </w:r>
      </w:ins>
      <w:ins w:id="521" w:author="Evgenia Dubman" w:date="2023-08-03T17:31:00Z">
        <w:r w:rsidR="00943AE9">
          <w:rPr>
            <w:rFonts w:ascii="Times New Roman" w:hAnsi="Times New Roman"/>
            <w:color w:val="000000" w:themeColor="text1"/>
            <w:sz w:val="24"/>
            <w:szCs w:val="24"/>
          </w:rPr>
          <w:t xml:space="preserve">. </w:t>
        </w:r>
      </w:ins>
      <w:del w:id="522" w:author="Evgenia Dubman" w:date="2023-07-20T15:23:00Z">
        <w:r w:rsidRPr="00366A3B" w:rsidDel="00E7456F">
          <w:rPr>
            <w:rFonts w:ascii="Times New Roman" w:hAnsi="Times New Roman"/>
            <w:color w:val="000000" w:themeColor="text1"/>
            <w:sz w:val="24"/>
            <w:szCs w:val="24"/>
          </w:rPr>
          <w:delText xml:space="preserve"> </w:delText>
        </w:r>
      </w:del>
      <w:ins w:id="523" w:author="Clayton Lamb" w:date="2023-07-13T13:04:00Z">
        <w:r w:rsidR="0037685A" w:rsidRPr="00366A3B">
          <w:rPr>
            <w:rFonts w:ascii="Times New Roman" w:hAnsi="Times New Roman"/>
            <w:color w:val="000000"/>
            <w:sz w:val="24"/>
            <w:szCs w:val="24"/>
            <w:rPrChange w:id="524" w:author="Clayton Lamb" w:date="2023-07-19T07:26:00Z">
              <w:rPr>
                <w:rFonts w:ascii="Helvetica" w:hAnsi="Helvetica"/>
                <w:color w:val="000000"/>
                <w:sz w:val="18"/>
                <w:szCs w:val="18"/>
              </w:rPr>
            </w:rPrChange>
          </w:rPr>
          <w:t>Given that there are currently no established values for optimal parameter ranges for most caribou health metrics, we</w:t>
        </w:r>
      </w:ins>
      <w:del w:id="525" w:author="Clayton Lamb" w:date="2023-07-13T13:04:00Z">
        <w:r w:rsidR="00EB0056" w:rsidRPr="00366A3B" w:rsidDel="0037685A">
          <w:rPr>
            <w:rFonts w:ascii="Times New Roman" w:hAnsi="Times New Roman"/>
            <w:color w:val="000000" w:themeColor="text1"/>
            <w:sz w:val="24"/>
            <w:szCs w:val="24"/>
          </w:rPr>
          <w:delText>Given that established values for optimal parameter ranges don’t exist for most caribou health metrics, we</w:delText>
        </w:r>
      </w:del>
      <w:r w:rsidR="00EB00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compare</w:t>
      </w:r>
      <w:r w:rsidR="00EB0056"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the health metrics of penned caribou to surrounding </w:t>
      </w:r>
      <w:r w:rsidR="008A2E68" w:rsidRPr="00366A3B">
        <w:rPr>
          <w:rFonts w:ascii="Times New Roman" w:hAnsi="Times New Roman"/>
          <w:color w:val="000000" w:themeColor="text1"/>
          <w:sz w:val="24"/>
          <w:szCs w:val="24"/>
        </w:rPr>
        <w:lastRenderedPageBreak/>
        <w:t>subpopulation</w:t>
      </w:r>
      <w:r w:rsidRPr="00366A3B">
        <w:rPr>
          <w:rFonts w:ascii="Times New Roman" w:hAnsi="Times New Roman"/>
          <w:color w:val="000000" w:themeColor="text1"/>
          <w:sz w:val="24"/>
          <w:szCs w:val="24"/>
        </w:rPr>
        <w:t>s</w:t>
      </w:r>
      <w:r w:rsidR="002F561A" w:rsidRPr="00366A3B">
        <w:rPr>
          <w:rFonts w:ascii="Times New Roman" w:hAnsi="Times New Roman"/>
          <w:color w:val="000000" w:themeColor="text1"/>
          <w:sz w:val="24"/>
          <w:szCs w:val="24"/>
        </w:rPr>
        <w:t xml:space="preserve">, including the ONCP </w:t>
      </w:r>
      <w:del w:id="526" w:author="Clayton Lamb" w:date="2023-07-14T08:14:00Z">
        <w:r w:rsidR="002F561A" w:rsidRPr="00366A3B" w:rsidDel="001444E0">
          <w:rPr>
            <w:rFonts w:ascii="Times New Roman" w:hAnsi="Times New Roman"/>
            <w:color w:val="000000" w:themeColor="text1"/>
            <w:sz w:val="24"/>
            <w:szCs w:val="24"/>
          </w:rPr>
          <w:delText xml:space="preserve">herds </w:delText>
        </w:r>
      </w:del>
      <w:ins w:id="527" w:author="Clayton Lamb" w:date="2023-07-14T08:14:00Z">
        <w:r w:rsidR="001444E0" w:rsidRPr="00366A3B">
          <w:rPr>
            <w:rFonts w:ascii="Times New Roman" w:hAnsi="Times New Roman"/>
            <w:color w:val="000000" w:themeColor="text1"/>
            <w:sz w:val="24"/>
            <w:szCs w:val="24"/>
          </w:rPr>
          <w:t xml:space="preserve">subpopulations </w:t>
        </w:r>
      </w:ins>
      <w:r w:rsidR="002F561A" w:rsidRPr="00366A3B">
        <w:rPr>
          <w:rFonts w:ascii="Times New Roman" w:hAnsi="Times New Roman"/>
          <w:color w:val="000000" w:themeColor="text1"/>
          <w:sz w:val="24"/>
          <w:szCs w:val="24"/>
        </w:rPr>
        <w:t>as well as</w:t>
      </w:r>
      <w:r w:rsidR="005430E1"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previously published data from boreal caribou</w:t>
      </w:r>
      <w:r w:rsidR="005E5F4F" w:rsidRPr="00366A3B">
        <w:rPr>
          <w:rFonts w:ascii="Times New Roman" w:hAnsi="Times New Roman"/>
          <w:color w:val="000000" w:themeColor="text1"/>
          <w:sz w:val="24"/>
          <w:szCs w:val="24"/>
        </w:rPr>
        <w:t xml:space="preserve"> in BC</w:t>
      </w:r>
      <w:r w:rsidR="00F652B2" w:rsidRPr="00366A3B">
        <w:rPr>
          <w:rFonts w:ascii="Times New Roman" w:hAnsi="Times New Roman"/>
          <w:color w:val="000000" w:themeColor="text1"/>
          <w:sz w:val="24"/>
          <w:szCs w:val="24"/>
        </w:rPr>
        <w:t xml:space="preserve"> </w:t>
      </w:r>
      <w:r w:rsidR="00F652B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{"citationID":"r1HjFdip","properties":{"formattedCitation":"(Bondo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652B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F652B2" w:rsidRPr="00366A3B">
        <w:rPr>
          <w:rFonts w:ascii="Times New Roman" w:hAnsi="Times New Roman"/>
          <w:color w:val="000000" w:themeColor="text1"/>
          <w:sz w:val="24"/>
          <w:szCs w:val="24"/>
        </w:rPr>
        <w:fldChar w:fldCharType="end"/>
      </w:r>
      <w:r w:rsidR="00F652B2" w:rsidRPr="00366A3B">
        <w:rPr>
          <w:rFonts w:ascii="Times New Roman" w:hAnsi="Times New Roman"/>
          <w:color w:val="000000" w:themeColor="text1"/>
          <w:sz w:val="24"/>
          <w:szCs w:val="24"/>
        </w:rPr>
        <w:t xml:space="preserve">. </w:t>
      </w:r>
    </w:p>
    <w:p w14:paraId="7AB50F2F" w14:textId="47F45673" w:rsidR="00E36453" w:rsidRPr="00366A3B" w:rsidRDefault="00E36453" w:rsidP="00C12E97">
      <w:pPr>
        <w:pStyle w:val="Heading3"/>
        <w:spacing w:line="480" w:lineRule="auto"/>
        <w:rPr>
          <w:rFonts w:ascii="Times New Roman" w:hAnsi="Times New Roman"/>
          <w:i w:val="0"/>
          <w:color w:val="000000" w:themeColor="text1"/>
          <w:sz w:val="24"/>
          <w:szCs w:val="24"/>
        </w:rPr>
      </w:pPr>
      <w:bookmarkStart w:id="528" w:name="_Toc8115493"/>
      <w:bookmarkStart w:id="529" w:name="_Toc13047640"/>
      <w:r w:rsidRPr="00366A3B">
        <w:rPr>
          <w:rFonts w:ascii="Times New Roman" w:hAnsi="Times New Roman"/>
          <w:i w:val="0"/>
          <w:color w:val="000000" w:themeColor="text1"/>
          <w:sz w:val="24"/>
          <w:szCs w:val="24"/>
        </w:rPr>
        <w:t>During the penning season</w:t>
      </w:r>
      <w:bookmarkEnd w:id="528"/>
      <w:bookmarkEnd w:id="529"/>
    </w:p>
    <w:p w14:paraId="08424BAA" w14:textId="6C722B84" w:rsidR="006331FD" w:rsidRPr="00366A3B" w:rsidRDefault="00020713" w:rsidP="00C12E97">
      <w:pPr>
        <w:pStyle w:val="BodyText"/>
        <w:spacing w:line="480" w:lineRule="auto"/>
        <w:jc w:val="left"/>
        <w:rPr>
          <w:rFonts w:ascii="Times New Roman" w:hAnsi="Times New Roman"/>
          <w:color w:val="000000" w:themeColor="text1"/>
          <w:sz w:val="24"/>
          <w:szCs w:val="24"/>
        </w:rPr>
      </w:pPr>
      <w:bookmarkStart w:id="530" w:name="_Toc8116075"/>
      <w:r w:rsidRPr="00366A3B">
        <w:rPr>
          <w:rFonts w:ascii="Times New Roman" w:hAnsi="Times New Roman"/>
          <w:color w:val="000000" w:themeColor="text1"/>
          <w:sz w:val="24"/>
          <w:szCs w:val="24"/>
        </w:rPr>
        <w:t xml:space="preserve">Between </w:t>
      </w:r>
      <w:r w:rsidR="001B50DD" w:rsidRPr="00366A3B">
        <w:rPr>
          <w:rFonts w:ascii="Times New Roman" w:hAnsi="Times New Roman"/>
          <w:color w:val="000000" w:themeColor="text1"/>
          <w:sz w:val="24"/>
          <w:szCs w:val="24"/>
        </w:rPr>
        <w:t>2017</w:t>
      </w:r>
      <w:del w:id="531" w:author="Clayton Lamb" w:date="2023-07-14T08:18:00Z">
        <w:r w:rsidRPr="00366A3B" w:rsidDel="00D448B7">
          <w:rPr>
            <w:rFonts w:ascii="Times New Roman" w:hAnsi="Times New Roman"/>
            <w:color w:val="000000" w:themeColor="text1"/>
            <w:sz w:val="24"/>
            <w:szCs w:val="24"/>
          </w:rPr>
          <w:delText>-</w:delText>
        </w:r>
      </w:del>
      <w:ins w:id="532" w:author="Clayton Lamb" w:date="2023-07-14T08:18:00Z">
        <w:r w:rsidR="00D448B7"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2019</w:t>
      </w:r>
      <w:r w:rsidR="00563DF3"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we</w:t>
      </w:r>
      <w:r w:rsidR="00563DF3" w:rsidRPr="00366A3B">
        <w:rPr>
          <w:rFonts w:ascii="Times New Roman" w:hAnsi="Times New Roman"/>
          <w:color w:val="000000" w:themeColor="text1"/>
          <w:sz w:val="24"/>
          <w:szCs w:val="24"/>
        </w:rPr>
        <w:t xml:space="preserve"> collect</w:t>
      </w:r>
      <w:r w:rsidR="00E2556B" w:rsidRPr="00366A3B">
        <w:rPr>
          <w:rFonts w:ascii="Times New Roman" w:hAnsi="Times New Roman"/>
          <w:color w:val="000000" w:themeColor="text1"/>
          <w:sz w:val="24"/>
          <w:szCs w:val="24"/>
        </w:rPr>
        <w:t>ed</w:t>
      </w:r>
      <w:r w:rsidR="00563DF3" w:rsidRPr="00366A3B">
        <w:rPr>
          <w:rFonts w:ascii="Times New Roman" w:hAnsi="Times New Roman"/>
          <w:color w:val="000000" w:themeColor="text1"/>
          <w:sz w:val="24"/>
          <w:szCs w:val="24"/>
        </w:rPr>
        <w:t xml:space="preserve"> fecal pellets from both penned and </w:t>
      </w:r>
      <w:r w:rsidR="004201ED" w:rsidRPr="00366A3B">
        <w:rPr>
          <w:rFonts w:ascii="Times New Roman" w:hAnsi="Times New Roman"/>
          <w:color w:val="000000" w:themeColor="text1"/>
          <w:sz w:val="24"/>
          <w:szCs w:val="24"/>
        </w:rPr>
        <w:t>free-ranging</w:t>
      </w:r>
      <w:r w:rsidR="00563DF3" w:rsidRPr="00366A3B">
        <w:rPr>
          <w:rFonts w:ascii="Times New Roman" w:hAnsi="Times New Roman"/>
          <w:color w:val="000000" w:themeColor="text1"/>
          <w:sz w:val="24"/>
          <w:szCs w:val="24"/>
        </w:rPr>
        <w:t xml:space="preserve"> caribou </w:t>
      </w:r>
      <w:r w:rsidR="00415EE9" w:rsidRPr="00366A3B">
        <w:rPr>
          <w:rFonts w:ascii="Times New Roman" w:hAnsi="Times New Roman"/>
          <w:color w:val="000000" w:themeColor="text1"/>
          <w:sz w:val="24"/>
          <w:szCs w:val="24"/>
        </w:rPr>
        <w:t>thr</w:t>
      </w:r>
      <w:r w:rsidR="00E2556B" w:rsidRPr="00366A3B">
        <w:rPr>
          <w:rFonts w:ascii="Times New Roman" w:hAnsi="Times New Roman"/>
          <w:color w:val="000000" w:themeColor="text1"/>
          <w:sz w:val="24"/>
          <w:szCs w:val="24"/>
        </w:rPr>
        <w:t>ee times</w:t>
      </w:r>
      <w:r w:rsidR="00563DF3" w:rsidRPr="00366A3B">
        <w:rPr>
          <w:rFonts w:ascii="Times New Roman" w:hAnsi="Times New Roman"/>
          <w:color w:val="000000" w:themeColor="text1"/>
          <w:sz w:val="24"/>
          <w:szCs w:val="24"/>
        </w:rPr>
        <w:t xml:space="preserve"> throughout the penning season</w:t>
      </w:r>
      <w:r w:rsidR="00782814" w:rsidRPr="00366A3B">
        <w:rPr>
          <w:rFonts w:ascii="Times New Roman" w:hAnsi="Times New Roman"/>
          <w:color w:val="000000" w:themeColor="text1"/>
          <w:sz w:val="24"/>
          <w:szCs w:val="24"/>
        </w:rPr>
        <w:t xml:space="preserve">: once </w:t>
      </w:r>
      <w:r w:rsidR="00415EE9" w:rsidRPr="00366A3B">
        <w:rPr>
          <w:rFonts w:ascii="Times New Roman" w:hAnsi="Times New Roman"/>
          <w:color w:val="000000" w:themeColor="text1"/>
          <w:sz w:val="24"/>
          <w:szCs w:val="24"/>
        </w:rPr>
        <w:t>pre-calving (</w:t>
      </w:r>
      <w:r w:rsidR="00782814" w:rsidRPr="00366A3B">
        <w:rPr>
          <w:rFonts w:ascii="Times New Roman" w:hAnsi="Times New Roman"/>
          <w:color w:val="000000" w:themeColor="text1"/>
          <w:sz w:val="24"/>
          <w:szCs w:val="24"/>
        </w:rPr>
        <w:t>in April or May</w:t>
      </w:r>
      <w:r w:rsidR="00415EE9" w:rsidRPr="00366A3B">
        <w:rPr>
          <w:rFonts w:ascii="Times New Roman" w:hAnsi="Times New Roman"/>
          <w:color w:val="000000" w:themeColor="text1"/>
          <w:sz w:val="24"/>
          <w:szCs w:val="24"/>
        </w:rPr>
        <w:t>)</w:t>
      </w:r>
      <w:r w:rsidR="00782814" w:rsidRPr="00366A3B">
        <w:rPr>
          <w:rFonts w:ascii="Times New Roman" w:hAnsi="Times New Roman"/>
          <w:color w:val="000000" w:themeColor="text1"/>
          <w:sz w:val="24"/>
          <w:szCs w:val="24"/>
        </w:rPr>
        <w:t xml:space="preserve"> and twice post-calving (</w:t>
      </w:r>
      <w:r w:rsidR="00322DBD" w:rsidRPr="00366A3B">
        <w:rPr>
          <w:rFonts w:ascii="Times New Roman" w:hAnsi="Times New Roman"/>
          <w:color w:val="000000" w:themeColor="text1"/>
          <w:sz w:val="24"/>
          <w:szCs w:val="24"/>
        </w:rPr>
        <w:t xml:space="preserve">in </w:t>
      </w:r>
      <w:r w:rsidR="00782814" w:rsidRPr="00366A3B">
        <w:rPr>
          <w:rFonts w:ascii="Times New Roman" w:hAnsi="Times New Roman"/>
          <w:color w:val="000000" w:themeColor="text1"/>
          <w:sz w:val="24"/>
          <w:szCs w:val="24"/>
        </w:rPr>
        <w:t>June and</w:t>
      </w:r>
      <w:r w:rsidR="00BF0107" w:rsidRPr="00366A3B">
        <w:rPr>
          <w:rFonts w:ascii="Times New Roman" w:hAnsi="Times New Roman"/>
          <w:color w:val="000000" w:themeColor="text1"/>
          <w:sz w:val="24"/>
          <w:szCs w:val="24"/>
        </w:rPr>
        <w:t xml:space="preserve"> in</w:t>
      </w:r>
      <w:r w:rsidR="00782814" w:rsidRPr="00366A3B">
        <w:rPr>
          <w:rFonts w:ascii="Times New Roman" w:hAnsi="Times New Roman"/>
          <w:color w:val="000000" w:themeColor="text1"/>
          <w:sz w:val="24"/>
          <w:szCs w:val="24"/>
        </w:rPr>
        <w:t xml:space="preserve"> July)</w:t>
      </w:r>
      <w:r w:rsidR="00563DF3" w:rsidRPr="00366A3B">
        <w:rPr>
          <w:rFonts w:ascii="Times New Roman" w:hAnsi="Times New Roman"/>
          <w:color w:val="000000" w:themeColor="text1"/>
          <w:sz w:val="24"/>
          <w:szCs w:val="24"/>
        </w:rPr>
        <w:t xml:space="preserve">. </w:t>
      </w:r>
      <w:r w:rsidR="00782814" w:rsidRPr="00366A3B">
        <w:rPr>
          <w:rFonts w:ascii="Times New Roman" w:hAnsi="Times New Roman"/>
          <w:color w:val="000000" w:themeColor="text1"/>
          <w:sz w:val="24"/>
          <w:szCs w:val="24"/>
        </w:rPr>
        <w:t xml:space="preserve">Pen and </w:t>
      </w:r>
      <w:r w:rsidR="004201ED" w:rsidRPr="00366A3B">
        <w:rPr>
          <w:rFonts w:ascii="Times New Roman" w:hAnsi="Times New Roman"/>
          <w:color w:val="000000" w:themeColor="text1"/>
          <w:sz w:val="24"/>
          <w:szCs w:val="24"/>
        </w:rPr>
        <w:t>free-ranging</w:t>
      </w:r>
      <w:r w:rsidR="00782814" w:rsidRPr="00366A3B">
        <w:rPr>
          <w:rFonts w:ascii="Times New Roman" w:hAnsi="Times New Roman"/>
          <w:color w:val="000000" w:themeColor="text1"/>
          <w:sz w:val="24"/>
          <w:szCs w:val="24"/>
        </w:rPr>
        <w:t xml:space="preserve"> sampling sessions </w:t>
      </w:r>
      <w:r w:rsidR="00415EE9" w:rsidRPr="00366A3B">
        <w:rPr>
          <w:rFonts w:ascii="Times New Roman" w:hAnsi="Times New Roman"/>
          <w:color w:val="000000" w:themeColor="text1"/>
          <w:sz w:val="24"/>
          <w:szCs w:val="24"/>
        </w:rPr>
        <w:t xml:space="preserve">were </w:t>
      </w:r>
      <w:r w:rsidR="00782814" w:rsidRPr="00366A3B">
        <w:rPr>
          <w:rFonts w:ascii="Times New Roman" w:hAnsi="Times New Roman"/>
          <w:color w:val="000000" w:themeColor="text1"/>
          <w:sz w:val="24"/>
          <w:szCs w:val="24"/>
        </w:rPr>
        <w:t xml:space="preserve">carried out within 10 days of each other. </w:t>
      </w:r>
      <w:r w:rsidR="00E56DF5" w:rsidRPr="00366A3B">
        <w:rPr>
          <w:rFonts w:ascii="Times New Roman" w:hAnsi="Times New Roman"/>
          <w:color w:val="000000" w:themeColor="text1"/>
          <w:sz w:val="24"/>
          <w:szCs w:val="24"/>
        </w:rPr>
        <w:t>In 2016, we carried out a one-time, two</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day effort to collect fecal pellets in the pen (June 23 and 24, 2016)</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 xml:space="preserve"> but were not able to follow up with </w:t>
      </w:r>
      <w:r w:rsidR="004201ED" w:rsidRPr="00366A3B">
        <w:rPr>
          <w:rFonts w:ascii="Times New Roman" w:hAnsi="Times New Roman"/>
          <w:color w:val="000000" w:themeColor="text1"/>
          <w:sz w:val="24"/>
          <w:szCs w:val="24"/>
        </w:rPr>
        <w:t>free-ranging</w:t>
      </w:r>
      <w:r w:rsidR="00E56DF5" w:rsidRPr="00366A3B">
        <w:rPr>
          <w:rFonts w:ascii="Times New Roman" w:hAnsi="Times New Roman"/>
          <w:color w:val="000000" w:themeColor="text1"/>
          <w:sz w:val="24"/>
          <w:szCs w:val="24"/>
        </w:rPr>
        <w:t xml:space="preserve"> sampling that year. </w:t>
      </w:r>
      <w:bookmarkStart w:id="533" w:name="_Toc8116076"/>
      <w:bookmarkEnd w:id="530"/>
      <w:r w:rsidR="006B20E9" w:rsidRPr="00366A3B">
        <w:rPr>
          <w:rFonts w:ascii="Times New Roman" w:hAnsi="Times New Roman"/>
          <w:color w:val="000000" w:themeColor="text1"/>
          <w:sz w:val="24"/>
          <w:szCs w:val="24"/>
        </w:rPr>
        <w:t xml:space="preserve">Initially, we attempted to collect pellets from known </w:t>
      </w:r>
      <w:r w:rsidR="00F652B2" w:rsidRPr="00366A3B">
        <w:rPr>
          <w:rFonts w:ascii="Times New Roman" w:hAnsi="Times New Roman"/>
          <w:color w:val="000000" w:themeColor="text1"/>
          <w:sz w:val="24"/>
          <w:szCs w:val="24"/>
        </w:rPr>
        <w:t>females</w:t>
      </w:r>
      <w:r w:rsidR="006B20E9" w:rsidRPr="00366A3B">
        <w:rPr>
          <w:rFonts w:ascii="Times New Roman" w:hAnsi="Times New Roman"/>
          <w:color w:val="000000" w:themeColor="text1"/>
          <w:sz w:val="24"/>
          <w:szCs w:val="24"/>
        </w:rPr>
        <w:t xml:space="preserve"> in the pen through close observation. However, due to the </w:t>
      </w:r>
      <w:proofErr w:type="gramStart"/>
      <w:r w:rsidR="006B20E9" w:rsidRPr="00366A3B">
        <w:rPr>
          <w:rFonts w:ascii="Times New Roman" w:hAnsi="Times New Roman"/>
          <w:color w:val="000000" w:themeColor="text1"/>
          <w:sz w:val="24"/>
          <w:szCs w:val="24"/>
        </w:rPr>
        <w:t xml:space="preserve">close </w:t>
      </w:r>
      <w:r w:rsidR="004669B0" w:rsidRPr="00366A3B">
        <w:rPr>
          <w:rFonts w:ascii="Times New Roman" w:hAnsi="Times New Roman"/>
          <w:color w:val="000000" w:themeColor="text1"/>
          <w:sz w:val="24"/>
          <w:szCs w:val="24"/>
        </w:rPr>
        <w:t>proximity</w:t>
      </w:r>
      <w:proofErr w:type="gramEnd"/>
      <w:r w:rsidR="004669B0" w:rsidRPr="00366A3B">
        <w:rPr>
          <w:rFonts w:ascii="Times New Roman" w:hAnsi="Times New Roman"/>
          <w:color w:val="000000" w:themeColor="text1"/>
          <w:sz w:val="24"/>
          <w:szCs w:val="24"/>
        </w:rPr>
        <w:t xml:space="preserve"> of the </w:t>
      </w:r>
      <w:r w:rsidR="00F652B2" w:rsidRPr="00366A3B">
        <w:rPr>
          <w:rFonts w:ascii="Times New Roman" w:hAnsi="Times New Roman"/>
          <w:color w:val="000000" w:themeColor="text1"/>
          <w:sz w:val="24"/>
          <w:szCs w:val="24"/>
        </w:rPr>
        <w:t>females</w:t>
      </w:r>
      <w:r w:rsidR="004669B0" w:rsidRPr="00366A3B">
        <w:rPr>
          <w:rFonts w:ascii="Times New Roman" w:hAnsi="Times New Roman"/>
          <w:color w:val="000000" w:themeColor="text1"/>
          <w:sz w:val="24"/>
          <w:szCs w:val="24"/>
        </w:rPr>
        <w:t xml:space="preserve"> to one another, we could not assign individual ID to pellet </w:t>
      </w:r>
      <w:r w:rsidR="00C607FE" w:rsidRPr="00366A3B">
        <w:rPr>
          <w:rFonts w:ascii="Times New Roman" w:hAnsi="Times New Roman"/>
          <w:color w:val="000000" w:themeColor="text1"/>
          <w:sz w:val="24"/>
          <w:szCs w:val="24"/>
        </w:rPr>
        <w:t>samples so</w:t>
      </w:r>
      <w:r w:rsidR="004669B0" w:rsidRPr="00366A3B">
        <w:rPr>
          <w:rFonts w:ascii="Times New Roman" w:hAnsi="Times New Roman"/>
          <w:color w:val="000000" w:themeColor="text1"/>
          <w:sz w:val="24"/>
          <w:szCs w:val="24"/>
        </w:rPr>
        <w:t xml:space="preserve"> we collected </w:t>
      </w:r>
      <w:r w:rsidR="006B20E9" w:rsidRPr="00366A3B">
        <w:rPr>
          <w:rFonts w:ascii="Times New Roman" w:hAnsi="Times New Roman"/>
          <w:color w:val="000000" w:themeColor="text1"/>
          <w:sz w:val="24"/>
          <w:szCs w:val="24"/>
        </w:rPr>
        <w:t>as many high quality, fresh pellets as we could during the sessions</w:t>
      </w:r>
      <w:r w:rsidR="00391ABE" w:rsidRPr="00366A3B">
        <w:rPr>
          <w:rFonts w:ascii="Times New Roman" w:hAnsi="Times New Roman"/>
          <w:color w:val="000000" w:themeColor="text1"/>
          <w:sz w:val="24"/>
          <w:szCs w:val="24"/>
        </w:rPr>
        <w:t xml:space="preserve"> to capture samples from as many animals as possible</w:t>
      </w:r>
      <w:r w:rsidR="006B20E9" w:rsidRPr="00366A3B">
        <w:rPr>
          <w:rFonts w:ascii="Times New Roman" w:hAnsi="Times New Roman"/>
          <w:color w:val="000000" w:themeColor="text1"/>
          <w:sz w:val="24"/>
          <w:szCs w:val="24"/>
        </w:rPr>
        <w:t>.</w:t>
      </w:r>
    </w:p>
    <w:p w14:paraId="0F14676D" w14:textId="4EEC2F97" w:rsidR="008D4E9F" w:rsidRPr="00366A3B" w:rsidRDefault="00322DBD"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To collect samples from</w:t>
      </w:r>
      <w:r w:rsidR="001B50DD" w:rsidRPr="00366A3B">
        <w:rPr>
          <w:rFonts w:ascii="Times New Roman" w:hAnsi="Times New Roman"/>
          <w:color w:val="000000" w:themeColor="text1"/>
          <w:sz w:val="24"/>
          <w:szCs w:val="24"/>
        </w:rPr>
        <w:t xml:space="preserve"> the </w:t>
      </w:r>
      <w:proofErr w:type="gramStart"/>
      <w:r w:rsidR="004201ED" w:rsidRPr="00366A3B">
        <w:rPr>
          <w:rFonts w:ascii="Times New Roman" w:hAnsi="Times New Roman"/>
          <w:color w:val="000000" w:themeColor="text1"/>
          <w:sz w:val="24"/>
          <w:szCs w:val="24"/>
        </w:rPr>
        <w:t>free-ranging</w:t>
      </w:r>
      <w:proofErr w:type="gramEnd"/>
      <w:r w:rsidR="001B50DD" w:rsidRPr="00366A3B">
        <w:rPr>
          <w:rFonts w:ascii="Times New Roman" w:hAnsi="Times New Roman"/>
          <w:color w:val="000000" w:themeColor="text1"/>
          <w:sz w:val="24"/>
          <w:szCs w:val="24"/>
        </w:rPr>
        <w:t xml:space="preserve"> (i.e.</w:t>
      </w:r>
      <w:r w:rsidR="00EE424F" w:rsidRPr="00366A3B">
        <w:rPr>
          <w:rFonts w:ascii="Times New Roman" w:hAnsi="Times New Roman"/>
          <w:color w:val="000000" w:themeColor="text1"/>
          <w:sz w:val="24"/>
          <w:szCs w:val="24"/>
        </w:rPr>
        <w:t>, non-</w:t>
      </w:r>
      <w:r w:rsidR="001B50DD"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1B50DD" w:rsidRPr="00366A3B">
        <w:rPr>
          <w:rFonts w:ascii="Times New Roman" w:hAnsi="Times New Roman"/>
          <w:color w:val="000000" w:themeColor="text1"/>
          <w:sz w:val="24"/>
          <w:szCs w:val="24"/>
        </w:rPr>
        <w:t>, we use</w:t>
      </w:r>
      <w:r w:rsidR="00EE424F" w:rsidRPr="00366A3B">
        <w:rPr>
          <w:rFonts w:ascii="Times New Roman" w:hAnsi="Times New Roman"/>
          <w:color w:val="000000" w:themeColor="text1"/>
          <w:sz w:val="24"/>
          <w:szCs w:val="24"/>
        </w:rPr>
        <w:t>d</w:t>
      </w:r>
      <w:r w:rsidR="001B50DD" w:rsidRPr="00366A3B">
        <w:rPr>
          <w:rFonts w:ascii="Times New Roman" w:hAnsi="Times New Roman"/>
          <w:color w:val="000000" w:themeColor="text1"/>
          <w:sz w:val="24"/>
          <w:szCs w:val="24"/>
        </w:rPr>
        <w:t xml:space="preserve"> GPS data from collared individuals</w:t>
      </w:r>
      <w:r w:rsidR="00F7561F"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ca. n=</w:t>
      </w:r>
      <w:r w:rsidR="00F7561F" w:rsidRPr="00366A3B">
        <w:rPr>
          <w:rFonts w:ascii="Times New Roman" w:hAnsi="Times New Roman"/>
          <w:color w:val="000000" w:themeColor="text1"/>
          <w:sz w:val="24"/>
          <w:szCs w:val="24"/>
        </w:rPr>
        <w:t>10</w:t>
      </w:r>
      <w:r w:rsidR="00E2556B" w:rsidRPr="00366A3B">
        <w:rPr>
          <w:rFonts w:ascii="Times New Roman" w:hAnsi="Times New Roman"/>
          <w:color w:val="000000" w:themeColor="text1"/>
          <w:sz w:val="24"/>
          <w:szCs w:val="24"/>
        </w:rPr>
        <w:t xml:space="preserve"> annually</w:t>
      </w:r>
      <w:r w:rsidR="00F7561F" w:rsidRPr="00366A3B">
        <w:rPr>
          <w:rFonts w:ascii="Times New Roman" w:hAnsi="Times New Roman"/>
          <w:color w:val="000000" w:themeColor="text1"/>
          <w:sz w:val="24"/>
          <w:szCs w:val="24"/>
        </w:rPr>
        <w:t>)</w:t>
      </w:r>
      <w:r w:rsidR="001B50DD" w:rsidRPr="00366A3B">
        <w:rPr>
          <w:rFonts w:ascii="Times New Roman" w:hAnsi="Times New Roman"/>
          <w:color w:val="000000" w:themeColor="text1"/>
          <w:sz w:val="24"/>
          <w:szCs w:val="24"/>
        </w:rPr>
        <w:t xml:space="preserve"> to identify</w:t>
      </w:r>
      <w:r w:rsidR="00050F19" w:rsidRPr="00366A3B">
        <w:rPr>
          <w:rFonts w:ascii="Times New Roman" w:hAnsi="Times New Roman"/>
          <w:color w:val="000000" w:themeColor="text1"/>
          <w:sz w:val="24"/>
          <w:szCs w:val="24"/>
        </w:rPr>
        <w:t xml:space="preserve"> locations where caribou</w:t>
      </w:r>
      <w:r w:rsidR="001B50DD" w:rsidRPr="00366A3B">
        <w:rPr>
          <w:rFonts w:ascii="Times New Roman" w:hAnsi="Times New Roman"/>
          <w:color w:val="000000" w:themeColor="text1"/>
          <w:sz w:val="24"/>
          <w:szCs w:val="24"/>
        </w:rPr>
        <w:t xml:space="preserve"> ha</w:t>
      </w:r>
      <w:r w:rsidR="00AD3887" w:rsidRPr="00366A3B">
        <w:rPr>
          <w:rFonts w:ascii="Times New Roman" w:hAnsi="Times New Roman"/>
          <w:color w:val="000000" w:themeColor="text1"/>
          <w:sz w:val="24"/>
          <w:szCs w:val="24"/>
        </w:rPr>
        <w:t>d</w:t>
      </w:r>
      <w:r w:rsidR="00050F19"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been </w:t>
      </w:r>
      <w:r w:rsidR="0029782F" w:rsidRPr="00366A3B">
        <w:rPr>
          <w:rFonts w:ascii="Times New Roman" w:hAnsi="Times New Roman"/>
          <w:color w:val="000000" w:themeColor="text1"/>
          <w:sz w:val="24"/>
          <w:szCs w:val="24"/>
        </w:rPr>
        <w:t xml:space="preserve">within </w:t>
      </w:r>
      <w:r w:rsidR="005E5F4F" w:rsidRPr="00366A3B">
        <w:rPr>
          <w:rFonts w:ascii="Times New Roman" w:hAnsi="Times New Roman"/>
          <w:color w:val="000000" w:themeColor="text1"/>
          <w:sz w:val="24"/>
          <w:szCs w:val="24"/>
        </w:rPr>
        <w:t xml:space="preserve">the previous </w:t>
      </w:r>
      <w:r w:rsidR="00020713" w:rsidRPr="00366A3B">
        <w:rPr>
          <w:rFonts w:ascii="Times New Roman" w:hAnsi="Times New Roman"/>
          <w:color w:val="000000" w:themeColor="text1"/>
          <w:sz w:val="24"/>
          <w:szCs w:val="24"/>
        </w:rPr>
        <w:t>three</w:t>
      </w:r>
      <w:r w:rsidR="0029782F" w:rsidRPr="00366A3B">
        <w:rPr>
          <w:rFonts w:ascii="Times New Roman" w:hAnsi="Times New Roman"/>
          <w:color w:val="000000" w:themeColor="text1"/>
          <w:sz w:val="24"/>
          <w:szCs w:val="24"/>
        </w:rPr>
        <w:t xml:space="preserve"> days</w:t>
      </w:r>
      <w:r w:rsidR="001B50DD"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We aim</w:t>
      </w:r>
      <w:r w:rsidR="00EE424F" w:rsidRPr="00366A3B">
        <w:rPr>
          <w:rFonts w:ascii="Times New Roman" w:hAnsi="Times New Roman"/>
          <w:color w:val="000000" w:themeColor="text1"/>
          <w:sz w:val="24"/>
          <w:szCs w:val="24"/>
        </w:rPr>
        <w:t>ed</w:t>
      </w:r>
      <w:r w:rsidR="00E50CCD" w:rsidRPr="00366A3B">
        <w:rPr>
          <w:rFonts w:ascii="Times New Roman" w:hAnsi="Times New Roman"/>
          <w:color w:val="000000" w:themeColor="text1"/>
          <w:sz w:val="24"/>
          <w:szCs w:val="24"/>
        </w:rPr>
        <w:t xml:space="preserve"> to collect samples from every collared female’s </w:t>
      </w:r>
      <w:r w:rsidR="00AD3887" w:rsidRPr="00366A3B">
        <w:rPr>
          <w:rFonts w:ascii="Times New Roman" w:hAnsi="Times New Roman"/>
          <w:color w:val="000000" w:themeColor="text1"/>
          <w:sz w:val="24"/>
          <w:szCs w:val="24"/>
        </w:rPr>
        <w:t>location</w:t>
      </w:r>
      <w:r w:rsidR="00EE424F"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however, </w:t>
      </w:r>
      <w:r w:rsidR="00E50CCD" w:rsidRPr="00366A3B">
        <w:rPr>
          <w:rFonts w:ascii="Times New Roman" w:hAnsi="Times New Roman"/>
          <w:color w:val="000000" w:themeColor="text1"/>
          <w:sz w:val="24"/>
          <w:szCs w:val="24"/>
        </w:rPr>
        <w:t>depending on the sampling session, the number of locations and accessibility varie</w:t>
      </w:r>
      <w:r w:rsidR="00EE424F" w:rsidRPr="00366A3B">
        <w:rPr>
          <w:rFonts w:ascii="Times New Roman" w:hAnsi="Times New Roman"/>
          <w:color w:val="000000" w:themeColor="text1"/>
          <w:sz w:val="24"/>
          <w:szCs w:val="24"/>
        </w:rPr>
        <w:t>d</w:t>
      </w:r>
      <w:r w:rsidR="00AD3887"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 xml:space="preserve">We </w:t>
      </w:r>
      <w:r w:rsidR="00F7561F" w:rsidRPr="00366A3B">
        <w:rPr>
          <w:rFonts w:ascii="Times New Roman" w:hAnsi="Times New Roman"/>
          <w:color w:val="000000" w:themeColor="text1"/>
          <w:sz w:val="24"/>
          <w:szCs w:val="24"/>
        </w:rPr>
        <w:t>collected at 4 to 7 sites each session.</w:t>
      </w:r>
      <w:r w:rsidR="00AD5C4F" w:rsidRPr="00366A3B">
        <w:rPr>
          <w:rFonts w:ascii="Times New Roman" w:hAnsi="Times New Roman"/>
          <w:color w:val="000000" w:themeColor="text1"/>
          <w:sz w:val="24"/>
          <w:szCs w:val="24"/>
        </w:rPr>
        <w:t xml:space="preserve"> </w:t>
      </w:r>
      <w:del w:id="534" w:author="Clayton Lamb" w:date="2023-07-18T12:17:00Z">
        <w:r w:rsidR="001B50DD" w:rsidRPr="00366A3B" w:rsidDel="00D6768F">
          <w:rPr>
            <w:rFonts w:ascii="Times New Roman" w:hAnsi="Times New Roman"/>
            <w:color w:val="000000" w:themeColor="text1"/>
            <w:sz w:val="24"/>
            <w:szCs w:val="24"/>
          </w:rPr>
          <w:delText xml:space="preserve">Crews </w:delText>
        </w:r>
        <w:r w:rsidR="00050F19" w:rsidRPr="00366A3B" w:rsidDel="00D6768F">
          <w:rPr>
            <w:rFonts w:ascii="Times New Roman" w:hAnsi="Times New Roman"/>
            <w:color w:val="000000" w:themeColor="text1"/>
            <w:sz w:val="24"/>
            <w:szCs w:val="24"/>
          </w:rPr>
          <w:delText>access</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w:delText>
        </w:r>
        <w:r w:rsidR="00704007" w:rsidRPr="00366A3B" w:rsidDel="00D6768F">
          <w:rPr>
            <w:rFonts w:ascii="Times New Roman" w:hAnsi="Times New Roman"/>
            <w:color w:val="000000" w:themeColor="text1"/>
            <w:sz w:val="24"/>
            <w:szCs w:val="24"/>
          </w:rPr>
          <w:delText>all</w:delText>
        </w:r>
        <w:r w:rsidR="00050F19" w:rsidRPr="00366A3B" w:rsidDel="00D6768F">
          <w:rPr>
            <w:rFonts w:ascii="Times New Roman" w:hAnsi="Times New Roman"/>
            <w:color w:val="000000" w:themeColor="text1"/>
            <w:sz w:val="24"/>
            <w:szCs w:val="24"/>
          </w:rPr>
          <w:delText xml:space="preserve"> locations by </w:delText>
        </w:r>
        <w:r w:rsidR="00E2556B" w:rsidRPr="00366A3B" w:rsidDel="00D6768F">
          <w:rPr>
            <w:rFonts w:ascii="Times New Roman" w:hAnsi="Times New Roman"/>
            <w:color w:val="000000" w:themeColor="text1"/>
            <w:sz w:val="24"/>
            <w:szCs w:val="24"/>
          </w:rPr>
          <w:delText>helicopter and</w:delText>
        </w:r>
        <w:r w:rsidR="0020692C" w:rsidRPr="00366A3B" w:rsidDel="00D6768F">
          <w:rPr>
            <w:rFonts w:ascii="Times New Roman" w:hAnsi="Times New Roman"/>
            <w:color w:val="000000" w:themeColor="text1"/>
            <w:sz w:val="24"/>
            <w:szCs w:val="24"/>
          </w:rPr>
          <w:delText xml:space="preserve"> </w:delText>
        </w:r>
        <w:r w:rsidR="001B50DD" w:rsidRPr="00366A3B" w:rsidDel="00D6768F">
          <w:rPr>
            <w:rFonts w:ascii="Times New Roman" w:hAnsi="Times New Roman"/>
            <w:color w:val="000000" w:themeColor="text1"/>
            <w:sz w:val="24"/>
            <w:szCs w:val="24"/>
          </w:rPr>
          <w:delText>hike</w:delText>
        </w:r>
        <w:r w:rsidR="0020692C" w:rsidRPr="00366A3B" w:rsidDel="00D6768F">
          <w:rPr>
            <w:rFonts w:ascii="Times New Roman" w:hAnsi="Times New Roman"/>
            <w:color w:val="000000" w:themeColor="text1"/>
            <w:sz w:val="24"/>
            <w:szCs w:val="24"/>
          </w:rPr>
          <w:delText>d</w:delText>
        </w:r>
        <w:r w:rsidR="0029782F" w:rsidRPr="00366A3B" w:rsidDel="00D6768F">
          <w:rPr>
            <w:rFonts w:ascii="Times New Roman" w:hAnsi="Times New Roman"/>
            <w:color w:val="000000" w:themeColor="text1"/>
            <w:sz w:val="24"/>
            <w:szCs w:val="24"/>
          </w:rPr>
          <w:delText xml:space="preserve"> in </w:delText>
        </w:r>
        <w:r w:rsidR="0020692C" w:rsidRPr="00366A3B" w:rsidDel="00D6768F">
          <w:rPr>
            <w:rFonts w:ascii="Times New Roman" w:hAnsi="Times New Roman"/>
            <w:color w:val="000000" w:themeColor="text1"/>
            <w:sz w:val="24"/>
            <w:szCs w:val="24"/>
          </w:rPr>
          <w:delText xml:space="preserve">to </w:delText>
        </w:r>
        <w:r w:rsidR="002F561A" w:rsidRPr="00366A3B" w:rsidDel="00D6768F">
          <w:rPr>
            <w:rFonts w:ascii="Times New Roman" w:hAnsi="Times New Roman"/>
            <w:color w:val="000000" w:themeColor="text1"/>
            <w:sz w:val="24"/>
            <w:szCs w:val="24"/>
          </w:rPr>
          <w:delText>hand-</w:delText>
        </w:r>
        <w:r w:rsidR="001B50DD" w:rsidRPr="00366A3B" w:rsidDel="00D6768F">
          <w:rPr>
            <w:rFonts w:ascii="Times New Roman" w:hAnsi="Times New Roman"/>
            <w:color w:val="000000" w:themeColor="text1"/>
            <w:sz w:val="24"/>
            <w:szCs w:val="24"/>
          </w:rPr>
          <w:delText>collect</w:delText>
        </w:r>
        <w:r w:rsidR="00050F19" w:rsidRPr="00366A3B" w:rsidDel="00D6768F">
          <w:rPr>
            <w:rFonts w:ascii="Times New Roman" w:hAnsi="Times New Roman"/>
            <w:color w:val="000000" w:themeColor="text1"/>
            <w:sz w:val="24"/>
            <w:szCs w:val="24"/>
          </w:rPr>
          <w:delText xml:space="preserve"> the pellets that appear</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freshest.</w:delText>
        </w:r>
        <w:r w:rsidR="00455ED2" w:rsidRPr="00366A3B" w:rsidDel="00D6768F">
          <w:rPr>
            <w:rFonts w:ascii="Times New Roman" w:hAnsi="Times New Roman"/>
            <w:color w:val="000000" w:themeColor="text1"/>
            <w:sz w:val="24"/>
            <w:szCs w:val="24"/>
          </w:rPr>
          <w:delText xml:space="preserve"> </w:delText>
        </w:r>
      </w:del>
      <w:r w:rsidR="00455ED2" w:rsidRPr="00366A3B">
        <w:rPr>
          <w:rFonts w:ascii="Times New Roman" w:hAnsi="Times New Roman"/>
          <w:color w:val="000000" w:themeColor="text1"/>
          <w:sz w:val="24"/>
          <w:szCs w:val="24"/>
        </w:rPr>
        <w:t>Fecal pellets from calves</w:t>
      </w:r>
      <w:r w:rsidR="00EB763E"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455ED2" w:rsidRPr="00366A3B">
        <w:rPr>
          <w:rFonts w:ascii="Times New Roman" w:hAnsi="Times New Roman"/>
          <w:color w:val="000000" w:themeColor="text1"/>
          <w:sz w:val="24"/>
          <w:szCs w:val="24"/>
        </w:rPr>
        <w:t>noticeabl</w:t>
      </w:r>
      <w:r w:rsidR="0020692C" w:rsidRPr="00366A3B">
        <w:rPr>
          <w:rFonts w:ascii="Times New Roman" w:hAnsi="Times New Roman"/>
          <w:color w:val="000000" w:themeColor="text1"/>
          <w:sz w:val="24"/>
          <w:szCs w:val="24"/>
        </w:rPr>
        <w:t>y</w:t>
      </w:r>
      <w:r w:rsidR="00455ED2" w:rsidRPr="00366A3B">
        <w:rPr>
          <w:rFonts w:ascii="Times New Roman" w:hAnsi="Times New Roman"/>
          <w:color w:val="000000" w:themeColor="text1"/>
          <w:sz w:val="24"/>
          <w:szCs w:val="24"/>
        </w:rPr>
        <w:t xml:space="preserve"> smaller than adult </w:t>
      </w:r>
      <w:r w:rsidR="00E2556B" w:rsidRPr="00366A3B">
        <w:rPr>
          <w:rFonts w:ascii="Times New Roman" w:hAnsi="Times New Roman"/>
          <w:color w:val="000000" w:themeColor="text1"/>
          <w:sz w:val="24"/>
          <w:szCs w:val="24"/>
        </w:rPr>
        <w:t xml:space="preserve">pellets </w:t>
      </w:r>
      <w:r w:rsidR="00542EF9" w:rsidRPr="00366A3B">
        <w:rPr>
          <w:rFonts w:ascii="Times New Roman" w:hAnsi="Times New Roman"/>
          <w:color w:val="000000" w:themeColor="text1"/>
          <w:sz w:val="24"/>
          <w:szCs w:val="24"/>
        </w:rPr>
        <w:t xml:space="preserve">and </w:t>
      </w:r>
      <w:r w:rsidR="00455ED2" w:rsidRPr="00366A3B">
        <w:rPr>
          <w:rFonts w:ascii="Times New Roman" w:hAnsi="Times New Roman"/>
          <w:color w:val="000000" w:themeColor="text1"/>
          <w:sz w:val="24"/>
          <w:szCs w:val="24"/>
        </w:rPr>
        <w:t>were not collected.</w:t>
      </w:r>
      <w:r w:rsidR="00050F19" w:rsidRPr="00366A3B">
        <w:rPr>
          <w:rFonts w:ascii="Times New Roman" w:hAnsi="Times New Roman"/>
          <w:color w:val="000000" w:themeColor="text1"/>
          <w:sz w:val="24"/>
          <w:szCs w:val="24"/>
        </w:rPr>
        <w:t xml:space="preserve"> </w:t>
      </w:r>
      <w:ins w:id="535" w:author="Clayton Lamb" w:date="2023-07-18T12:47:00Z">
        <w:r w:rsidR="00AD7713" w:rsidRPr="00366A3B">
          <w:rPr>
            <w:rFonts w:ascii="Times New Roman" w:hAnsi="Times New Roman"/>
            <w:color w:val="000000"/>
            <w:sz w:val="24"/>
            <w:szCs w:val="24"/>
            <w:rPrChange w:id="536" w:author="Clayton Lamb" w:date="2023-07-19T07:26:00Z">
              <w:rPr>
                <w:rFonts w:ascii="Times New Roman" w:hAnsi="Times New Roman"/>
                <w:color w:val="000000"/>
                <w:szCs w:val="22"/>
              </w:rPr>
            </w:rPrChange>
          </w:rPr>
          <w:t>Pellets were frozen within hours of collection</w:t>
        </w:r>
      </w:ins>
      <w:del w:id="537" w:author="Clayton Lamb" w:date="2023-07-18T12:47:00Z">
        <w:r w:rsidR="0029782F" w:rsidRPr="00366A3B" w:rsidDel="00AD7713">
          <w:rPr>
            <w:rFonts w:ascii="Times New Roman" w:hAnsi="Times New Roman"/>
            <w:color w:val="000000" w:themeColor="text1"/>
            <w:sz w:val="24"/>
            <w:szCs w:val="24"/>
          </w:rPr>
          <w:delText>We br</w:delText>
        </w:r>
        <w:r w:rsidR="0020692C" w:rsidRPr="00366A3B" w:rsidDel="00AD7713">
          <w:rPr>
            <w:rFonts w:ascii="Times New Roman" w:hAnsi="Times New Roman"/>
            <w:color w:val="000000" w:themeColor="text1"/>
            <w:sz w:val="24"/>
            <w:szCs w:val="24"/>
          </w:rPr>
          <w:delText>ought</w:delText>
        </w:r>
        <w:r w:rsidR="0029782F" w:rsidRPr="00366A3B" w:rsidDel="00AD7713">
          <w:rPr>
            <w:rFonts w:ascii="Times New Roman" w:hAnsi="Times New Roman"/>
            <w:color w:val="000000" w:themeColor="text1"/>
            <w:sz w:val="24"/>
            <w:szCs w:val="24"/>
          </w:rPr>
          <w:delText xml:space="preserve"> an ice-filled cooler on board to </w:delText>
        </w:r>
        <w:r w:rsidR="0020692C" w:rsidRPr="00366A3B" w:rsidDel="00AD7713">
          <w:rPr>
            <w:rFonts w:ascii="Times New Roman" w:hAnsi="Times New Roman"/>
            <w:color w:val="000000" w:themeColor="text1"/>
            <w:sz w:val="24"/>
            <w:szCs w:val="24"/>
          </w:rPr>
          <w:delText xml:space="preserve">keep </w:delText>
        </w:r>
        <w:r w:rsidR="0029782F" w:rsidRPr="00366A3B" w:rsidDel="00AD7713">
          <w:rPr>
            <w:rFonts w:ascii="Times New Roman" w:hAnsi="Times New Roman"/>
            <w:color w:val="000000" w:themeColor="text1"/>
            <w:sz w:val="24"/>
            <w:szCs w:val="24"/>
          </w:rPr>
          <w:delText xml:space="preserve">samples as cold as possible until they </w:delText>
        </w:r>
        <w:r w:rsidR="0020692C" w:rsidRPr="00366A3B" w:rsidDel="00AD7713">
          <w:rPr>
            <w:rFonts w:ascii="Times New Roman" w:hAnsi="Times New Roman"/>
            <w:color w:val="000000" w:themeColor="text1"/>
            <w:sz w:val="24"/>
            <w:szCs w:val="24"/>
          </w:rPr>
          <w:delText xml:space="preserve">could </w:delText>
        </w:r>
        <w:r w:rsidR="0029782F" w:rsidRPr="00366A3B" w:rsidDel="00AD7713">
          <w:rPr>
            <w:rFonts w:ascii="Times New Roman" w:hAnsi="Times New Roman"/>
            <w:color w:val="000000" w:themeColor="text1"/>
            <w:sz w:val="24"/>
            <w:szCs w:val="24"/>
          </w:rPr>
          <w:delText>be frozen that evening</w:delText>
        </w:r>
      </w:del>
      <w:r w:rsidR="0029782F" w:rsidRPr="00366A3B">
        <w:rPr>
          <w:rFonts w:ascii="Times New Roman" w:hAnsi="Times New Roman"/>
          <w:color w:val="000000" w:themeColor="text1"/>
          <w:sz w:val="24"/>
          <w:szCs w:val="24"/>
        </w:rPr>
        <w:t>.</w:t>
      </w:r>
      <w:bookmarkEnd w:id="533"/>
      <w:r w:rsidR="002E5547" w:rsidRPr="00366A3B">
        <w:rPr>
          <w:rFonts w:ascii="Times New Roman" w:hAnsi="Times New Roman"/>
          <w:color w:val="000000" w:themeColor="text1"/>
          <w:sz w:val="24"/>
          <w:szCs w:val="24"/>
        </w:rPr>
        <w:t xml:space="preserve"> Identifying fecal samples to individual or sex was not possible </w:t>
      </w:r>
      <w:r w:rsidR="00E2556B" w:rsidRPr="00366A3B">
        <w:rPr>
          <w:rFonts w:ascii="Times New Roman" w:hAnsi="Times New Roman"/>
          <w:color w:val="000000" w:themeColor="text1"/>
          <w:sz w:val="24"/>
          <w:szCs w:val="24"/>
        </w:rPr>
        <w:t>in the field</w:t>
      </w:r>
      <w:r w:rsidR="001B50DD" w:rsidRPr="00366A3B">
        <w:rPr>
          <w:rFonts w:ascii="Times New Roman" w:hAnsi="Times New Roman"/>
          <w:color w:val="000000" w:themeColor="text1"/>
          <w:sz w:val="24"/>
          <w:szCs w:val="24"/>
        </w:rPr>
        <w:t xml:space="preserve">. </w:t>
      </w:r>
      <w:r w:rsidR="002E5547" w:rsidRPr="00366A3B">
        <w:rPr>
          <w:rFonts w:ascii="Times New Roman" w:hAnsi="Times New Roman"/>
          <w:color w:val="000000" w:themeColor="text1"/>
          <w:sz w:val="24"/>
          <w:szCs w:val="24"/>
        </w:rPr>
        <w:t>Therefore, w</w:t>
      </w:r>
      <w:r w:rsidR="00991322" w:rsidRPr="00366A3B">
        <w:rPr>
          <w:rFonts w:ascii="Times New Roman" w:hAnsi="Times New Roman"/>
          <w:color w:val="000000" w:themeColor="text1"/>
          <w:sz w:val="24"/>
          <w:szCs w:val="24"/>
        </w:rPr>
        <w:t xml:space="preserve">here collared </w:t>
      </w:r>
      <w:r w:rsidR="00F652B2" w:rsidRPr="00366A3B">
        <w:rPr>
          <w:rFonts w:ascii="Times New Roman" w:hAnsi="Times New Roman"/>
          <w:color w:val="000000" w:themeColor="text1"/>
          <w:sz w:val="24"/>
          <w:szCs w:val="24"/>
        </w:rPr>
        <w:t>females</w:t>
      </w:r>
      <w:r w:rsidR="00991322"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991322" w:rsidRPr="00366A3B">
        <w:rPr>
          <w:rFonts w:ascii="Times New Roman" w:hAnsi="Times New Roman"/>
          <w:color w:val="000000" w:themeColor="text1"/>
          <w:sz w:val="24"/>
          <w:szCs w:val="24"/>
        </w:rPr>
        <w:t>traveling in mixed groups, w</w:t>
      </w:r>
      <w:r w:rsidR="001B50DD" w:rsidRPr="00366A3B">
        <w:rPr>
          <w:rFonts w:ascii="Times New Roman" w:hAnsi="Times New Roman"/>
          <w:color w:val="000000" w:themeColor="text1"/>
          <w:sz w:val="24"/>
          <w:szCs w:val="24"/>
        </w:rPr>
        <w:t xml:space="preserve">e </w:t>
      </w:r>
      <w:r w:rsidR="00542EF9" w:rsidRPr="00366A3B">
        <w:rPr>
          <w:rFonts w:ascii="Times New Roman" w:hAnsi="Times New Roman"/>
          <w:color w:val="000000" w:themeColor="text1"/>
          <w:sz w:val="24"/>
          <w:szCs w:val="24"/>
        </w:rPr>
        <w:t>may have</w:t>
      </w:r>
      <w:r w:rsidR="004B2794" w:rsidRPr="00366A3B">
        <w:rPr>
          <w:rFonts w:ascii="Times New Roman" w:hAnsi="Times New Roman"/>
          <w:color w:val="000000" w:themeColor="text1"/>
          <w:sz w:val="24"/>
          <w:szCs w:val="24"/>
        </w:rPr>
        <w:t xml:space="preserve"> </w:t>
      </w:r>
      <w:r w:rsidR="00991322" w:rsidRPr="00366A3B">
        <w:rPr>
          <w:rFonts w:ascii="Times New Roman" w:hAnsi="Times New Roman"/>
          <w:color w:val="000000" w:themeColor="text1"/>
          <w:sz w:val="24"/>
          <w:szCs w:val="24"/>
        </w:rPr>
        <w:t xml:space="preserve">also </w:t>
      </w:r>
      <w:r w:rsidR="001B50DD" w:rsidRPr="00366A3B">
        <w:rPr>
          <w:rFonts w:ascii="Times New Roman" w:hAnsi="Times New Roman"/>
          <w:color w:val="000000" w:themeColor="text1"/>
          <w:sz w:val="24"/>
          <w:szCs w:val="24"/>
        </w:rPr>
        <w:t>collect</w:t>
      </w:r>
      <w:r w:rsidR="0020692C" w:rsidRPr="00366A3B">
        <w:rPr>
          <w:rFonts w:ascii="Times New Roman" w:hAnsi="Times New Roman"/>
          <w:color w:val="000000" w:themeColor="text1"/>
          <w:sz w:val="24"/>
          <w:szCs w:val="24"/>
        </w:rPr>
        <w:t>ed</w:t>
      </w:r>
      <w:r w:rsidR="001B50DD" w:rsidRPr="00366A3B">
        <w:rPr>
          <w:rFonts w:ascii="Times New Roman" w:hAnsi="Times New Roman"/>
          <w:color w:val="000000" w:themeColor="text1"/>
          <w:sz w:val="24"/>
          <w:szCs w:val="24"/>
        </w:rPr>
        <w:t xml:space="preserve"> samples from males and/or </w:t>
      </w:r>
      <w:r w:rsidR="00B76561" w:rsidRPr="00366A3B">
        <w:rPr>
          <w:rFonts w:ascii="Times New Roman" w:hAnsi="Times New Roman"/>
          <w:color w:val="000000" w:themeColor="text1"/>
          <w:sz w:val="24"/>
          <w:szCs w:val="24"/>
        </w:rPr>
        <w:t xml:space="preserve">yearling </w:t>
      </w:r>
      <w:r w:rsidR="001B50DD" w:rsidRPr="00366A3B">
        <w:rPr>
          <w:rFonts w:ascii="Times New Roman" w:hAnsi="Times New Roman"/>
          <w:color w:val="000000" w:themeColor="text1"/>
          <w:sz w:val="24"/>
          <w:szCs w:val="24"/>
        </w:rPr>
        <w:t>calves</w:t>
      </w:r>
      <w:r w:rsidR="00991322" w:rsidRPr="00366A3B">
        <w:rPr>
          <w:rFonts w:ascii="Times New Roman" w:hAnsi="Times New Roman"/>
          <w:color w:val="000000" w:themeColor="text1"/>
          <w:sz w:val="24"/>
          <w:szCs w:val="24"/>
        </w:rPr>
        <w:t xml:space="preserve">. </w:t>
      </w:r>
      <w:r w:rsidR="006B20E9" w:rsidRPr="00366A3B">
        <w:rPr>
          <w:rFonts w:ascii="Times New Roman" w:hAnsi="Times New Roman"/>
          <w:color w:val="000000" w:themeColor="text1"/>
          <w:sz w:val="24"/>
          <w:szCs w:val="24"/>
        </w:rPr>
        <w:t>Upon completion of fecal sampling in 2019, w</w:t>
      </w:r>
      <w:r w:rsidR="00E2556B" w:rsidRPr="00366A3B">
        <w:rPr>
          <w:rFonts w:ascii="Times New Roman" w:hAnsi="Times New Roman"/>
          <w:color w:val="000000" w:themeColor="text1"/>
          <w:sz w:val="24"/>
          <w:szCs w:val="24"/>
        </w:rPr>
        <w:t xml:space="preserve">e genotyped </w:t>
      </w:r>
      <w:r w:rsidR="006B20E9" w:rsidRPr="00366A3B">
        <w:rPr>
          <w:rFonts w:ascii="Times New Roman" w:hAnsi="Times New Roman"/>
          <w:color w:val="000000" w:themeColor="text1"/>
          <w:sz w:val="24"/>
          <w:szCs w:val="24"/>
        </w:rPr>
        <w:t xml:space="preserve">all </w:t>
      </w:r>
      <w:r w:rsidR="00E2556B" w:rsidRPr="00366A3B">
        <w:rPr>
          <w:rFonts w:ascii="Times New Roman" w:hAnsi="Times New Roman"/>
          <w:color w:val="000000" w:themeColor="text1"/>
          <w:sz w:val="24"/>
          <w:szCs w:val="24"/>
        </w:rPr>
        <w:t>samples t</w:t>
      </w:r>
      <w:r w:rsidR="00991322" w:rsidRPr="00366A3B">
        <w:rPr>
          <w:rFonts w:ascii="Times New Roman" w:hAnsi="Times New Roman"/>
          <w:color w:val="000000" w:themeColor="text1"/>
          <w:sz w:val="24"/>
          <w:szCs w:val="24"/>
        </w:rPr>
        <w:t xml:space="preserve">o </w:t>
      </w:r>
      <w:r w:rsidR="00AD3887" w:rsidRPr="00366A3B">
        <w:rPr>
          <w:rFonts w:ascii="Times New Roman" w:hAnsi="Times New Roman"/>
          <w:color w:val="000000" w:themeColor="text1"/>
          <w:sz w:val="24"/>
          <w:szCs w:val="24"/>
        </w:rPr>
        <w:t>identify sex</w:t>
      </w:r>
      <w:ins w:id="538" w:author="Evgenia Dubman" w:date="2023-07-20T16:10:00Z">
        <w:r w:rsidR="00792EA2">
          <w:rPr>
            <w:rFonts w:ascii="Times New Roman" w:hAnsi="Times New Roman"/>
            <w:color w:val="000000" w:themeColor="text1"/>
            <w:sz w:val="24"/>
            <w:szCs w:val="24"/>
          </w:rPr>
          <w:t>, as well as individual</w:t>
        </w:r>
      </w:ins>
      <w:r w:rsidR="00AD3887" w:rsidRPr="00366A3B">
        <w:rPr>
          <w:rFonts w:ascii="Times New Roman" w:hAnsi="Times New Roman"/>
          <w:color w:val="000000" w:themeColor="text1"/>
          <w:sz w:val="24"/>
          <w:szCs w:val="24"/>
        </w:rPr>
        <w:t>.</w:t>
      </w:r>
    </w:p>
    <w:p w14:paraId="509D9502" w14:textId="06A188DA" w:rsidR="00615553" w:rsidRPr="00366A3B" w:rsidRDefault="0037685A" w:rsidP="00080FCC">
      <w:pPr>
        <w:pStyle w:val="BodyText"/>
        <w:spacing w:line="480" w:lineRule="auto"/>
        <w:ind w:firstLine="360"/>
        <w:jc w:val="left"/>
        <w:rPr>
          <w:rFonts w:ascii="Times New Roman" w:hAnsi="Times New Roman"/>
          <w:color w:val="000000" w:themeColor="text1"/>
          <w:sz w:val="24"/>
          <w:szCs w:val="24"/>
        </w:rPr>
      </w:pPr>
      <w:ins w:id="539" w:author="Clayton Lamb" w:date="2023-07-13T13:05:00Z">
        <w:r w:rsidRPr="00366A3B">
          <w:rPr>
            <w:rFonts w:ascii="Times New Roman" w:hAnsi="Times New Roman"/>
            <w:color w:val="000000"/>
            <w:sz w:val="24"/>
            <w:szCs w:val="24"/>
            <w:rPrChange w:id="540" w:author="Clayton Lamb" w:date="2023-07-19T07:26:00Z">
              <w:rPr>
                <w:rFonts w:ascii="Helvetica" w:hAnsi="Helvetica"/>
                <w:color w:val="000000"/>
                <w:sz w:val="18"/>
                <w:szCs w:val="18"/>
              </w:rPr>
            </w:rPrChange>
          </w:rPr>
          <w:lastRenderedPageBreak/>
          <w:t>Procedures for capturing caribou, care while in captivity, and monitoring radio-collared caribou complied with guidelines established by the Canadian Council on Animal Care (2003, 2017), with standards for live animal capture and handling and monitoring established by BCMOELP (1998). All activities were approved under BC Wildlife Act Permits FJ14-93094, FJ18-421458, FJ21-623574, FJ22-682329 and FJ22-655188). Additional details are provided in Appendix A.</w:t>
        </w:r>
      </w:ins>
      <w:del w:id="541" w:author="Clayton Lamb" w:date="2023-07-13T13:05:00Z">
        <w:r w:rsidR="00615553" w:rsidRPr="00366A3B" w:rsidDel="0037685A">
          <w:rPr>
            <w:rFonts w:ascii="Times New Roman" w:hAnsi="Times New Roman"/>
            <w:color w:val="000000" w:themeColor="text1"/>
            <w:sz w:val="24"/>
            <w:szCs w:val="24"/>
          </w:rPr>
          <w:delText xml:space="preserve">Please refer to permits and ethics approvals in Appendix </w:delText>
        </w:r>
        <w:r w:rsidR="0050575D" w:rsidRPr="00366A3B" w:rsidDel="0037685A">
          <w:rPr>
            <w:rFonts w:ascii="Times New Roman" w:hAnsi="Times New Roman"/>
            <w:color w:val="000000" w:themeColor="text1"/>
            <w:sz w:val="24"/>
            <w:szCs w:val="24"/>
          </w:rPr>
          <w:delText>A</w:delText>
        </w:r>
        <w:r w:rsidR="00615553" w:rsidRPr="00366A3B" w:rsidDel="0037685A">
          <w:rPr>
            <w:rFonts w:ascii="Times New Roman" w:hAnsi="Times New Roman"/>
            <w:color w:val="000000" w:themeColor="text1"/>
            <w:sz w:val="24"/>
            <w:szCs w:val="24"/>
          </w:rPr>
          <w:delText xml:space="preserve"> </w:delText>
        </w:r>
        <w:r w:rsidR="00080FCC" w:rsidRPr="00366A3B" w:rsidDel="0037685A">
          <w:rPr>
            <w:rFonts w:ascii="Times New Roman" w:hAnsi="Times New Roman"/>
            <w:color w:val="000000" w:themeColor="text1"/>
            <w:sz w:val="24"/>
            <w:szCs w:val="24"/>
          </w:rPr>
          <w:delText xml:space="preserve">for </w:delText>
        </w:r>
        <w:r w:rsidR="00615553" w:rsidRPr="00366A3B" w:rsidDel="0037685A">
          <w:rPr>
            <w:rFonts w:ascii="Times New Roman" w:hAnsi="Times New Roman"/>
            <w:color w:val="000000" w:themeColor="text1"/>
            <w:sz w:val="24"/>
            <w:szCs w:val="24"/>
          </w:rPr>
          <w:delText xml:space="preserve">the legal and permitting authorities used in the recovery actions by the </w:delText>
        </w:r>
        <w:r w:rsidR="00080FCC" w:rsidRPr="00366A3B" w:rsidDel="0037685A">
          <w:rPr>
            <w:rFonts w:ascii="Times New Roman" w:hAnsi="Times New Roman"/>
            <w:color w:val="000000" w:themeColor="text1"/>
            <w:sz w:val="24"/>
            <w:szCs w:val="24"/>
          </w:rPr>
          <w:delText xml:space="preserve">First </w:delText>
        </w:r>
        <w:r w:rsidR="00615553" w:rsidRPr="00366A3B" w:rsidDel="0037685A">
          <w:rPr>
            <w:rFonts w:ascii="Times New Roman" w:hAnsi="Times New Roman"/>
            <w:color w:val="000000" w:themeColor="text1"/>
            <w:sz w:val="24"/>
            <w:szCs w:val="24"/>
          </w:rPr>
          <w:delText>Nations, provincial government, contractors, and universities.</w:delText>
        </w:r>
      </w:del>
    </w:p>
    <w:p w14:paraId="64360086" w14:textId="77777777" w:rsidR="008D4E9F" w:rsidRPr="00366A3B" w:rsidRDefault="0049569E" w:rsidP="00C12E97">
      <w:pPr>
        <w:pStyle w:val="Heading2"/>
        <w:spacing w:line="480" w:lineRule="auto"/>
        <w:rPr>
          <w:rFonts w:ascii="Times New Roman" w:hAnsi="Times New Roman"/>
          <w:color w:val="000000" w:themeColor="text1"/>
          <w:sz w:val="24"/>
          <w:szCs w:val="24"/>
        </w:rPr>
      </w:pPr>
      <w:bookmarkStart w:id="542" w:name="_Toc8115496"/>
      <w:bookmarkStart w:id="543" w:name="_Toc13047643"/>
      <w:r w:rsidRPr="00366A3B">
        <w:rPr>
          <w:rFonts w:ascii="Times New Roman" w:hAnsi="Times New Roman"/>
          <w:color w:val="000000" w:themeColor="text1"/>
          <w:sz w:val="24"/>
          <w:szCs w:val="24"/>
        </w:rPr>
        <w:t>Lab methods</w:t>
      </w:r>
      <w:bookmarkEnd w:id="542"/>
      <w:bookmarkEnd w:id="543"/>
      <w:r w:rsidRPr="00366A3B">
        <w:rPr>
          <w:rFonts w:ascii="Times New Roman" w:hAnsi="Times New Roman"/>
          <w:color w:val="000000" w:themeColor="text1"/>
          <w:sz w:val="24"/>
          <w:szCs w:val="24"/>
        </w:rPr>
        <w:t xml:space="preserve"> </w:t>
      </w:r>
    </w:p>
    <w:p w14:paraId="63478300" w14:textId="4264FEC2" w:rsidR="006331FD" w:rsidRPr="00366A3B" w:rsidRDefault="005655C2" w:rsidP="00C12E97">
      <w:pPr>
        <w:pStyle w:val="BodyText"/>
        <w:spacing w:line="480" w:lineRule="auto"/>
        <w:jc w:val="left"/>
        <w:rPr>
          <w:rFonts w:ascii="Times New Roman" w:hAnsi="Times New Roman"/>
          <w:color w:val="000000" w:themeColor="text1"/>
          <w:sz w:val="24"/>
          <w:szCs w:val="24"/>
        </w:rPr>
      </w:pPr>
      <w:bookmarkStart w:id="544" w:name="_Toc8116079"/>
      <w:r w:rsidRPr="00366A3B">
        <w:rPr>
          <w:rFonts w:ascii="Times New Roman" w:hAnsi="Times New Roman"/>
          <w:color w:val="000000" w:themeColor="text1"/>
          <w:sz w:val="24"/>
          <w:szCs w:val="24"/>
        </w:rPr>
        <w:t>The lab</w:t>
      </w:r>
      <w:r w:rsidR="00C45F3E" w:rsidRPr="00366A3B">
        <w:rPr>
          <w:rFonts w:ascii="Times New Roman" w:hAnsi="Times New Roman"/>
          <w:color w:val="000000" w:themeColor="text1"/>
          <w:sz w:val="24"/>
          <w:szCs w:val="24"/>
        </w:rPr>
        <w:t xml:space="preserve"> and analytical methods </w:t>
      </w:r>
      <w:r w:rsidRPr="00366A3B">
        <w:rPr>
          <w:rFonts w:ascii="Times New Roman" w:hAnsi="Times New Roman"/>
          <w:color w:val="000000" w:themeColor="text1"/>
          <w:sz w:val="24"/>
          <w:szCs w:val="24"/>
        </w:rPr>
        <w:t xml:space="preserve">that we used for this study </w:t>
      </w:r>
      <w:r w:rsidR="00C45F3E" w:rsidRPr="00366A3B">
        <w:rPr>
          <w:rFonts w:ascii="Times New Roman" w:hAnsi="Times New Roman"/>
          <w:color w:val="000000" w:themeColor="text1"/>
          <w:sz w:val="24"/>
          <w:szCs w:val="24"/>
        </w:rPr>
        <w:t xml:space="preserve">closely followed the protocol established </w:t>
      </w:r>
      <w:r w:rsidR="000C6E41" w:rsidRPr="00366A3B">
        <w:rPr>
          <w:rFonts w:ascii="Times New Roman" w:hAnsi="Times New Roman"/>
          <w:color w:val="000000" w:themeColor="text1"/>
          <w:sz w:val="24"/>
          <w:szCs w:val="24"/>
        </w:rPr>
        <w:t>for the</w:t>
      </w:r>
      <w:r w:rsidR="00476018" w:rsidRPr="00366A3B">
        <w:rPr>
          <w:rFonts w:ascii="Times New Roman" w:hAnsi="Times New Roman"/>
          <w:color w:val="000000" w:themeColor="text1"/>
          <w:sz w:val="24"/>
          <w:szCs w:val="24"/>
        </w:rPr>
        <w:t xml:space="preserve"> Boreal Caribou Health Research Program (</w:t>
      </w:r>
      <w:bookmarkEnd w:id="544"/>
      <w:r w:rsidR="00371087" w:rsidRPr="00366A3B">
        <w:rPr>
          <w:rFonts w:ascii="Times New Roman" w:hAnsi="Times New Roman"/>
          <w:color w:val="000000" w:themeColor="text1"/>
          <w:sz w:val="24"/>
          <w:szCs w:val="24"/>
        </w:rPr>
        <w:t>BCHRP</w:t>
      </w:r>
      <w:r w:rsidR="00476018"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{"citationID":"6VgyItlM","properties":{"formattedCitation":"(Schwantje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52179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(Schwantje et al. 2014; Bondo et al. 2019)</w:t>
      </w:r>
      <w:r w:rsidR="0052179F" w:rsidRPr="00366A3B">
        <w:rPr>
          <w:rFonts w:ascii="Times New Roman" w:hAnsi="Times New Roman"/>
          <w:color w:val="000000" w:themeColor="text1"/>
          <w:sz w:val="24"/>
          <w:szCs w:val="24"/>
        </w:rPr>
        <w:fldChar w:fldCharType="end"/>
      </w:r>
      <w:r w:rsidR="00B76561"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t xml:space="preserve">. </w:t>
      </w:r>
      <w:r w:rsidR="001447B3" w:rsidRPr="00366A3B">
        <w:rPr>
          <w:rFonts w:ascii="Times New Roman" w:hAnsi="Times New Roman"/>
          <w:color w:val="000000" w:themeColor="text1"/>
          <w:sz w:val="24"/>
          <w:szCs w:val="24"/>
        </w:rPr>
        <w:t xml:space="preserve">We </w:t>
      </w:r>
      <w:r w:rsidR="00847EB0" w:rsidRPr="00366A3B">
        <w:rPr>
          <w:rFonts w:ascii="Times New Roman" w:hAnsi="Times New Roman"/>
          <w:color w:val="000000" w:themeColor="text1"/>
          <w:sz w:val="24"/>
          <w:szCs w:val="24"/>
        </w:rPr>
        <w:t>chose</w:t>
      </w:r>
      <w:r w:rsidR="005241F2" w:rsidRPr="00366A3B">
        <w:rPr>
          <w:rFonts w:ascii="Times New Roman" w:hAnsi="Times New Roman"/>
          <w:color w:val="000000" w:themeColor="text1"/>
          <w:sz w:val="24"/>
          <w:szCs w:val="24"/>
        </w:rPr>
        <w:t xml:space="preserve"> to </w:t>
      </w:r>
      <w:r w:rsidR="00345D38" w:rsidRPr="00366A3B">
        <w:rPr>
          <w:rFonts w:ascii="Times New Roman" w:hAnsi="Times New Roman"/>
          <w:color w:val="000000" w:themeColor="text1"/>
          <w:sz w:val="24"/>
          <w:szCs w:val="24"/>
        </w:rPr>
        <w:t>address</w:t>
      </w:r>
      <w:r w:rsidR="00821A4F" w:rsidRPr="00366A3B">
        <w:rPr>
          <w:rFonts w:ascii="Times New Roman" w:hAnsi="Times New Roman"/>
          <w:color w:val="000000" w:themeColor="text1"/>
          <w:sz w:val="24"/>
          <w:szCs w:val="24"/>
        </w:rPr>
        <w:t xml:space="preserve"> </w:t>
      </w:r>
      <w:r w:rsidR="00EB763E" w:rsidRPr="00366A3B">
        <w:rPr>
          <w:rFonts w:ascii="Times New Roman" w:hAnsi="Times New Roman"/>
          <w:color w:val="000000" w:themeColor="text1"/>
          <w:sz w:val="24"/>
          <w:szCs w:val="24"/>
        </w:rPr>
        <w:t xml:space="preserve">four </w:t>
      </w:r>
      <w:r w:rsidR="00082A9C" w:rsidRPr="00366A3B">
        <w:rPr>
          <w:rFonts w:ascii="Times New Roman" w:hAnsi="Times New Roman"/>
          <w:color w:val="000000" w:themeColor="text1"/>
          <w:sz w:val="24"/>
          <w:szCs w:val="24"/>
        </w:rPr>
        <w:t xml:space="preserve">priority </w:t>
      </w:r>
      <w:r w:rsidR="005D17B6" w:rsidRPr="00366A3B">
        <w:rPr>
          <w:rFonts w:ascii="Times New Roman" w:hAnsi="Times New Roman"/>
          <w:color w:val="000000" w:themeColor="text1"/>
          <w:sz w:val="24"/>
          <w:szCs w:val="24"/>
        </w:rPr>
        <w:t>‘</w:t>
      </w:r>
      <w:r w:rsidR="004F60F0" w:rsidRPr="00366A3B">
        <w:rPr>
          <w:rFonts w:ascii="Times New Roman" w:hAnsi="Times New Roman"/>
          <w:color w:val="000000" w:themeColor="text1"/>
          <w:sz w:val="24"/>
          <w:szCs w:val="24"/>
        </w:rPr>
        <w:t>classes</w:t>
      </w:r>
      <w:r w:rsidR="005D17B6" w:rsidRPr="00366A3B">
        <w:rPr>
          <w:rFonts w:ascii="Times New Roman" w:hAnsi="Times New Roman"/>
          <w:color w:val="000000" w:themeColor="text1"/>
          <w:sz w:val="24"/>
          <w:szCs w:val="24"/>
        </w:rPr>
        <w:t xml:space="preserve">’ </w:t>
      </w:r>
      <w:r w:rsidR="00082A9C" w:rsidRPr="00366A3B">
        <w:rPr>
          <w:rFonts w:ascii="Times New Roman" w:hAnsi="Times New Roman"/>
          <w:color w:val="000000" w:themeColor="text1"/>
          <w:sz w:val="24"/>
          <w:szCs w:val="24"/>
        </w:rPr>
        <w:t>of caribou health</w:t>
      </w:r>
      <w:del w:id="545" w:author="Clayton Lamb" w:date="2023-07-13T13:06:00Z">
        <w:r w:rsidR="00082A9C" w:rsidRPr="00366A3B" w:rsidDel="0037685A">
          <w:rPr>
            <w:rFonts w:ascii="Times New Roman" w:hAnsi="Times New Roman"/>
            <w:color w:val="000000" w:themeColor="text1"/>
            <w:sz w:val="24"/>
            <w:szCs w:val="24"/>
          </w:rPr>
          <w:delText xml:space="preserve"> (</w:delText>
        </w:r>
        <w:r w:rsidR="001447B3" w:rsidRPr="00366A3B" w:rsidDel="0037685A">
          <w:rPr>
            <w:rFonts w:ascii="Times New Roman" w:hAnsi="Times New Roman"/>
            <w:color w:val="000000" w:themeColor="text1"/>
            <w:sz w:val="24"/>
            <w:szCs w:val="24"/>
          </w:rPr>
          <w:fldChar w:fldCharType="begin"/>
        </w:r>
        <w:r w:rsidR="001447B3" w:rsidRPr="00366A3B" w:rsidDel="0037685A">
          <w:rPr>
            <w:rFonts w:ascii="Times New Roman" w:hAnsi="Times New Roman"/>
            <w:color w:val="000000" w:themeColor="text1"/>
            <w:sz w:val="24"/>
            <w:szCs w:val="24"/>
          </w:rPr>
          <w:delInstrText xml:space="preserve"> REF _Ref98430246 \h </w:delInstrText>
        </w:r>
        <w:r w:rsidR="00C12E97" w:rsidRPr="00366A3B" w:rsidDel="0037685A">
          <w:rPr>
            <w:rFonts w:ascii="Times New Roman" w:hAnsi="Times New Roman"/>
            <w:color w:val="000000" w:themeColor="text1"/>
            <w:sz w:val="24"/>
            <w:szCs w:val="24"/>
          </w:rPr>
          <w:delInstrText xml:space="preserve"> \* MERGEFORMAT </w:delInstrText>
        </w:r>
        <w:r w:rsidR="001447B3" w:rsidRPr="00366A3B" w:rsidDel="0037685A">
          <w:rPr>
            <w:rFonts w:ascii="Times New Roman" w:hAnsi="Times New Roman"/>
            <w:color w:val="000000" w:themeColor="text1"/>
            <w:sz w:val="24"/>
            <w:szCs w:val="24"/>
          </w:rPr>
        </w:r>
        <w:r w:rsidR="001447B3" w:rsidRPr="00366A3B" w:rsidDel="0037685A">
          <w:rPr>
            <w:rFonts w:ascii="Times New Roman" w:hAnsi="Times New Roman"/>
            <w:color w:val="000000" w:themeColor="text1"/>
            <w:sz w:val="24"/>
            <w:szCs w:val="24"/>
          </w:rPr>
          <w:fldChar w:fldCharType="separate"/>
        </w:r>
        <w:r w:rsidR="001447B3" w:rsidRPr="00366A3B" w:rsidDel="0037685A">
          <w:rPr>
            <w:rFonts w:ascii="Times New Roman" w:hAnsi="Times New Roman"/>
            <w:color w:val="000000" w:themeColor="text1"/>
            <w:sz w:val="24"/>
            <w:szCs w:val="24"/>
          </w:rPr>
          <w:delText xml:space="preserve">Table </w:delText>
        </w:r>
        <w:r w:rsidR="001447B3" w:rsidRPr="00366A3B" w:rsidDel="0037685A">
          <w:rPr>
            <w:rFonts w:ascii="Times New Roman" w:hAnsi="Times New Roman"/>
            <w:noProof/>
            <w:color w:val="000000" w:themeColor="text1"/>
            <w:sz w:val="24"/>
            <w:szCs w:val="24"/>
          </w:rPr>
          <w:delText>1</w:delText>
        </w:r>
        <w:r w:rsidR="001447B3" w:rsidRPr="00366A3B" w:rsidDel="0037685A">
          <w:rPr>
            <w:rFonts w:ascii="Times New Roman" w:hAnsi="Times New Roman"/>
            <w:color w:val="000000" w:themeColor="text1"/>
            <w:sz w:val="24"/>
            <w:szCs w:val="24"/>
          </w:rPr>
          <w:fldChar w:fldCharType="end"/>
        </w:r>
        <w:r w:rsidR="002B14AC" w:rsidRPr="00366A3B" w:rsidDel="0037685A">
          <w:rPr>
            <w:rFonts w:ascii="Times New Roman" w:hAnsi="Times New Roman"/>
            <w:color w:val="000000" w:themeColor="text1"/>
            <w:sz w:val="24"/>
            <w:szCs w:val="24"/>
          </w:rPr>
          <w:delText>)</w:delText>
        </w:r>
      </w:del>
      <w:r w:rsidR="002B14AC" w:rsidRPr="00366A3B">
        <w:rPr>
          <w:rFonts w:ascii="Times New Roman" w:hAnsi="Times New Roman"/>
          <w:color w:val="000000" w:themeColor="text1"/>
          <w:sz w:val="24"/>
          <w:szCs w:val="24"/>
        </w:rPr>
        <w:t>:</w:t>
      </w:r>
      <w:r w:rsidR="005D17B6" w:rsidRPr="00366A3B">
        <w:rPr>
          <w:rFonts w:ascii="Times New Roman" w:hAnsi="Times New Roman"/>
          <w:color w:val="000000" w:themeColor="text1"/>
          <w:sz w:val="24"/>
          <w:szCs w:val="24"/>
        </w:rPr>
        <w:t xml:space="preserve"> nutrition,</w:t>
      </w:r>
      <w:r w:rsidR="002B14AC" w:rsidRPr="00366A3B">
        <w:rPr>
          <w:rFonts w:ascii="Times New Roman" w:hAnsi="Times New Roman"/>
          <w:color w:val="000000" w:themeColor="text1"/>
          <w:sz w:val="24"/>
          <w:szCs w:val="24"/>
        </w:rPr>
        <w:t xml:space="preserve"> </w:t>
      </w:r>
      <w:r w:rsidR="005D17B6" w:rsidRPr="00366A3B">
        <w:rPr>
          <w:rFonts w:ascii="Times New Roman" w:hAnsi="Times New Roman"/>
          <w:color w:val="000000" w:themeColor="text1"/>
          <w:sz w:val="24"/>
          <w:szCs w:val="24"/>
        </w:rPr>
        <w:t xml:space="preserve">inflammation, </w:t>
      </w:r>
      <w:r w:rsidR="002B14AC" w:rsidRPr="00366A3B">
        <w:rPr>
          <w:rFonts w:ascii="Times New Roman" w:hAnsi="Times New Roman"/>
          <w:color w:val="000000" w:themeColor="text1"/>
          <w:sz w:val="24"/>
          <w:szCs w:val="24"/>
        </w:rPr>
        <w:t xml:space="preserve">physiological stress, </w:t>
      </w:r>
      <w:r w:rsidR="005D17B6" w:rsidRPr="00366A3B">
        <w:rPr>
          <w:rFonts w:ascii="Times New Roman" w:hAnsi="Times New Roman"/>
          <w:color w:val="000000" w:themeColor="text1"/>
          <w:sz w:val="24"/>
          <w:szCs w:val="24"/>
        </w:rPr>
        <w:t>and</w:t>
      </w:r>
      <w:r w:rsidR="002B14AC" w:rsidRPr="00366A3B">
        <w:rPr>
          <w:rFonts w:ascii="Times New Roman" w:hAnsi="Times New Roman"/>
          <w:color w:val="000000" w:themeColor="text1"/>
          <w:sz w:val="24"/>
          <w:szCs w:val="24"/>
        </w:rPr>
        <w:t xml:space="preserve"> pathogen exposure</w:t>
      </w:r>
      <w:ins w:id="546" w:author="Clayton Lamb" w:date="2023-07-13T13:06:00Z">
        <w:r w:rsidR="0037685A" w:rsidRPr="00366A3B">
          <w:rPr>
            <w:rFonts w:ascii="Times New Roman" w:hAnsi="Times New Roman"/>
            <w:color w:val="000000" w:themeColor="text1"/>
            <w:sz w:val="24"/>
            <w:szCs w:val="24"/>
          </w:rPr>
          <w:t xml:space="preserve"> (</w:t>
        </w:r>
        <w:r w:rsidR="0037685A" w:rsidRPr="00366A3B">
          <w:rPr>
            <w:rFonts w:ascii="Times New Roman" w:hAnsi="Times New Roman"/>
            <w:color w:val="000000" w:themeColor="text1"/>
            <w:sz w:val="24"/>
            <w:szCs w:val="24"/>
          </w:rPr>
          <w:fldChar w:fldCharType="begin"/>
        </w:r>
        <w:r w:rsidR="0037685A" w:rsidRPr="00366A3B">
          <w:rPr>
            <w:rFonts w:ascii="Times New Roman" w:hAnsi="Times New Roman"/>
            <w:color w:val="000000" w:themeColor="text1"/>
            <w:sz w:val="24"/>
            <w:szCs w:val="24"/>
          </w:rPr>
          <w:instrText xml:space="preserve"> REF _Ref98430246 \h  \* MERGEFORMAT </w:instrText>
        </w:r>
      </w:ins>
      <w:r w:rsidR="0037685A" w:rsidRPr="00366A3B">
        <w:rPr>
          <w:rFonts w:ascii="Times New Roman" w:hAnsi="Times New Roman"/>
          <w:color w:val="000000" w:themeColor="text1"/>
          <w:sz w:val="24"/>
          <w:szCs w:val="24"/>
        </w:rPr>
      </w:r>
      <w:ins w:id="547" w:author="Clayton Lamb" w:date="2023-07-13T13:06:00Z">
        <w:r w:rsidR="0037685A" w:rsidRPr="00366A3B">
          <w:rPr>
            <w:rFonts w:ascii="Times New Roman" w:hAnsi="Times New Roman"/>
            <w:color w:val="000000" w:themeColor="text1"/>
            <w:sz w:val="24"/>
            <w:szCs w:val="24"/>
          </w:rPr>
          <w:fldChar w:fldCharType="separate"/>
        </w:r>
      </w:ins>
      <w:ins w:id="548" w:author="Clayton Lamb" w:date="2023-07-13T14:41:00Z">
        <w:r w:rsidR="000754F2" w:rsidRPr="00366A3B">
          <w:rPr>
            <w:rFonts w:ascii="Times New Roman" w:hAnsi="Times New Roman"/>
            <w:color w:val="000000" w:themeColor="text1"/>
            <w:sz w:val="24"/>
            <w:szCs w:val="24"/>
            <w:rPrChange w:id="549" w:author="Clayton Lamb" w:date="2023-07-19T07:26:00Z">
              <w:rPr>
                <w:rFonts w:ascii="Times New Roman" w:hAnsi="Times New Roman"/>
                <w:color w:val="000000" w:themeColor="text1"/>
                <w:szCs w:val="24"/>
              </w:rPr>
            </w:rPrChange>
          </w:rPr>
          <w:t xml:space="preserve">Table </w:t>
        </w:r>
        <w:r w:rsidR="000754F2" w:rsidRPr="00366A3B">
          <w:rPr>
            <w:rFonts w:ascii="Times New Roman" w:hAnsi="Times New Roman"/>
            <w:noProof/>
            <w:color w:val="000000" w:themeColor="text1"/>
            <w:sz w:val="24"/>
            <w:szCs w:val="24"/>
            <w:rPrChange w:id="550" w:author="Clayton Lamb" w:date="2023-07-19T07:26:00Z">
              <w:rPr>
                <w:rFonts w:ascii="Times New Roman" w:hAnsi="Times New Roman"/>
                <w:noProof/>
                <w:color w:val="000000" w:themeColor="text1"/>
                <w:szCs w:val="24"/>
              </w:rPr>
            </w:rPrChange>
          </w:rPr>
          <w:t>1</w:t>
        </w:r>
      </w:ins>
      <w:ins w:id="551" w:author="Clayton Lamb" w:date="2023-07-13T13:06:00Z">
        <w:r w:rsidR="0037685A" w:rsidRPr="00366A3B">
          <w:rPr>
            <w:rFonts w:ascii="Times New Roman" w:hAnsi="Times New Roman"/>
            <w:color w:val="000000" w:themeColor="text1"/>
            <w:sz w:val="24"/>
            <w:szCs w:val="24"/>
          </w:rPr>
          <w:fldChar w:fldCharType="end"/>
        </w:r>
        <w:r w:rsidR="0037685A" w:rsidRPr="00366A3B">
          <w:rPr>
            <w:rFonts w:ascii="Times New Roman" w:hAnsi="Times New Roman"/>
            <w:color w:val="000000" w:themeColor="text1"/>
            <w:sz w:val="24"/>
            <w:szCs w:val="24"/>
          </w:rPr>
          <w:t>)</w:t>
        </w:r>
      </w:ins>
      <w:ins w:id="552" w:author="Evgenia Dubman" w:date="2023-08-02T14:26:00Z">
        <w:r w:rsidR="00BF037E">
          <w:rPr>
            <w:rFonts w:ascii="Times New Roman" w:hAnsi="Times New Roman"/>
            <w:color w:val="000000" w:themeColor="text1"/>
            <w:sz w:val="24"/>
            <w:szCs w:val="24"/>
          </w:rPr>
          <w:t>, building on the classes of h</w:t>
        </w:r>
      </w:ins>
      <w:ins w:id="553" w:author="Evgenia Dubman" w:date="2023-08-02T14:27:00Z">
        <w:r w:rsidR="00BF037E">
          <w:rPr>
            <w:rFonts w:ascii="Times New Roman" w:hAnsi="Times New Roman"/>
            <w:color w:val="000000" w:themeColor="text1"/>
            <w:sz w:val="24"/>
            <w:szCs w:val="24"/>
          </w:rPr>
          <w:t>eal</w:t>
        </w:r>
      </w:ins>
      <w:ins w:id="554" w:author="Evgenia Dubman" w:date="2023-08-02T14:26:00Z">
        <w:r w:rsidR="00BF037E">
          <w:rPr>
            <w:rFonts w:ascii="Times New Roman" w:hAnsi="Times New Roman"/>
            <w:color w:val="000000" w:themeColor="text1"/>
            <w:sz w:val="24"/>
            <w:szCs w:val="24"/>
          </w:rPr>
          <w:t>th evaluated under the BCHRP, but narrowed down to</w:t>
        </w:r>
      </w:ins>
      <w:ins w:id="555" w:author="Evgenia Dubman" w:date="2023-08-02T14:27:00Z">
        <w:r w:rsidR="00BF037E">
          <w:rPr>
            <w:rFonts w:ascii="Times New Roman" w:hAnsi="Times New Roman"/>
            <w:color w:val="000000" w:themeColor="text1"/>
            <w:sz w:val="24"/>
            <w:szCs w:val="24"/>
          </w:rPr>
          <w:t xml:space="preserve"> tests that were identified as high priority and which we had sufficient and appropriate sample sizes for</w:t>
        </w:r>
      </w:ins>
      <w:r w:rsidR="0052179F" w:rsidRPr="00366A3B">
        <w:rPr>
          <w:rFonts w:ascii="Times New Roman" w:hAnsi="Times New Roman"/>
          <w:color w:val="000000" w:themeColor="text1"/>
          <w:sz w:val="24"/>
          <w:szCs w:val="24"/>
        </w:rPr>
        <w:t xml:space="preserve">. </w:t>
      </w:r>
      <w:commentRangeStart w:id="556"/>
      <w:del w:id="557" w:author="Clayton Lamb" w:date="2023-07-18T12:50:00Z">
        <w:r w:rsidR="00C94E38" w:rsidRPr="00366A3B" w:rsidDel="00AD7713">
          <w:rPr>
            <w:rFonts w:ascii="Times New Roman" w:hAnsi="Times New Roman"/>
            <w:color w:val="000000" w:themeColor="text1"/>
            <w:sz w:val="24"/>
            <w:szCs w:val="24"/>
          </w:rPr>
          <w:delText xml:space="preserve">For a more detailed background on individual </w:delText>
        </w:r>
        <w:r w:rsidR="005241F2" w:rsidRPr="00366A3B" w:rsidDel="00AD7713">
          <w:rPr>
            <w:rFonts w:ascii="Times New Roman" w:hAnsi="Times New Roman"/>
            <w:color w:val="000000" w:themeColor="text1"/>
            <w:sz w:val="24"/>
            <w:szCs w:val="24"/>
          </w:rPr>
          <w:delText>metrics</w:delText>
        </w:r>
        <w:r w:rsidR="00C94E38" w:rsidRPr="00366A3B" w:rsidDel="00AD7713">
          <w:rPr>
            <w:rFonts w:ascii="Times New Roman" w:hAnsi="Times New Roman"/>
            <w:color w:val="000000" w:themeColor="text1"/>
            <w:sz w:val="24"/>
            <w:szCs w:val="24"/>
          </w:rPr>
          <w:delText xml:space="preserve">, see </w:delText>
        </w:r>
        <w:r w:rsidR="0052179F"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{"citationID":"6UMw8ru1","properties":{"formattedCitation":"(Schwantje et al. 2014)","plainCitation":"(Schwantje et al. 2014)","noteIndex":0},"citationItems":[{"id":1330,"uris":["http://zotero.org/users/6749014/items/X39BIYVW"],"itemData":{"id":1330,"type":"report","publisher":"The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J."},{"family":"Kutz","given":"Susan"},{"family":"Elkin","given":"Brett"}],"issued":{"date-parts":[["2014"]]}}}],"schema":"https://github.com/citation-style-language/schema/raw/master/csl-citation.json"} </w:delInstrText>
        </w:r>
        <w:r w:rsidR="0052179F"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(Schwantje et al. 2014)</w:delText>
        </w:r>
        <w:r w:rsidR="0052179F" w:rsidRPr="00366A3B" w:rsidDel="00AD7713">
          <w:rPr>
            <w:rFonts w:ascii="Times New Roman" w:hAnsi="Times New Roman"/>
            <w:color w:val="000000" w:themeColor="text1"/>
            <w:sz w:val="24"/>
            <w:szCs w:val="24"/>
          </w:rPr>
          <w:fldChar w:fldCharType="end"/>
        </w:r>
        <w:r w:rsidR="0052179F" w:rsidRPr="00366A3B" w:rsidDel="00AD7713">
          <w:rPr>
            <w:rFonts w:ascii="Times New Roman" w:hAnsi="Times New Roman"/>
            <w:color w:val="000000" w:themeColor="text1"/>
            <w:sz w:val="24"/>
            <w:szCs w:val="24"/>
          </w:rPr>
          <w:delText xml:space="preserve">. </w:delText>
        </w:r>
      </w:del>
      <w:r w:rsidR="002B14AC" w:rsidRPr="00366A3B">
        <w:rPr>
          <w:rFonts w:ascii="Times New Roman" w:hAnsi="Times New Roman"/>
          <w:color w:val="000000" w:themeColor="text1"/>
          <w:sz w:val="24"/>
          <w:szCs w:val="24"/>
        </w:rPr>
        <w:t xml:space="preserve">While there are numerous </w:t>
      </w:r>
      <w:r w:rsidR="005241F2" w:rsidRPr="00366A3B">
        <w:rPr>
          <w:rFonts w:ascii="Times New Roman" w:hAnsi="Times New Roman"/>
          <w:color w:val="000000" w:themeColor="text1"/>
          <w:sz w:val="24"/>
          <w:szCs w:val="24"/>
        </w:rPr>
        <w:t>physiological metrics</w:t>
      </w:r>
      <w:r w:rsidR="002B14AC" w:rsidRPr="00366A3B">
        <w:rPr>
          <w:rFonts w:ascii="Times New Roman" w:hAnsi="Times New Roman"/>
          <w:color w:val="000000" w:themeColor="text1"/>
          <w:sz w:val="24"/>
          <w:szCs w:val="24"/>
        </w:rPr>
        <w:t xml:space="preserve"> that could </w:t>
      </w:r>
      <w:r w:rsidR="008B79E7" w:rsidRPr="00366A3B">
        <w:rPr>
          <w:rFonts w:ascii="Times New Roman" w:hAnsi="Times New Roman"/>
          <w:color w:val="000000" w:themeColor="text1"/>
          <w:sz w:val="24"/>
          <w:szCs w:val="24"/>
        </w:rPr>
        <w:t xml:space="preserve">be </w:t>
      </w:r>
      <w:r w:rsidR="00A55945" w:rsidRPr="00366A3B">
        <w:rPr>
          <w:rFonts w:ascii="Times New Roman" w:hAnsi="Times New Roman"/>
          <w:color w:val="000000" w:themeColor="text1"/>
          <w:sz w:val="24"/>
          <w:szCs w:val="24"/>
        </w:rPr>
        <w:t xml:space="preserve">evaluated </w:t>
      </w:r>
      <w:r w:rsidR="008B79E7" w:rsidRPr="00366A3B">
        <w:rPr>
          <w:rFonts w:ascii="Times New Roman" w:hAnsi="Times New Roman"/>
          <w:color w:val="000000" w:themeColor="text1"/>
          <w:sz w:val="24"/>
          <w:szCs w:val="24"/>
        </w:rPr>
        <w:t xml:space="preserve">under these umbrella </w:t>
      </w:r>
      <w:r w:rsidR="004F60F0" w:rsidRPr="00366A3B">
        <w:rPr>
          <w:rFonts w:ascii="Times New Roman" w:hAnsi="Times New Roman"/>
          <w:color w:val="000000" w:themeColor="text1"/>
          <w:sz w:val="24"/>
          <w:szCs w:val="24"/>
        </w:rPr>
        <w:t>classes</w:t>
      </w:r>
      <w:r w:rsidR="008B79E7" w:rsidRPr="00366A3B">
        <w:rPr>
          <w:rFonts w:ascii="Times New Roman" w:hAnsi="Times New Roman"/>
          <w:color w:val="000000" w:themeColor="text1"/>
          <w:sz w:val="24"/>
          <w:szCs w:val="24"/>
        </w:rPr>
        <w:t>, we selected the tests that</w:t>
      </w:r>
      <w:r w:rsidR="00C94E38" w:rsidRPr="00366A3B">
        <w:rPr>
          <w:rFonts w:ascii="Times New Roman" w:hAnsi="Times New Roman"/>
          <w:color w:val="000000" w:themeColor="text1"/>
          <w:sz w:val="24"/>
          <w:szCs w:val="24"/>
        </w:rPr>
        <w:t>, based on current best knowledge,</w:t>
      </w:r>
      <w:r w:rsidR="008B79E7" w:rsidRPr="00366A3B">
        <w:rPr>
          <w:rFonts w:ascii="Times New Roman" w:hAnsi="Times New Roman"/>
          <w:color w:val="000000" w:themeColor="text1"/>
          <w:sz w:val="24"/>
          <w:szCs w:val="24"/>
        </w:rPr>
        <w:t xml:space="preserve"> could </w:t>
      </w:r>
      <w:del w:id="558" w:author="Evgenia Dubman" w:date="2023-08-02T13:14:00Z">
        <w:r w:rsidR="00C94E38" w:rsidRPr="00366A3B" w:rsidDel="001060A7">
          <w:rPr>
            <w:rFonts w:ascii="Times New Roman" w:hAnsi="Times New Roman"/>
            <w:color w:val="000000" w:themeColor="text1"/>
            <w:sz w:val="24"/>
            <w:szCs w:val="24"/>
          </w:rPr>
          <w:delText xml:space="preserve">help </w:delText>
        </w:r>
      </w:del>
      <w:r w:rsidR="008B79E7" w:rsidRPr="00366A3B">
        <w:rPr>
          <w:rFonts w:ascii="Times New Roman" w:hAnsi="Times New Roman"/>
          <w:color w:val="000000" w:themeColor="text1"/>
          <w:sz w:val="24"/>
          <w:szCs w:val="24"/>
        </w:rPr>
        <w:t xml:space="preserve">provide information related to </w:t>
      </w:r>
      <w:ins w:id="559" w:author="Evgenia Dubman" w:date="2023-08-02T13:13:00Z">
        <w:r w:rsidR="001060A7">
          <w:rPr>
            <w:rFonts w:ascii="Times New Roman" w:hAnsi="Times New Roman"/>
            <w:color w:val="000000" w:themeColor="text1"/>
            <w:sz w:val="24"/>
            <w:szCs w:val="24"/>
          </w:rPr>
          <w:t xml:space="preserve">individual </w:t>
        </w:r>
      </w:ins>
      <w:r w:rsidR="008B79E7" w:rsidRPr="00366A3B">
        <w:rPr>
          <w:rFonts w:ascii="Times New Roman" w:hAnsi="Times New Roman"/>
          <w:color w:val="000000" w:themeColor="text1"/>
          <w:sz w:val="24"/>
          <w:szCs w:val="24"/>
        </w:rPr>
        <w:t xml:space="preserve">animal survival and reproductive success, </w:t>
      </w:r>
      <w:ins w:id="560" w:author="Evgenia Dubman" w:date="2023-08-02T13:14:00Z">
        <w:r w:rsidR="001060A7">
          <w:rPr>
            <w:rFonts w:ascii="Times New Roman" w:hAnsi="Times New Roman"/>
            <w:color w:val="000000" w:themeColor="text1"/>
            <w:sz w:val="24"/>
            <w:szCs w:val="24"/>
          </w:rPr>
          <w:t xml:space="preserve">parameters </w:t>
        </w:r>
      </w:ins>
      <w:r w:rsidR="00AB6182" w:rsidRPr="00366A3B">
        <w:rPr>
          <w:rFonts w:ascii="Times New Roman" w:hAnsi="Times New Roman"/>
          <w:color w:val="000000" w:themeColor="text1"/>
          <w:sz w:val="24"/>
          <w:szCs w:val="24"/>
        </w:rPr>
        <w:t xml:space="preserve">which </w:t>
      </w:r>
      <w:del w:id="561" w:author="Evgenia Dubman" w:date="2023-08-02T13:14:00Z">
        <w:r w:rsidR="00AB6182" w:rsidRPr="00366A3B" w:rsidDel="001060A7">
          <w:rPr>
            <w:rFonts w:ascii="Times New Roman" w:hAnsi="Times New Roman"/>
            <w:color w:val="000000" w:themeColor="text1"/>
            <w:sz w:val="24"/>
            <w:szCs w:val="24"/>
          </w:rPr>
          <w:delText>are closely tied to</w:delText>
        </w:r>
      </w:del>
      <w:ins w:id="562" w:author="Evgenia Dubman" w:date="2023-08-02T13:14:00Z">
        <w:r w:rsidR="001060A7">
          <w:rPr>
            <w:rFonts w:ascii="Times New Roman" w:hAnsi="Times New Roman"/>
            <w:color w:val="000000" w:themeColor="text1"/>
            <w:sz w:val="24"/>
            <w:szCs w:val="24"/>
          </w:rPr>
          <w:t>directly affect</w:t>
        </w:r>
      </w:ins>
      <w:r w:rsidR="00AB6182" w:rsidRPr="00366A3B">
        <w:rPr>
          <w:rFonts w:ascii="Times New Roman" w:hAnsi="Times New Roman"/>
          <w:color w:val="000000" w:themeColor="text1"/>
          <w:sz w:val="24"/>
          <w:szCs w:val="24"/>
        </w:rPr>
        <w:t xml:space="preserve"> population persistence and </w:t>
      </w:r>
      <w:commentRangeStart w:id="563"/>
      <w:commentRangeStart w:id="564"/>
      <w:commentRangeStart w:id="565"/>
      <w:r w:rsidR="00AB6182" w:rsidRPr="00366A3B">
        <w:rPr>
          <w:rFonts w:ascii="Times New Roman" w:hAnsi="Times New Roman"/>
          <w:color w:val="000000" w:themeColor="text1"/>
          <w:sz w:val="24"/>
          <w:szCs w:val="24"/>
        </w:rPr>
        <w:t>recovery</w:t>
      </w:r>
      <w:commentRangeEnd w:id="563"/>
      <w:r w:rsidR="00AD7713" w:rsidRPr="00366A3B">
        <w:rPr>
          <w:rStyle w:val="CommentReference"/>
          <w:rFonts w:ascii="Times New Roman" w:hAnsi="Times New Roman"/>
          <w:sz w:val="24"/>
          <w:szCs w:val="24"/>
          <w:rPrChange w:id="566" w:author="Clayton Lamb" w:date="2023-07-19T07:26:00Z">
            <w:rPr>
              <w:rStyle w:val="CommentReference"/>
              <w:rFonts w:ascii="Garamond" w:hAnsi="Garamond"/>
            </w:rPr>
          </w:rPrChange>
        </w:rPr>
        <w:commentReference w:id="563"/>
      </w:r>
      <w:commentRangeEnd w:id="564"/>
      <w:r w:rsidR="00244601" w:rsidRPr="00366A3B">
        <w:rPr>
          <w:rStyle w:val="CommentReference"/>
          <w:rFonts w:ascii="Times New Roman" w:hAnsi="Times New Roman"/>
          <w:sz w:val="24"/>
          <w:szCs w:val="24"/>
          <w:rPrChange w:id="567" w:author="Clayton Lamb" w:date="2023-07-19T07:26:00Z">
            <w:rPr>
              <w:rStyle w:val="CommentReference"/>
              <w:rFonts w:ascii="Garamond" w:hAnsi="Garamond"/>
            </w:rPr>
          </w:rPrChange>
        </w:rPr>
        <w:commentReference w:id="564"/>
      </w:r>
      <w:commentRangeEnd w:id="565"/>
      <w:r w:rsidR="00B96CC5">
        <w:rPr>
          <w:rStyle w:val="CommentReference"/>
          <w:rFonts w:ascii="Garamond" w:hAnsi="Garamond"/>
        </w:rPr>
        <w:commentReference w:id="565"/>
      </w:r>
      <w:r w:rsidR="00AB6182" w:rsidRPr="00366A3B">
        <w:rPr>
          <w:rFonts w:ascii="Times New Roman" w:hAnsi="Times New Roman"/>
          <w:color w:val="000000" w:themeColor="text1"/>
          <w:sz w:val="24"/>
          <w:szCs w:val="24"/>
        </w:rPr>
        <w:t>.</w:t>
      </w:r>
      <w:commentRangeEnd w:id="556"/>
      <w:r w:rsidR="00AD7713" w:rsidRPr="00366A3B">
        <w:rPr>
          <w:rStyle w:val="CommentReference"/>
          <w:rFonts w:ascii="Times New Roman" w:hAnsi="Times New Roman"/>
          <w:sz w:val="24"/>
          <w:szCs w:val="24"/>
          <w:rPrChange w:id="568" w:author="Clayton Lamb" w:date="2023-07-19T07:26:00Z">
            <w:rPr>
              <w:rStyle w:val="CommentReference"/>
              <w:rFonts w:ascii="Garamond" w:hAnsi="Garamond"/>
            </w:rPr>
          </w:rPrChange>
        </w:rPr>
        <w:commentReference w:id="556"/>
      </w:r>
      <w:r w:rsidR="002A55F9" w:rsidRPr="00366A3B">
        <w:rPr>
          <w:rFonts w:ascii="Times New Roman" w:hAnsi="Times New Roman"/>
          <w:color w:val="000000" w:themeColor="text1"/>
          <w:sz w:val="24"/>
          <w:szCs w:val="24"/>
        </w:rPr>
        <w:t xml:space="preserve"> </w:t>
      </w:r>
      <w:ins w:id="569" w:author="Clayton Lamb" w:date="2023-07-18T16:43:00Z">
        <w:r w:rsidR="00244601" w:rsidRPr="00366A3B">
          <w:rPr>
            <w:rFonts w:ascii="Times New Roman" w:hAnsi="Times New Roman"/>
            <w:color w:val="000000" w:themeColor="text1"/>
            <w:sz w:val="24"/>
            <w:szCs w:val="24"/>
          </w:rPr>
          <w:t xml:space="preserve"> </w:t>
        </w:r>
      </w:ins>
      <w:ins w:id="570" w:author="Evgenia Dubman" w:date="2023-08-02T14:28:00Z">
        <w:r w:rsidR="00BF037E">
          <w:rPr>
            <w:rFonts w:ascii="Times New Roman" w:hAnsi="Times New Roman"/>
            <w:color w:val="000000" w:themeColor="text1"/>
            <w:sz w:val="24"/>
            <w:szCs w:val="24"/>
          </w:rPr>
          <w:t xml:space="preserve"> Below we discuss these tests in more depth. </w:t>
        </w:r>
      </w:ins>
      <w:ins w:id="571" w:author="Clayton Lamb" w:date="2023-07-18T16:43:00Z">
        <w:del w:id="572" w:author="Evgenia Dubman" w:date="2023-08-02T14:49:00Z">
          <w:r w:rsidR="00244601" w:rsidRPr="00366A3B" w:rsidDel="00F1609A">
            <w:rPr>
              <w:rFonts w:ascii="Times New Roman" w:hAnsi="Times New Roman"/>
              <w:color w:val="000000" w:themeColor="text1"/>
              <w:sz w:val="24"/>
              <w:szCs w:val="24"/>
            </w:rPr>
            <w:delText xml:space="preserve">Pregnancy of adult females in Klinse-Za after 2013 was estimated based on blood parameters sampled at capture (positive pregnancy indicators: progesterone exceeding 1.2 mg/ml [2014–2017], and pregnancy-specific protein B levels exceeding 0.21 mg/ml [2018–2019])  </w:delText>
          </w:r>
          <w:commentRangeStart w:id="573"/>
          <w:r w:rsidR="00244601" w:rsidRPr="00366A3B" w:rsidDel="00F1609A">
            <w:rPr>
              <w:rFonts w:ascii="Times New Roman" w:hAnsi="Times New Roman"/>
              <w:color w:val="000000" w:themeColor="text1"/>
              <w:sz w:val="24"/>
              <w:szCs w:val="24"/>
            </w:rPr>
            <w:delText xml:space="preserve">(Russell et al., 1998;Sasseretal.,2009). </w:delText>
          </w:r>
        </w:del>
      </w:ins>
      <w:commentRangeEnd w:id="573"/>
      <w:ins w:id="574" w:author="Clayton Lamb" w:date="2023-07-18T16:44:00Z">
        <w:del w:id="575" w:author="Evgenia Dubman" w:date="2023-08-02T14:49:00Z">
          <w:r w:rsidR="00244601" w:rsidRPr="00366A3B" w:rsidDel="00F1609A">
            <w:rPr>
              <w:rStyle w:val="CommentReference"/>
              <w:rFonts w:ascii="Times New Roman" w:hAnsi="Times New Roman"/>
              <w:sz w:val="24"/>
              <w:szCs w:val="24"/>
              <w:rPrChange w:id="576" w:author="Clayton Lamb" w:date="2023-07-19T07:26:00Z">
                <w:rPr>
                  <w:rStyle w:val="CommentReference"/>
                  <w:rFonts w:ascii="Garamond" w:hAnsi="Garamond"/>
                </w:rPr>
              </w:rPrChange>
            </w:rPr>
            <w:commentReference w:id="573"/>
          </w:r>
        </w:del>
      </w:ins>
      <w:del w:id="577" w:author="Evgenia Dubman" w:date="2023-08-02T14:49:00Z">
        <w:r w:rsidR="004F60F0" w:rsidRPr="00366A3B" w:rsidDel="00F1609A">
          <w:rPr>
            <w:rFonts w:ascii="Times New Roman" w:hAnsi="Times New Roman"/>
            <w:color w:val="000000" w:themeColor="text1"/>
            <w:sz w:val="24"/>
            <w:szCs w:val="24"/>
          </w:rPr>
          <w:delText>We collaborated with s</w:delText>
        </w:r>
        <w:r w:rsidR="002B14AC" w:rsidRPr="00366A3B" w:rsidDel="00F1609A">
          <w:rPr>
            <w:rFonts w:ascii="Times New Roman" w:hAnsi="Times New Roman"/>
            <w:color w:val="000000" w:themeColor="text1"/>
            <w:sz w:val="24"/>
            <w:szCs w:val="24"/>
          </w:rPr>
          <w:delText xml:space="preserve">everal laboratories across Canada to </w:delText>
        </w:r>
        <w:r w:rsidR="004F60F0" w:rsidRPr="00366A3B" w:rsidDel="00F1609A">
          <w:rPr>
            <w:rFonts w:ascii="Times New Roman" w:hAnsi="Times New Roman"/>
            <w:color w:val="000000" w:themeColor="text1"/>
            <w:sz w:val="24"/>
            <w:szCs w:val="24"/>
          </w:rPr>
          <w:delText xml:space="preserve">run </w:delText>
        </w:r>
        <w:r w:rsidR="002B14AC" w:rsidRPr="00366A3B" w:rsidDel="00F1609A">
          <w:rPr>
            <w:rFonts w:ascii="Times New Roman" w:hAnsi="Times New Roman"/>
            <w:color w:val="000000" w:themeColor="text1"/>
            <w:sz w:val="24"/>
            <w:szCs w:val="24"/>
          </w:rPr>
          <w:delText xml:space="preserve">the different </w:delText>
        </w:r>
        <w:r w:rsidR="005241F2" w:rsidRPr="00366A3B" w:rsidDel="00F1609A">
          <w:rPr>
            <w:rFonts w:ascii="Times New Roman" w:hAnsi="Times New Roman"/>
            <w:color w:val="000000" w:themeColor="text1"/>
            <w:sz w:val="24"/>
            <w:szCs w:val="24"/>
          </w:rPr>
          <w:delText xml:space="preserve">physiological </w:delText>
        </w:r>
        <w:r w:rsidR="00B76561" w:rsidRPr="00366A3B" w:rsidDel="00F1609A">
          <w:rPr>
            <w:rFonts w:ascii="Times New Roman" w:hAnsi="Times New Roman"/>
            <w:color w:val="000000" w:themeColor="text1"/>
            <w:sz w:val="24"/>
            <w:szCs w:val="24"/>
          </w:rPr>
          <w:delText xml:space="preserve">assays </w:delText>
        </w:r>
        <w:r w:rsidR="002B14AC" w:rsidRPr="00366A3B" w:rsidDel="00F1609A">
          <w:rPr>
            <w:rFonts w:ascii="Times New Roman" w:hAnsi="Times New Roman"/>
            <w:color w:val="000000" w:themeColor="text1"/>
            <w:sz w:val="24"/>
            <w:szCs w:val="24"/>
          </w:rPr>
          <w:delText xml:space="preserve">(see Appendix </w:delText>
        </w:r>
        <w:commentRangeStart w:id="578"/>
        <w:r w:rsidR="0050575D" w:rsidRPr="00366A3B" w:rsidDel="00F1609A">
          <w:rPr>
            <w:rFonts w:ascii="Times New Roman" w:hAnsi="Times New Roman"/>
            <w:color w:val="000000" w:themeColor="text1"/>
            <w:sz w:val="24"/>
            <w:szCs w:val="24"/>
          </w:rPr>
          <w:delText>B</w:delText>
        </w:r>
        <w:commentRangeEnd w:id="578"/>
        <w:r w:rsidR="001444E0" w:rsidRPr="00366A3B" w:rsidDel="00F1609A">
          <w:rPr>
            <w:rStyle w:val="CommentReference"/>
            <w:rFonts w:ascii="Times New Roman" w:hAnsi="Times New Roman"/>
            <w:sz w:val="24"/>
            <w:szCs w:val="24"/>
            <w:rPrChange w:id="579" w:author="Clayton Lamb" w:date="2023-07-19T07:26:00Z">
              <w:rPr>
                <w:rStyle w:val="CommentReference"/>
                <w:rFonts w:ascii="Garamond" w:hAnsi="Garamond"/>
              </w:rPr>
            </w:rPrChange>
          </w:rPr>
          <w:commentReference w:id="578"/>
        </w:r>
        <w:r w:rsidR="002B14AC" w:rsidRPr="00366A3B" w:rsidDel="00F1609A">
          <w:rPr>
            <w:rFonts w:ascii="Times New Roman" w:hAnsi="Times New Roman"/>
            <w:color w:val="000000" w:themeColor="text1"/>
            <w:sz w:val="24"/>
            <w:szCs w:val="24"/>
          </w:rPr>
          <w:delText>).</w:delText>
        </w:r>
      </w:del>
    </w:p>
    <w:p w14:paraId="1214093D" w14:textId="3FBC158F" w:rsidR="005B299F" w:rsidRPr="00366A3B" w:rsidRDefault="00255C21" w:rsidP="00C12E97">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Nutrition</w:t>
      </w:r>
    </w:p>
    <w:p w14:paraId="58C6DE26" w14:textId="5E96E189" w:rsidR="0039274A" w:rsidRDefault="00C71D5A" w:rsidP="005241F2">
      <w:pPr>
        <w:pStyle w:val="BodyText"/>
        <w:spacing w:line="480" w:lineRule="auto"/>
        <w:ind w:firstLine="360"/>
        <w:jc w:val="left"/>
        <w:rPr>
          <w:ins w:id="580" w:author="Evgenia Dubman" w:date="2023-08-02T15:04: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766FD6" w:rsidRPr="00366A3B">
        <w:rPr>
          <w:rFonts w:ascii="Times New Roman" w:hAnsi="Times New Roman"/>
          <w:color w:val="000000" w:themeColor="text1"/>
          <w:sz w:val="24"/>
          <w:szCs w:val="24"/>
        </w:rPr>
        <w:t>are inorganic micronutrients</w:t>
      </w:r>
      <w:r w:rsidRPr="00366A3B">
        <w:rPr>
          <w:rFonts w:ascii="Times New Roman" w:hAnsi="Times New Roman"/>
          <w:color w:val="000000" w:themeColor="text1"/>
          <w:sz w:val="24"/>
          <w:szCs w:val="24"/>
        </w:rPr>
        <w:t xml:space="preserve"> typically obtained from the diet that are necessary for the healthy physiological functioning of animals </w:t>
      </w:r>
      <w:r w:rsidR="001447B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{"citationID":"DbYTXe6n","properties":{"formattedCitation":"(Hidiroglou 1979)","plainCitation":"(Hidiroglou 1979)","noteIndex":0},"citationItems":[{"id":29,"uris":["http://zotero.org/users/6749014/items/KJMPII9C"],"itemData":{"id":29,"type":"article-journal","abstract":"Various minerals (copper, cobalt, selenium, manganese, iodine, zinc, and iron) can influence reproductive performance of ruminants. Reproductive failure may be induced by deficiencies of single or combined trace elements and by imbalances. This review is focused on maladjustments of trace elements leading to impaired breeding performance. Opinion is diverse as to the existence of various reproductive disturbances from either a severe copper depletion or a marginal dietary copper deficiency. Field experience suggests that administration of cobalt to ruminants on cobalt-deficient diets improves their impaired breeding performance. Selenium infertility in ewes is more prevalent in some areas and in some seasons, but the actual cause of this malady and the continuing role of additional factors are unknown. Manganese is necessary for normal fertility in ruminants, and feeding low-manganese rations depresses conception rates. Lack of iodine impairs thyroid activity and also ovarian function. Reproductive failure in the female and in spermatogenesis are manifestations of zinc deficiency. Despite forages rich in iron, low availability in certain instances could affect adversely ruminant reproduction. Knowledge of biochemical dysfunctions from trace element deficiencies is essential to determine the role which trace elements play in fertility of ruminant animals.","container-title":"Journal of Dairy Science","DOI":"10.3168/jds.S0022-0302(79)83400-1","ISSN":"0022-0302","issue":"8","journalAbbreviation":"Journal of Dairy Science","language":"en","page":"1195-1206","source":"ScienceDirect","title":"Trace Element Deficiencies and Fertility in Ruminants: A Review1","title-short":"Trace Element Deficiencies and Fertility in Ruminants","volume":"62","author":[{"family":"Hidiroglou","given":"M."}],"issued":{"date-parts":[["1979",8,1]]}}}],"schema":"https://github.com/citation-style-language/schema/raw/master/csl-citation.json"}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(Hidiroglou 1979)</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In domestic and some free-ranging ungulates, deficiencies in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 xml:space="preserve">such as selenium or iron </w:t>
      </w:r>
      <w:r w:rsidRPr="00366A3B">
        <w:rPr>
          <w:rFonts w:ascii="Times New Roman" w:hAnsi="Times New Roman"/>
          <w:color w:val="000000" w:themeColor="text1"/>
          <w:sz w:val="24"/>
          <w:szCs w:val="24"/>
        </w:rPr>
        <w:t xml:space="preserve">have been associated with decreased health and </w:t>
      </w:r>
      <w:r w:rsidR="00EB763E" w:rsidRPr="00366A3B">
        <w:rPr>
          <w:rFonts w:ascii="Times New Roman" w:hAnsi="Times New Roman"/>
          <w:color w:val="000000" w:themeColor="text1"/>
          <w:sz w:val="24"/>
          <w:szCs w:val="24"/>
        </w:rPr>
        <w:t xml:space="preserve">reduced </w:t>
      </w:r>
      <w:r w:rsidRPr="00366A3B">
        <w:rPr>
          <w:rFonts w:ascii="Times New Roman" w:hAnsi="Times New Roman"/>
          <w:color w:val="000000" w:themeColor="text1"/>
          <w:sz w:val="24"/>
          <w:szCs w:val="24"/>
        </w:rPr>
        <w:t xml:space="preserve">reproductive </w:t>
      </w:r>
      <w:r w:rsidRPr="00366A3B">
        <w:rPr>
          <w:rFonts w:ascii="Times New Roman" w:hAnsi="Times New Roman"/>
          <w:color w:val="000000" w:themeColor="text1"/>
          <w:sz w:val="24"/>
          <w:szCs w:val="24"/>
        </w:rPr>
        <w:lastRenderedPageBreak/>
        <w:t xml:space="preserve">success </w:t>
      </w:r>
      <w:r w:rsidR="001447B3"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{"citationID":"OjDzuNIn","properties":{"formattedCitation":"(Flueck 1994; Bondo et al. 2019; Newby and DeCesare 2020)","plainCitation":"(Flueck 1994; Bondo et al. 2019; Newby and DeCesare 2020)","noteIndex":0},"citationItems":[{"id":5044,"uris":["http://zotero.org/users/6749014/items/9ZSLW6IT"],"itemData":{"id":5044,"type":"article-journal","abstract":"The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(Flueck 1994; Bondo et al. 2019; Newby and DeCesare 2020)</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w:t>
      </w:r>
      <w:r w:rsidR="00371087" w:rsidRPr="00366A3B">
        <w:rPr>
          <w:rFonts w:ascii="Times New Roman" w:hAnsi="Times New Roman"/>
          <w:color w:val="000000" w:themeColor="text1"/>
          <w:sz w:val="24"/>
          <w:szCs w:val="24"/>
        </w:rPr>
        <w:t>BCHRP</w:t>
      </w:r>
      <w:r w:rsidRPr="00366A3B">
        <w:rPr>
          <w:rFonts w:ascii="Times New Roman" w:hAnsi="Times New Roman"/>
          <w:color w:val="000000" w:themeColor="text1"/>
          <w:sz w:val="24"/>
          <w:szCs w:val="24"/>
        </w:rPr>
        <w:t xml:space="preserve"> identified a suite of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that can be </w:t>
      </w:r>
      <w:r w:rsidR="00371087" w:rsidRPr="00366A3B">
        <w:rPr>
          <w:rFonts w:ascii="Times New Roman" w:hAnsi="Times New Roman"/>
          <w:color w:val="000000" w:themeColor="text1"/>
          <w:sz w:val="24"/>
          <w:szCs w:val="24"/>
        </w:rPr>
        <w:t>evaluated</w:t>
      </w:r>
      <w:r w:rsidRPr="00366A3B">
        <w:rPr>
          <w:rFonts w:ascii="Times New Roman" w:hAnsi="Times New Roman"/>
          <w:color w:val="000000" w:themeColor="text1"/>
          <w:sz w:val="24"/>
          <w:szCs w:val="24"/>
        </w:rPr>
        <w:t xml:space="preserve"> using blood serum, and we replicated those tests with blood samples from </w:t>
      </w:r>
      <w:r w:rsidR="00517B48" w:rsidRPr="00366A3B">
        <w:rPr>
          <w:rFonts w:ascii="Times New Roman" w:hAnsi="Times New Roman"/>
          <w:color w:val="000000" w:themeColor="text1"/>
          <w:sz w:val="24"/>
          <w:szCs w:val="24"/>
        </w:rPr>
        <w:t>seven</w:t>
      </w:r>
      <w:r w:rsidRPr="00366A3B">
        <w:rPr>
          <w:rFonts w:ascii="Times New Roman" w:hAnsi="Times New Roman"/>
          <w:color w:val="000000" w:themeColor="text1"/>
          <w:sz w:val="24"/>
          <w:szCs w:val="24"/>
        </w:rPr>
        <w:t xml:space="preserve"> years of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ins w:id="581" w:author="Clayton Lamb" w:date="2023-07-18T12:54:00Z">
        <w:r w:rsidR="00AD7713" w:rsidRPr="00366A3B">
          <w:rPr>
            <w:rFonts w:ascii="Times New Roman" w:hAnsi="Times New Roman"/>
            <w:color w:val="000000" w:themeColor="text1"/>
            <w:sz w:val="24"/>
            <w:szCs w:val="24"/>
          </w:rPr>
          <w:t>adult female</w:t>
        </w:r>
      </w:ins>
      <w:del w:id="582"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captures to establish baseline levels and identify potential deficiencies.</w:t>
      </w:r>
      <w:del w:id="583" w:author="Evgenia Dubman" w:date="2023-08-02T15:04:00Z">
        <w:r w:rsidR="00517789" w:rsidRPr="00366A3B" w:rsidDel="0039274A">
          <w:rPr>
            <w:rFonts w:ascii="Times New Roman" w:hAnsi="Times New Roman"/>
            <w:color w:val="000000" w:themeColor="text1"/>
            <w:sz w:val="24"/>
            <w:szCs w:val="24"/>
          </w:rPr>
          <w:delText xml:space="preserve"> </w:delText>
        </w:r>
      </w:del>
    </w:p>
    <w:p w14:paraId="4AC37CAA" w14:textId="666BD540" w:rsidR="005241F2" w:rsidRPr="00366A3B" w:rsidRDefault="00B44E1B" w:rsidP="005241F2">
      <w:pPr>
        <w:pStyle w:val="BodyText"/>
        <w:spacing w:line="480" w:lineRule="auto"/>
        <w:ind w:firstLine="360"/>
        <w:jc w:val="left"/>
        <w:rPr>
          <w:rFonts w:ascii="Times New Roman" w:hAnsi="Times New Roman"/>
          <w:color w:val="000000" w:themeColor="text1"/>
          <w:sz w:val="24"/>
          <w:szCs w:val="24"/>
        </w:rPr>
      </w:pPr>
      <w:ins w:id="584" w:author="Evgenia Dubman" w:date="2023-08-03T12:05:00Z">
        <w:r>
          <w:rPr>
            <w:rFonts w:ascii="Times New Roman" w:hAnsi="Times New Roman"/>
            <w:color w:val="000000" w:themeColor="text1"/>
            <w:sz w:val="24"/>
            <w:szCs w:val="24"/>
          </w:rPr>
          <w:t>Many ungulates, and caribou specifically, depend on foraging in summer and early fall to attain the body condition that they need to survive the winter and for females, successfully conceive and carry a pregnancy to term</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{"citationID":"qHLXfl0Z","properties":{"formattedCitation":"(Parker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(Parker et al. 2009)</w:t>
      </w:r>
      <w:r w:rsidR="00DA3659">
        <w:rPr>
          <w:rFonts w:ascii="Times New Roman" w:hAnsi="Times New Roman"/>
          <w:color w:val="000000" w:themeColor="text1"/>
          <w:sz w:val="24"/>
          <w:szCs w:val="24"/>
        </w:rPr>
        <w:fldChar w:fldCharType="end"/>
      </w:r>
      <w:ins w:id="585" w:author="Clayton Lamb" w:date="2023-08-18T07:41:00Z">
        <w:r w:rsidR="00DA3659">
          <w:rPr>
            <w:rFonts w:ascii="Times New Roman" w:hAnsi="Times New Roman"/>
            <w:color w:val="000000" w:themeColor="text1"/>
            <w:sz w:val="24"/>
            <w:szCs w:val="24"/>
          </w:rPr>
          <w:t xml:space="preserve">. </w:t>
        </w:r>
      </w:ins>
      <w:ins w:id="586" w:author="Evgenia Dubman" w:date="2023-08-03T12:05:00Z">
        <w:del w:id="587" w:author="Clayton Lamb" w:date="2023-08-18T07:41:00Z">
          <w:r w:rsidDel="00DA3659">
            <w:rPr>
              <w:rFonts w:ascii="Times New Roman" w:hAnsi="Times New Roman"/>
              <w:color w:val="000000" w:themeColor="text1"/>
              <w:sz w:val="24"/>
              <w:szCs w:val="24"/>
            </w:rPr>
            <w:delText xml:space="preserve"> </w:delText>
          </w:r>
          <w:commentRangeStart w:id="588"/>
          <w:r w:rsidDel="00DA3659">
            <w:rPr>
              <w:rFonts w:ascii="Times New Roman" w:hAnsi="Times New Roman"/>
              <w:color w:val="000000" w:themeColor="text1"/>
              <w:sz w:val="24"/>
              <w:szCs w:val="24"/>
            </w:rPr>
            <w:delText>(Parker et al. 2009</w:delText>
          </w:r>
        </w:del>
      </w:ins>
      <w:commentRangeEnd w:id="588"/>
      <w:ins w:id="589" w:author="Evgenia Dubman" w:date="2023-08-03T12:08:00Z">
        <w:del w:id="590" w:author="Clayton Lamb" w:date="2023-08-18T07:41:00Z">
          <w:r w:rsidDel="00DA3659">
            <w:rPr>
              <w:rStyle w:val="CommentReference"/>
              <w:rFonts w:ascii="Garamond" w:hAnsi="Garamond"/>
            </w:rPr>
            <w:commentReference w:id="588"/>
          </w:r>
        </w:del>
      </w:ins>
      <w:ins w:id="591" w:author="Evgenia Dubman" w:date="2023-08-03T12:05:00Z">
        <w:del w:id="592" w:author="Clayton Lamb" w:date="2023-08-18T07:41:00Z">
          <w:r w:rsidDel="00DA3659">
            <w:rPr>
              <w:rFonts w:ascii="Times New Roman" w:hAnsi="Times New Roman"/>
              <w:color w:val="000000" w:themeColor="text1"/>
              <w:sz w:val="24"/>
              <w:szCs w:val="24"/>
            </w:rPr>
            <w:delText xml:space="preserve">). </w:delText>
          </w:r>
        </w:del>
        <w:r>
          <w:rPr>
            <w:rFonts w:ascii="Times New Roman" w:hAnsi="Times New Roman"/>
            <w:color w:val="000000" w:themeColor="text1"/>
            <w:sz w:val="24"/>
            <w:szCs w:val="24"/>
          </w:rPr>
          <w:t>As such</w:t>
        </w:r>
      </w:ins>
      <w:del w:id="593" w:author="Evgenia Dubman" w:date="2023-08-03T12:05:00Z">
        <w:r w:rsidR="005241F2" w:rsidRPr="00366A3B" w:rsidDel="00B44E1B">
          <w:rPr>
            <w:rFonts w:ascii="Times New Roman" w:hAnsi="Times New Roman"/>
            <w:color w:val="000000" w:themeColor="text1"/>
            <w:sz w:val="24"/>
            <w:szCs w:val="24"/>
          </w:rPr>
          <w:delText>In addition</w:delText>
        </w:r>
      </w:del>
      <w:r w:rsidR="005241F2" w:rsidRPr="00366A3B">
        <w:rPr>
          <w:rFonts w:ascii="Times New Roman" w:hAnsi="Times New Roman"/>
          <w:color w:val="000000" w:themeColor="text1"/>
          <w:sz w:val="24"/>
          <w:szCs w:val="24"/>
        </w:rPr>
        <w:t xml:space="preserve">, we assessed </w:t>
      </w:r>
      <w:r w:rsidR="00892906" w:rsidRPr="00366A3B">
        <w:rPr>
          <w:rFonts w:ascii="Times New Roman" w:hAnsi="Times New Roman"/>
          <w:color w:val="000000" w:themeColor="text1"/>
          <w:sz w:val="24"/>
          <w:szCs w:val="24"/>
        </w:rPr>
        <w:t xml:space="preserve">levels of </w:t>
      </w:r>
      <w:r w:rsidR="005241F2" w:rsidRPr="00366A3B">
        <w:rPr>
          <w:rFonts w:ascii="Times New Roman" w:hAnsi="Times New Roman"/>
          <w:color w:val="000000" w:themeColor="text1"/>
          <w:sz w:val="24"/>
          <w:szCs w:val="24"/>
        </w:rPr>
        <w:t xml:space="preserve">fecal nitrogen </w:t>
      </w:r>
      <w:del w:id="594" w:author="Evgenia Dubman" w:date="2023-08-03T12:05:00Z">
        <w:r w:rsidR="00F65DAC" w:rsidRPr="00366A3B" w:rsidDel="00B44E1B">
          <w:rPr>
            <w:rFonts w:ascii="Times New Roman" w:hAnsi="Times New Roman"/>
            <w:color w:val="000000" w:themeColor="text1"/>
            <w:sz w:val="24"/>
            <w:szCs w:val="24"/>
          </w:rPr>
          <w:delText xml:space="preserve">from </w:delText>
        </w:r>
      </w:del>
      <w:ins w:id="595" w:author="Evgenia Dubman" w:date="2023-08-03T12:05:00Z">
        <w:r>
          <w:rPr>
            <w:rFonts w:ascii="Times New Roman" w:hAnsi="Times New Roman"/>
            <w:color w:val="000000" w:themeColor="text1"/>
            <w:sz w:val="24"/>
            <w:szCs w:val="24"/>
          </w:rPr>
          <w:t>in</w:t>
        </w:r>
        <w:r w:rsidRPr="00366A3B">
          <w:rPr>
            <w:rFonts w:ascii="Times New Roman" w:hAnsi="Times New Roman"/>
            <w:color w:val="000000" w:themeColor="text1"/>
            <w:sz w:val="24"/>
            <w:szCs w:val="24"/>
          </w:rPr>
          <w:t xml:space="preserve"> </w:t>
        </w:r>
        <w:r>
          <w:rPr>
            <w:rFonts w:ascii="Times New Roman" w:hAnsi="Times New Roman"/>
            <w:color w:val="000000" w:themeColor="text1"/>
            <w:sz w:val="24"/>
            <w:szCs w:val="24"/>
          </w:rPr>
          <w:t>pellets</w:t>
        </w:r>
      </w:ins>
      <w:ins w:id="596" w:author="Evgenia Dubman" w:date="2023-08-03T12:04:00Z">
        <w:r>
          <w:rPr>
            <w:rFonts w:ascii="Times New Roman" w:hAnsi="Times New Roman"/>
            <w:color w:val="000000" w:themeColor="text1"/>
            <w:sz w:val="24"/>
            <w:szCs w:val="24"/>
          </w:rPr>
          <w:t xml:space="preserve"> collected i</w:t>
        </w:r>
      </w:ins>
      <w:ins w:id="597" w:author="Evgenia Dubman" w:date="2023-08-03T12:05:00Z">
        <w:r>
          <w:rPr>
            <w:rFonts w:ascii="Times New Roman" w:hAnsi="Times New Roman"/>
            <w:color w:val="000000" w:themeColor="text1"/>
            <w:sz w:val="24"/>
            <w:szCs w:val="24"/>
          </w:rPr>
          <w:t xml:space="preserve">n the summer from </w:t>
        </w:r>
      </w:ins>
      <w:r w:rsidR="00F65DAC" w:rsidRPr="00366A3B">
        <w:rPr>
          <w:rFonts w:ascii="Times New Roman" w:hAnsi="Times New Roman"/>
          <w:color w:val="000000" w:themeColor="text1"/>
          <w:sz w:val="24"/>
          <w:szCs w:val="24"/>
        </w:rPr>
        <w:t xml:space="preserve">both penned and free-ranging caribou </w:t>
      </w:r>
      <w:del w:id="598" w:author="Evgenia Dubman" w:date="2023-08-03T12:04:00Z">
        <w:r w:rsidR="005241F2" w:rsidRPr="00366A3B" w:rsidDel="00B44E1B">
          <w:rPr>
            <w:rFonts w:ascii="Times New Roman" w:hAnsi="Times New Roman"/>
            <w:color w:val="000000" w:themeColor="text1"/>
            <w:sz w:val="24"/>
            <w:szCs w:val="24"/>
          </w:rPr>
          <w:delText xml:space="preserve">(discussed below) </w:delText>
        </w:r>
      </w:del>
      <w:r w:rsidR="005241F2" w:rsidRPr="00366A3B">
        <w:rPr>
          <w:rFonts w:ascii="Times New Roman" w:hAnsi="Times New Roman"/>
          <w:color w:val="000000" w:themeColor="text1"/>
          <w:sz w:val="24"/>
          <w:szCs w:val="24"/>
        </w:rPr>
        <w:t xml:space="preserve">as a measure of diet quality </w:t>
      </w:r>
      <w:ins w:id="599" w:author="Evgenia Dubman" w:date="2023-08-03T12:06:00Z">
        <w:r>
          <w:rPr>
            <w:rFonts w:ascii="Times New Roman" w:hAnsi="Times New Roman"/>
            <w:color w:val="000000" w:themeColor="text1"/>
            <w:sz w:val="24"/>
            <w:szCs w:val="24"/>
          </w:rPr>
          <w:t xml:space="preserve">during this critical season for building body stores </w:t>
        </w:r>
      </w:ins>
      <w:r w:rsidR="005241F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{"citationID":"Om0YynK6","properties":{"formattedCitation":"(Leslie Jr. et al. 2008)","plainCitation":"(Leslie Jr. et al. 2008)","noteIndex":0},"citationItems":[{"id":26,"uris":["http://zotero.org/users/6749014/items/9YMLARD7"],"itemData":{"id":26,"type":"article-journal","abstract":"Abstract: Fecal nitrogen (FN) has been applied widely as an index of dietary quality in studies of nutritional ecology of free-ranging and captive vertebrate herbivores, particularly ruminants. Three related articles in the Journal of Wildlife Management (JWM; Leslie and Starkey 1985, 1987; Hobbs 1987) have been cited (n = 150) in 87 publications and 39 peer-reviewed journals. The critique by Hobbs (1987) and the reply by Leslie and Starkey (1987) on limitations and appropriate applications of FN have been used to justify use of FN or negate its value as a nutritional proxy. We undertook a retrospective analysis of FN applications since 1985, largely because we sensed that methodological cautions noted in the 3 JWM publications were not being followed, leading to faulty conclusions and management applications, and that application protocols needed updating. From January 1986 through July 2007, the 107 species-by-continent applications of FN, citing the 3 JWM publications singly or in any combination, were diverse; FN was used in various ways on 5 continents and for 50 wild and domestic species. Cumulative rates of departure from recommended FN applications increased in recent years, largely in studies that compare different species while failing to fully acknowledge that differences likely reflected digestive capabilities rather than differences in some aspect of dietary intake. Post-1985 research on plant secondary compounds (e.g., tannins) has refined limitations to the application of FN, permitting more straightforward protocols than were possible in 1985. Although use does not necessarily reflect value, the number of published applications during the past 22 years indicates that peer reviewers from a variety of scientific disciplines view FN as a suitable proxy for nutritional status, which can be used to contrast study units when carefully defined by the study design. Any index can have shortcomings, and there are still circumstances when application of FN is problematic. Precise prediction of intake with FN under field conditions is still hampered by inherent variability, but contrasts of comparable study units and species can be appropriate. Published protocols for FN, as amended herein, should be adhered to, and conclusions are strengthened by the use of multiple nutritional indices.","container-title":"The Journal of Wildlife Management","DOI":"10.2193/2007-404","ISSN":"1937-2817","issue":"6","language":"en","note":"_eprint: https://onlinelibrary.wiley.com/doi/pdf/10.2193/2007-404","page":"1420-1433","source":"Wiley Online Library","title":"Facts From Feces: Nitrogen Still Measures Up as a Nutritional Index for Mammalian Herbivores","title-short":"Facts From Feces","volume":"72","author":[{"family":"Leslie Jr.","given":"David M."},{"family":"Bowyer","given":"R. Terry"},{"family":"Jenks","given":"Jonathan A."}],"issued":{"date-parts":[["2008"]]}}}],"schema":"https://github.com/citation-style-language/schema/raw/master/csl-citation.json"} </w:instrText>
      </w:r>
      <w:r w:rsidR="005241F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(Leslie Jr. et al. 2008)</w:t>
      </w:r>
      <w:r w:rsidR="005241F2" w:rsidRPr="00366A3B">
        <w:rPr>
          <w:rFonts w:ascii="Times New Roman" w:hAnsi="Times New Roman"/>
          <w:color w:val="000000" w:themeColor="text1"/>
          <w:sz w:val="24"/>
          <w:szCs w:val="24"/>
        </w:rPr>
        <w:fldChar w:fldCharType="end"/>
      </w:r>
      <w:r w:rsidR="005241F2" w:rsidRPr="00366A3B">
        <w:rPr>
          <w:rFonts w:ascii="Times New Roman" w:hAnsi="Times New Roman"/>
          <w:color w:val="000000" w:themeColor="text1"/>
          <w:sz w:val="24"/>
          <w:szCs w:val="24"/>
        </w:rPr>
        <w:t>.</w:t>
      </w:r>
      <w:ins w:id="600" w:author="Evgenia Dubman" w:date="2023-08-03T14:20:00Z">
        <w:r w:rsidR="00342829">
          <w:rPr>
            <w:rFonts w:ascii="Times New Roman" w:hAnsi="Times New Roman"/>
            <w:color w:val="000000" w:themeColor="text1"/>
            <w:sz w:val="24"/>
            <w:szCs w:val="24"/>
          </w:rPr>
          <w:t xml:space="preserve"> We also compared </w:t>
        </w:r>
      </w:ins>
      <w:ins w:id="601" w:author="Evgenia Dubman" w:date="2023-08-03T14:21:00Z">
        <w:r w:rsidR="00342829">
          <w:rPr>
            <w:rFonts w:ascii="Times New Roman" w:hAnsi="Times New Roman"/>
            <w:color w:val="000000" w:themeColor="text1"/>
            <w:sz w:val="24"/>
            <w:szCs w:val="24"/>
          </w:rPr>
          <w:t xml:space="preserve">summer </w:t>
        </w:r>
      </w:ins>
      <w:ins w:id="602" w:author="Evgenia Dubman" w:date="2023-08-03T14:20:00Z">
        <w:r w:rsidR="00342829">
          <w:rPr>
            <w:rFonts w:ascii="Times New Roman" w:hAnsi="Times New Roman"/>
            <w:color w:val="000000" w:themeColor="text1"/>
            <w:sz w:val="24"/>
            <w:szCs w:val="24"/>
          </w:rPr>
          <w:t>diet quality</w:t>
        </w:r>
      </w:ins>
      <w:ins w:id="603" w:author="Evgenia Dubman" w:date="2023-08-03T14:21:00Z">
        <w:r w:rsidR="00342829">
          <w:rPr>
            <w:rFonts w:ascii="Times New Roman" w:hAnsi="Times New Roman"/>
            <w:color w:val="000000" w:themeColor="text1"/>
            <w:sz w:val="24"/>
            <w:szCs w:val="24"/>
          </w:rPr>
          <w:t>,</w:t>
        </w:r>
      </w:ins>
      <w:ins w:id="604" w:author="Evgenia Dubman" w:date="2023-08-03T14:20:00Z">
        <w:r w:rsidR="00342829">
          <w:rPr>
            <w:rFonts w:ascii="Times New Roman" w:hAnsi="Times New Roman"/>
            <w:color w:val="000000" w:themeColor="text1"/>
            <w:sz w:val="24"/>
            <w:szCs w:val="24"/>
          </w:rPr>
          <w:t xml:space="preserve"> as indexed by fecal N</w:t>
        </w:r>
      </w:ins>
      <w:ins w:id="605" w:author="Evgenia Dubman" w:date="2023-08-03T14:21:00Z">
        <w:r w:rsidR="00342829">
          <w:rPr>
            <w:rFonts w:ascii="Times New Roman" w:hAnsi="Times New Roman"/>
            <w:color w:val="000000" w:themeColor="text1"/>
            <w:sz w:val="24"/>
            <w:szCs w:val="24"/>
          </w:rPr>
          <w:t>,</w:t>
        </w:r>
      </w:ins>
      <w:ins w:id="606" w:author="Evgenia Dubman" w:date="2023-08-03T14:20:00Z">
        <w:r w:rsidR="00342829">
          <w:rPr>
            <w:rFonts w:ascii="Times New Roman" w:hAnsi="Times New Roman"/>
            <w:color w:val="000000" w:themeColor="text1"/>
            <w:sz w:val="24"/>
            <w:szCs w:val="24"/>
          </w:rPr>
          <w:t xml:space="preserve"> between penne</w:t>
        </w:r>
      </w:ins>
      <w:ins w:id="607" w:author="Evgenia Dubman" w:date="2023-08-03T14:21:00Z">
        <w:r w:rsidR="00342829">
          <w:rPr>
            <w:rFonts w:ascii="Times New Roman" w:hAnsi="Times New Roman"/>
            <w:color w:val="000000" w:themeColor="text1"/>
            <w:sz w:val="24"/>
            <w:szCs w:val="24"/>
          </w:rPr>
          <w:t>d</w:t>
        </w:r>
      </w:ins>
      <w:ins w:id="608" w:author="Evgenia Dubman" w:date="2023-08-03T14:20:00Z">
        <w:r w:rsidR="00342829">
          <w:rPr>
            <w:rFonts w:ascii="Times New Roman" w:hAnsi="Times New Roman"/>
            <w:color w:val="000000" w:themeColor="text1"/>
            <w:sz w:val="24"/>
            <w:szCs w:val="24"/>
          </w:rPr>
          <w:t xml:space="preserve"> and free-ranging </w:t>
        </w:r>
        <w:proofErr w:type="spellStart"/>
        <w:r w:rsidR="00342829">
          <w:rPr>
            <w:rFonts w:ascii="Times New Roman" w:hAnsi="Times New Roman"/>
            <w:color w:val="000000" w:themeColor="text1"/>
            <w:sz w:val="24"/>
            <w:szCs w:val="24"/>
          </w:rPr>
          <w:t>Klinse</w:t>
        </w:r>
        <w:proofErr w:type="spellEnd"/>
        <w:r w:rsidR="00342829">
          <w:rPr>
            <w:rFonts w:ascii="Times New Roman" w:hAnsi="Times New Roman"/>
            <w:color w:val="000000" w:themeColor="text1"/>
            <w:sz w:val="24"/>
            <w:szCs w:val="24"/>
          </w:rPr>
          <w:t>-Za caribou.</w:t>
        </w:r>
      </w:ins>
    </w:p>
    <w:p w14:paraId="09025C76" w14:textId="001E2566" w:rsidR="005B299F" w:rsidRPr="00366A3B" w:rsidRDefault="008374E3"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Inflammation</w:t>
      </w:r>
    </w:p>
    <w:p w14:paraId="2EA18B57" w14:textId="6AD8D932" w:rsidR="00A6207D" w:rsidRPr="00366A3B" w:rsidRDefault="00A6207D"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Haptoglobin is an acute pha</w:t>
      </w:r>
      <w:r w:rsidR="00371087"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 protein produced in response to inflammation and infection</w:t>
      </w:r>
      <w:ins w:id="609" w:author="Evgenia Dubman" w:date="2023-08-03T13:24:00Z">
        <w:r w:rsidR="00C2615A">
          <w:rPr>
            <w:rFonts w:ascii="Times New Roman" w:hAnsi="Times New Roman"/>
            <w:color w:val="000000" w:themeColor="text1"/>
            <w:sz w:val="24"/>
            <w:szCs w:val="24"/>
          </w:rPr>
          <w:t xml:space="preserve"> in mammals</w:t>
        </w:r>
      </w:ins>
      <w:ins w:id="610" w:author="Clayton Lamb" w:date="2023-08-18T07:43:00Z">
        <w:r w:rsidR="00DA3659">
          <w:rPr>
            <w:rFonts w:ascii="Times New Roman" w:hAnsi="Times New Roman"/>
            <w:color w:val="000000" w:themeColor="text1"/>
            <w:sz w:val="24"/>
            <w:szCs w:val="24"/>
          </w:rPr>
          <w:t xml:space="preserve"> </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{"citationID":"NW967x4h","properties":{"formattedCitation":"(Quaye 2008)","plainCitation":"(Quaye 2008)","noteIndex":0},"citationItems":[{"id":5517,"uris":["http://zotero.org/users/6749014/items/D6JZPYHD"],"itemData":{"id":5517,"type":"article-journal","abstract":"Haptoglobin is an acute phase protein that scavenges haemoglobin in the event of intravascular or extravascular haemolysis. The protein exists in humans as three main phenotypes, Hp1-1, Hp2-2 and Hp2-1. Accumulated data on the protein's function has established its strong association with diseases that have inflammatory causes. These include parasitic (malaria), infectious (HIV, tuberculosis) and non-infectious diseases (diabetes, cardiovascular disease and obesity) among others. Phenotype-dependent poor disease outcomes have been linked with the Hp2-2 phenotype. The present review brings this association into perspective by looking at the functions of the protein and how defects in these functions associated with the Hp2 allele affect disease outcome. A model is provided to explain the mechanism, which appears to be largely immunomodulatory.","container-title":"Transactions of The Royal Society of Tropical Medicine and Hygiene","DOI":"10.1016/j.trstmh.2008.04.010","ISSN":"0035-9203","issue":"8","journalAbbreviation":"Transactions of The Royal Society of Tropical Medicine and Hygiene","page":"735-742","source":"Silverchair","title":"Haptoglobin, inflammation and disease","volume":"102","author":[{"family":"Quaye","given":"Isaac K."}],"issued":{"date-parts":[["2008",8,1]]}}}],"schema":"https://github.com/citation-style-language/schema/raw/master/csl-citation.json"}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(Quaye 2008)</w:t>
      </w:r>
      <w:r w:rsidR="00DA3659">
        <w:rPr>
          <w:rFonts w:ascii="Times New Roman" w:hAnsi="Times New Roman"/>
          <w:color w:val="000000" w:themeColor="text1"/>
          <w:sz w:val="24"/>
          <w:szCs w:val="24"/>
        </w:rPr>
        <w:fldChar w:fldCharType="end"/>
      </w:r>
      <w:ins w:id="611" w:author="Clayton Lamb" w:date="2023-08-18T07:43:00Z">
        <w:r w:rsidR="00DA3659">
          <w:rPr>
            <w:rFonts w:ascii="Times New Roman" w:hAnsi="Times New Roman"/>
            <w:color w:val="000000" w:themeColor="text1"/>
            <w:sz w:val="24"/>
            <w:szCs w:val="24"/>
          </w:rPr>
          <w:t>.</w:t>
        </w:r>
      </w:ins>
      <w:ins w:id="612" w:author="Evgenia Dubman" w:date="2023-08-03T13:24:00Z">
        <w:del w:id="613" w:author="Clayton Lamb" w:date="2023-08-18T07:43:00Z">
          <w:r w:rsidR="00C2615A" w:rsidDel="00DA3659">
            <w:rPr>
              <w:rFonts w:ascii="Times New Roman" w:hAnsi="Times New Roman"/>
              <w:color w:val="000000" w:themeColor="text1"/>
              <w:sz w:val="24"/>
              <w:szCs w:val="24"/>
            </w:rPr>
            <w:delText xml:space="preserve"> (</w:delText>
          </w:r>
        </w:del>
      </w:ins>
      <w:commentRangeStart w:id="614"/>
      <w:ins w:id="615" w:author="Evgenia Dubman" w:date="2023-08-03T14:21:00Z">
        <w:del w:id="616" w:author="Clayton Lamb" w:date="2023-08-18T07:43:00Z">
          <w:r w:rsidR="00342829" w:rsidDel="00DA3659">
            <w:rPr>
              <w:rFonts w:ascii="Times New Roman" w:hAnsi="Times New Roman"/>
              <w:color w:val="000000" w:themeColor="text1"/>
              <w:sz w:val="24"/>
              <w:szCs w:val="24"/>
            </w:rPr>
            <w:delText>Quaye 2008</w:delText>
          </w:r>
          <w:commentRangeEnd w:id="614"/>
          <w:r w:rsidR="00342829" w:rsidDel="00DA3659">
            <w:rPr>
              <w:rStyle w:val="CommentReference"/>
            </w:rPr>
            <w:commentReference w:id="614"/>
          </w:r>
        </w:del>
      </w:ins>
      <w:ins w:id="617" w:author="Evgenia Dubman" w:date="2023-08-03T13:24:00Z">
        <w:del w:id="618" w:author="Clayton Lamb" w:date="2023-08-18T07:43:00Z">
          <w:r w:rsidR="00C2615A" w:rsidDel="00DA3659">
            <w:rPr>
              <w:rFonts w:ascii="Times New Roman" w:hAnsi="Times New Roman"/>
              <w:color w:val="000000" w:themeColor="text1"/>
              <w:sz w:val="24"/>
              <w:szCs w:val="24"/>
            </w:rPr>
            <w:delText>)</w:delText>
          </w:r>
        </w:del>
      </w:ins>
      <w:del w:id="619" w:author="Clayton Lamb" w:date="2023-08-18T07:43:00Z">
        <w:r w:rsidRPr="00366A3B" w:rsidDel="00DA3659">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w:t>
      </w:r>
      <w:ins w:id="620" w:author="Evgenia Dubman" w:date="2023-08-03T13:27:00Z">
        <w:r w:rsidR="00C2615A">
          <w:rPr>
            <w:rFonts w:ascii="Times New Roman" w:hAnsi="Times New Roman"/>
            <w:color w:val="000000" w:themeColor="text1"/>
            <w:sz w:val="24"/>
            <w:szCs w:val="24"/>
          </w:rPr>
          <w:t xml:space="preserve">Several studies have </w:t>
        </w:r>
      </w:ins>
      <w:ins w:id="621" w:author="Evgenia Dubman" w:date="2023-08-03T13:30:00Z">
        <w:r w:rsidR="00C2615A">
          <w:rPr>
            <w:rFonts w:ascii="Times New Roman" w:hAnsi="Times New Roman"/>
            <w:color w:val="000000" w:themeColor="text1"/>
            <w:sz w:val="24"/>
            <w:szCs w:val="24"/>
          </w:rPr>
          <w:t>identified the utility of using seru</w:t>
        </w:r>
      </w:ins>
      <w:ins w:id="622" w:author="Evgenia Dubman" w:date="2023-08-03T13:52:00Z">
        <w:r w:rsidR="0091336C">
          <w:rPr>
            <w:rFonts w:ascii="Times New Roman" w:hAnsi="Times New Roman"/>
            <w:color w:val="000000" w:themeColor="text1"/>
            <w:sz w:val="24"/>
            <w:szCs w:val="24"/>
          </w:rPr>
          <w:t>m</w:t>
        </w:r>
      </w:ins>
      <w:ins w:id="623" w:author="Evgenia Dubman" w:date="2023-08-03T13:30:00Z">
        <w:r w:rsidR="00C2615A">
          <w:rPr>
            <w:rFonts w:ascii="Times New Roman" w:hAnsi="Times New Roman"/>
            <w:color w:val="000000" w:themeColor="text1"/>
            <w:sz w:val="24"/>
            <w:szCs w:val="24"/>
          </w:rPr>
          <w:t xml:space="preserve"> haptoglobin concentrations </w:t>
        </w:r>
      </w:ins>
      <w:del w:id="624" w:author="Evgenia Dubman" w:date="2023-08-03T13:30:00Z">
        <w:r w:rsidRPr="00366A3B" w:rsidDel="00C2615A">
          <w:rPr>
            <w:rFonts w:ascii="Times New Roman" w:hAnsi="Times New Roman"/>
            <w:color w:val="000000" w:themeColor="text1"/>
            <w:sz w:val="24"/>
            <w:szCs w:val="24"/>
          </w:rPr>
          <w:delText xml:space="preserve">As such, serum haptoglobin levels can serve </w:delText>
        </w:r>
      </w:del>
      <w:r w:rsidRPr="00366A3B">
        <w:rPr>
          <w:rFonts w:ascii="Times New Roman" w:hAnsi="Times New Roman"/>
          <w:color w:val="000000" w:themeColor="text1"/>
          <w:sz w:val="24"/>
          <w:szCs w:val="24"/>
        </w:rPr>
        <w:t>as a</w:t>
      </w:r>
      <w:ins w:id="625" w:author="Evgenia Dubman" w:date="2023-08-03T13:34:00Z">
        <w:r w:rsidR="00C06D7D">
          <w:rPr>
            <w:rFonts w:ascii="Times New Roman" w:hAnsi="Times New Roman"/>
            <w:color w:val="000000" w:themeColor="text1"/>
            <w:sz w:val="24"/>
            <w:szCs w:val="24"/>
          </w:rPr>
          <w:t xml:space="preserve"> non-</w:t>
        </w:r>
        <w:r w:rsidR="00C06D7D" w:rsidRPr="00DA3659">
          <w:rPr>
            <w:rFonts w:ascii="Times New Roman" w:hAnsi="Times New Roman"/>
            <w:color w:val="000000" w:themeColor="text1"/>
            <w:sz w:val="24"/>
            <w:szCs w:val="24"/>
          </w:rPr>
          <w:t xml:space="preserve">specific </w:t>
        </w:r>
      </w:ins>
      <w:del w:id="626" w:author="Evgenia Dubman" w:date="2023-08-03T13:34:00Z">
        <w:r w:rsidRPr="00DA3659" w:rsidDel="00C06D7D">
          <w:rPr>
            <w:rFonts w:ascii="Times New Roman" w:hAnsi="Times New Roman"/>
            <w:color w:val="000000" w:themeColor="text1"/>
            <w:sz w:val="24"/>
            <w:szCs w:val="24"/>
          </w:rPr>
          <w:delText>n</w:delText>
        </w:r>
      </w:del>
      <w:r w:rsidRPr="00DA3659">
        <w:rPr>
          <w:rFonts w:ascii="Times New Roman" w:hAnsi="Times New Roman"/>
          <w:color w:val="000000" w:themeColor="text1"/>
          <w:sz w:val="24"/>
          <w:szCs w:val="24"/>
        </w:rPr>
        <w:t xml:space="preserve"> index of immune response in </w:t>
      </w:r>
      <w:ins w:id="627" w:author="Evgenia Dubman" w:date="2023-08-03T13:30:00Z">
        <w:r w:rsidR="00C2615A" w:rsidRPr="00DA3659">
          <w:rPr>
            <w:rFonts w:ascii="Times New Roman" w:hAnsi="Times New Roman"/>
            <w:color w:val="000000" w:themeColor="text1"/>
            <w:sz w:val="24"/>
            <w:szCs w:val="24"/>
          </w:rPr>
          <w:t xml:space="preserve"> </w:t>
        </w:r>
      </w:ins>
      <w:ins w:id="628" w:author="Evgenia Dubman" w:date="2023-08-03T13:53:00Z">
        <w:r w:rsidR="0091336C" w:rsidRPr="00DA3659">
          <w:rPr>
            <w:rFonts w:ascii="Times New Roman" w:hAnsi="Times New Roman"/>
            <w:color w:val="000000" w:themeColor="text1"/>
            <w:sz w:val="24"/>
            <w:szCs w:val="24"/>
          </w:rPr>
          <w:t>ungulates</w:t>
        </w:r>
      </w:ins>
      <w:del w:id="629" w:author="Evgenia Dubman" w:date="2023-08-03T13:30:00Z">
        <w:r w:rsidRPr="00DA3659" w:rsidDel="00C2615A">
          <w:rPr>
            <w:rFonts w:ascii="Times New Roman" w:hAnsi="Times New Roman"/>
            <w:color w:val="000000" w:themeColor="text1"/>
            <w:sz w:val="24"/>
            <w:szCs w:val="24"/>
          </w:rPr>
          <w:delText xml:space="preserve">ruminants </w:delText>
        </w:r>
      </w:del>
      <w:ins w:id="630" w:author="Evgenia Dubman" w:date="2023-08-03T13:34:00Z">
        <w:r w:rsidR="00C06D7D" w:rsidRPr="00DA3659">
          <w:rPr>
            <w:rFonts w:ascii="Times New Roman" w:hAnsi="Times New Roman"/>
            <w:color w:val="000000" w:themeColor="text1"/>
            <w:sz w:val="24"/>
            <w:szCs w:val="24"/>
          </w:rPr>
          <w:t xml:space="preserve">, including response to </w:t>
        </w:r>
      </w:ins>
      <w:ins w:id="631" w:author="Evgenia Dubman" w:date="2023-08-03T13:52:00Z">
        <w:r w:rsidR="0091336C" w:rsidRPr="00DA3659">
          <w:rPr>
            <w:rFonts w:ascii="Times New Roman" w:hAnsi="Times New Roman"/>
            <w:color w:val="000000" w:themeColor="text1"/>
            <w:sz w:val="24"/>
            <w:szCs w:val="24"/>
          </w:rPr>
          <w:t xml:space="preserve">tuberculosis in </w:t>
        </w:r>
      </w:ins>
      <w:ins w:id="632" w:author="Clayton Lamb" w:date="2023-08-18T07:45:00Z">
        <w:r w:rsidR="00DA3659" w:rsidRPr="00DA3659">
          <w:rPr>
            <w:rFonts w:ascii="Times New Roman" w:hAnsi="Times New Roman"/>
            <w:color w:val="212121"/>
            <w:sz w:val="24"/>
            <w:szCs w:val="24"/>
            <w:shd w:val="clear" w:color="auto" w:fill="FFFFFF"/>
            <w:rPrChange w:id="633" w:author="Clayton Lamb" w:date="2023-08-18T07:45:00Z">
              <w:rPr>
                <w:rFonts w:ascii="Segoe UI" w:hAnsi="Segoe UI" w:cs="Segoe UI"/>
                <w:color w:val="212121"/>
                <w:shd w:val="clear" w:color="auto" w:fill="FFFFFF"/>
              </w:rPr>
            </w:rPrChange>
          </w:rPr>
          <w:t>red deer (</w:t>
        </w:r>
        <w:r w:rsidR="00DA3659" w:rsidRPr="00DA3659">
          <w:rPr>
            <w:rFonts w:ascii="Times New Roman" w:hAnsi="Times New Roman"/>
            <w:i/>
            <w:iCs/>
            <w:color w:val="212121"/>
            <w:sz w:val="24"/>
            <w:szCs w:val="24"/>
            <w:shd w:val="clear" w:color="auto" w:fill="FFFFFF"/>
            <w:rPrChange w:id="634" w:author="Clayton Lamb" w:date="2023-08-18T07:45:00Z">
              <w:rPr>
                <w:rFonts w:ascii="Segoe UI" w:hAnsi="Segoe UI" w:cs="Segoe UI"/>
                <w:color w:val="212121"/>
                <w:shd w:val="clear" w:color="auto" w:fill="FFFFFF"/>
              </w:rPr>
            </w:rPrChange>
          </w:rPr>
          <w:t>Cervus elaphus</w:t>
        </w:r>
        <w:r w:rsidR="00DA3659" w:rsidRPr="00DA3659">
          <w:rPr>
            <w:rFonts w:ascii="Times New Roman" w:hAnsi="Times New Roman"/>
            <w:color w:val="212121"/>
            <w:sz w:val="24"/>
            <w:szCs w:val="24"/>
            <w:shd w:val="clear" w:color="auto" w:fill="FFFFFF"/>
            <w:rPrChange w:id="635" w:author="Clayton Lamb" w:date="2023-08-18T07:45:00Z">
              <w:rPr>
                <w:rFonts w:ascii="Segoe UI" w:hAnsi="Segoe UI" w:cs="Segoe UI"/>
                <w:color w:val="212121"/>
                <w:shd w:val="clear" w:color="auto" w:fill="FFFFFF"/>
              </w:rPr>
            </w:rPrChange>
          </w:rPr>
          <w:t>)</w:t>
        </w:r>
      </w:ins>
      <w:ins w:id="636" w:author="Evgenia Dubman" w:date="2023-08-03T13:52:00Z">
        <w:del w:id="637" w:author="Clayton Lamb" w:date="2023-08-18T07:45:00Z">
          <w:r w:rsidR="0091336C" w:rsidDel="00DA3659">
            <w:rPr>
              <w:rFonts w:ascii="Times New Roman" w:hAnsi="Times New Roman"/>
              <w:color w:val="000000" w:themeColor="text1"/>
              <w:sz w:val="24"/>
              <w:szCs w:val="24"/>
            </w:rPr>
            <w:delText>elk</w:delText>
          </w:r>
        </w:del>
        <w:r w:rsidR="0091336C">
          <w:rPr>
            <w:rFonts w:ascii="Times New Roman" w:hAnsi="Times New Roman"/>
            <w:color w:val="000000" w:themeColor="text1"/>
            <w:sz w:val="24"/>
            <w:szCs w:val="24"/>
          </w:rPr>
          <w:t xml:space="preserve"> </w:t>
        </w:r>
      </w:ins>
      <w:r w:rsidR="00DA3659">
        <w:rPr>
          <w:rFonts w:ascii="Times New Roman" w:hAnsi="Times New Roman"/>
          <w:color w:val="000000" w:themeColor="text1"/>
          <w:sz w:val="24"/>
          <w:szCs w:val="24"/>
        </w:rPr>
        <w:fldChar w:fldCharType="begin"/>
      </w:r>
      <w:r w:rsidR="00DA3659">
        <w:rPr>
          <w:rFonts w:ascii="Times New Roman" w:hAnsi="Times New Roman"/>
          <w:color w:val="000000" w:themeColor="text1"/>
          <w:sz w:val="24"/>
          <w:szCs w:val="24"/>
        </w:rPr>
        <w:instrText xml:space="preserve"> ADDIN ZOTERO_ITEM CSL_CITATION {"citationID":"5Yn3peES","properties":{"formattedCitation":"(Vicente et al. 2019)","plainCitation":"(Vicente et al. 2019)","noteIndex":0},"citationItems":[{"id":5519,"uris":["http://zotero.org/users/6749014/items/96KS976J"],"itemData":{"id":5519,"type":"article-journal","abstract":"The analysis of haptoglobin (Hp) serum concentration is a very sensitive, but non-specific, indicator of inflammation or infection. Methods to accurately diagnose infection in vivo in wildlife are usually constrained by low sensitivity due to the effects of stress on individual immune response and the challenging logistics of performing tests in the wild. Firstly, we sought to determine serum Hp concentration in red deer (Cervus elaphus) naturally infected with bovine tuberculosis (TB). Secondly, we assessed the complementary diagnostic value of serum Hp levels in conjunction with the cervical comparative skin test (CCT) performed in a subsample (n = 33). Serum Hp concentrations were significantly higher in TB-infected individuals (based on the presence of macroscopic lesions confirmed by culture) compared to those uninfected. In addition, serum Hp significantly changed with the type of animal handling, with captured and handled animals showing higher levels of Hp than hunted animals. Four out of 6 TB positive individuals that tested negative to the CCT (false negatives) showed Hp levels higher than the 95th percentile of healthy animals. These findings indicate that an acute phase response develops in animals with TB. In this paper, we demonstrate for the first time that an acute phase protein can provide a complementary assessment for specific diagnosis tests in wild species.","container-title":"Comparative Immunology, Microbiology and Infectious Diseases","DOI":"10.1016/j.cimid.2019.01.021","ISSN":"1878-1667","journalAbbreviation":"Comp Immunol Microbiol Infect Dis","language":"eng","note":"PMID: 31174696","page":"25-30","source":"PubMed","title":"Serum haptoglobin response in red deer naturally infected with tuberculosis","volume":"64","author":[{"family":"Vicente","given":"J."},{"family":"Martinez-Guijosa","given":"J."},{"family":"Tvarijonaviciute","given":"A."},{"family":"Fernandez-de Mera","given":"I. G."},{"family":"Gortazar","given":"C."},{"family":"Ceron","given":"J. J."},{"family":"Martinez-Subiela","given":"S."}],"issued":{"date-parts":[["2019",6]]}}}],"schema":"https://github.com/citation-style-language/schema/raw/master/csl-citation.json"} </w:instrText>
      </w:r>
      <w:r w:rsidR="00DA3659">
        <w:rPr>
          <w:rFonts w:ascii="Times New Roman" w:hAnsi="Times New Roman"/>
          <w:color w:val="000000" w:themeColor="text1"/>
          <w:sz w:val="24"/>
          <w:szCs w:val="24"/>
        </w:rPr>
        <w:fldChar w:fldCharType="separate"/>
      </w:r>
      <w:r w:rsidR="00DA3659">
        <w:rPr>
          <w:rFonts w:ascii="Times New Roman" w:hAnsi="Times New Roman"/>
          <w:noProof/>
          <w:color w:val="000000" w:themeColor="text1"/>
          <w:sz w:val="24"/>
          <w:szCs w:val="24"/>
        </w:rPr>
        <w:t>(Vicente et al. 2019)</w:t>
      </w:r>
      <w:r w:rsidR="00DA3659">
        <w:rPr>
          <w:rFonts w:ascii="Times New Roman" w:hAnsi="Times New Roman"/>
          <w:color w:val="000000" w:themeColor="text1"/>
          <w:sz w:val="24"/>
          <w:szCs w:val="24"/>
        </w:rPr>
        <w:fldChar w:fldCharType="end"/>
      </w:r>
      <w:ins w:id="638" w:author="Clayton Lamb" w:date="2023-08-18T07:46:00Z">
        <w:r w:rsidR="00DA3659">
          <w:rPr>
            <w:rFonts w:ascii="Times New Roman" w:hAnsi="Times New Roman"/>
            <w:color w:val="000000" w:themeColor="text1"/>
            <w:sz w:val="24"/>
            <w:szCs w:val="24"/>
          </w:rPr>
          <w:t>, and</w:t>
        </w:r>
      </w:ins>
      <w:ins w:id="639" w:author="Evgenia Dubman" w:date="2023-08-03T13:52:00Z">
        <w:del w:id="640" w:author="Clayton Lamb" w:date="2023-08-18T07:44:00Z">
          <w:r w:rsidR="0091336C" w:rsidDel="00DA3659">
            <w:rPr>
              <w:rFonts w:ascii="Times New Roman" w:hAnsi="Times New Roman"/>
              <w:color w:val="000000" w:themeColor="text1"/>
              <w:sz w:val="24"/>
              <w:szCs w:val="24"/>
            </w:rPr>
            <w:delText>(</w:delText>
          </w:r>
          <w:commentRangeStart w:id="641"/>
          <w:r w:rsidR="0091336C" w:rsidDel="00DA3659">
            <w:rPr>
              <w:rFonts w:ascii="Times New Roman" w:hAnsi="Times New Roman"/>
              <w:color w:val="000000" w:themeColor="text1"/>
              <w:sz w:val="24"/>
              <w:szCs w:val="24"/>
            </w:rPr>
            <w:delText>Vicente at al. 2019</w:delText>
          </w:r>
        </w:del>
      </w:ins>
      <w:commentRangeEnd w:id="641"/>
      <w:ins w:id="642" w:author="Evgenia Dubman" w:date="2023-08-03T13:53:00Z">
        <w:del w:id="643" w:author="Clayton Lamb" w:date="2023-08-18T07:44:00Z">
          <w:r w:rsidR="0091336C" w:rsidDel="00DA3659">
            <w:rPr>
              <w:rStyle w:val="CommentReference"/>
            </w:rPr>
            <w:commentReference w:id="641"/>
          </w:r>
        </w:del>
      </w:ins>
      <w:ins w:id="644" w:author="Evgenia Dubman" w:date="2023-08-03T13:52:00Z">
        <w:del w:id="645" w:author="Clayton Lamb" w:date="2023-08-18T07:44:00Z">
          <w:r w:rsidR="0091336C" w:rsidDel="00DA3659">
            <w:rPr>
              <w:rFonts w:ascii="Times New Roman" w:hAnsi="Times New Roman"/>
              <w:color w:val="000000" w:themeColor="text1"/>
              <w:sz w:val="24"/>
              <w:szCs w:val="24"/>
            </w:rPr>
            <w:delText>)</w:delText>
          </w:r>
        </w:del>
      </w:ins>
      <w:ins w:id="646" w:author="Evgenia Dubman" w:date="2023-08-03T13:53:00Z">
        <w:del w:id="647" w:author="Clayton Lamb" w:date="2023-08-18T07:44:00Z">
          <w:r w:rsidR="0091336C" w:rsidDel="00DA3659">
            <w:rPr>
              <w:rFonts w:ascii="Times New Roman" w:hAnsi="Times New Roman"/>
              <w:color w:val="000000" w:themeColor="text1"/>
              <w:sz w:val="24"/>
              <w:szCs w:val="24"/>
            </w:rPr>
            <w:delText>,</w:delText>
          </w:r>
        </w:del>
      </w:ins>
      <w:ins w:id="648" w:author="Evgenia Dubman" w:date="2023-08-03T13:55:00Z">
        <w:r w:rsidR="009D7436">
          <w:rPr>
            <w:rFonts w:ascii="Times New Roman" w:hAnsi="Times New Roman"/>
            <w:color w:val="000000" w:themeColor="text1"/>
            <w:sz w:val="24"/>
            <w:szCs w:val="24"/>
          </w:rPr>
          <w:t xml:space="preserve"> injury </w:t>
        </w:r>
        <w:r w:rsidR="009D7436" w:rsidRPr="00CE3BB1">
          <w:rPr>
            <w:rFonts w:ascii="Times New Roman" w:hAnsi="Times New Roman"/>
            <w:color w:val="000000" w:themeColor="text1"/>
            <w:sz w:val="24"/>
            <w:szCs w:val="24"/>
          </w:rPr>
          <w:t xml:space="preserve">in </w:t>
        </w:r>
      </w:ins>
      <w:ins w:id="649" w:author="Clayton Lamb" w:date="2023-08-18T07:47:00Z">
        <w:r w:rsidR="00CE3BB1" w:rsidRPr="00CE3BB1">
          <w:rPr>
            <w:rFonts w:ascii="Times New Roman" w:hAnsi="Times New Roman"/>
            <w:sz w:val="24"/>
            <w:szCs w:val="24"/>
            <w:rPrChange w:id="650" w:author="Clayton Lamb" w:date="2023-08-18T07:47:00Z">
              <w:rPr/>
            </w:rPrChange>
          </w:rPr>
          <w:t>African elephants (</w:t>
        </w:r>
        <w:r w:rsidR="00CE3BB1" w:rsidRPr="00CE3BB1">
          <w:rPr>
            <w:rFonts w:ascii="Times New Roman" w:hAnsi="Times New Roman"/>
            <w:i/>
            <w:iCs/>
            <w:sz w:val="24"/>
            <w:szCs w:val="24"/>
            <w:rPrChange w:id="651" w:author="Clayton Lamb" w:date="2023-08-18T07:47:00Z">
              <w:rPr/>
            </w:rPrChange>
          </w:rPr>
          <w:t xml:space="preserve">Loxodonta </w:t>
        </w:r>
        <w:proofErr w:type="spellStart"/>
        <w:r w:rsidR="00CE3BB1" w:rsidRPr="00CE3BB1">
          <w:rPr>
            <w:rFonts w:ascii="Times New Roman" w:hAnsi="Times New Roman"/>
            <w:i/>
            <w:iCs/>
            <w:sz w:val="24"/>
            <w:szCs w:val="24"/>
            <w:rPrChange w:id="652" w:author="Clayton Lamb" w:date="2023-08-18T07:47:00Z">
              <w:rPr/>
            </w:rPrChange>
          </w:rPr>
          <w:t>africana</w:t>
        </w:r>
        <w:proofErr w:type="spellEnd"/>
        <w:r w:rsidR="00CE3BB1" w:rsidRPr="00CE3BB1">
          <w:rPr>
            <w:rFonts w:ascii="Times New Roman" w:hAnsi="Times New Roman"/>
            <w:sz w:val="24"/>
            <w:szCs w:val="24"/>
            <w:rPrChange w:id="653" w:author="Clayton Lamb" w:date="2023-08-18T07:47:00Z">
              <w:rPr/>
            </w:rPrChange>
          </w:rPr>
          <w:t>)</w:t>
        </w:r>
        <w:r w:rsidR="00CE3BB1" w:rsidDel="00CE3BB1">
          <w:rPr>
            <w:rFonts w:ascii="Times New Roman" w:hAnsi="Times New Roman"/>
            <w:color w:val="000000" w:themeColor="text1"/>
            <w:sz w:val="24"/>
            <w:szCs w:val="24"/>
          </w:rPr>
          <w:t xml:space="preserve"> </w:t>
        </w:r>
      </w:ins>
      <w:ins w:id="654" w:author="Evgenia Dubman" w:date="2023-08-03T13:55:00Z">
        <w:del w:id="655" w:author="Clayton Lamb" w:date="2023-08-18T07:47:00Z">
          <w:r w:rsidR="009D7436" w:rsidDel="00CE3BB1">
            <w:rPr>
              <w:rFonts w:ascii="Times New Roman" w:hAnsi="Times New Roman"/>
              <w:color w:val="000000" w:themeColor="text1"/>
              <w:sz w:val="24"/>
              <w:szCs w:val="24"/>
            </w:rPr>
            <w:delText>African elep</w:delText>
          </w:r>
        </w:del>
      </w:ins>
      <w:ins w:id="656" w:author="Evgenia Dubman" w:date="2023-08-03T13:56:00Z">
        <w:del w:id="657" w:author="Clayton Lamb" w:date="2023-08-18T07:47:00Z">
          <w:r w:rsidR="009D7436" w:rsidDel="00CE3BB1">
            <w:rPr>
              <w:rFonts w:ascii="Times New Roman" w:hAnsi="Times New Roman"/>
              <w:color w:val="000000" w:themeColor="text1"/>
              <w:sz w:val="24"/>
              <w:szCs w:val="24"/>
            </w:rPr>
            <w:delText xml:space="preserve">hants </w:delText>
          </w:r>
        </w:del>
      </w:ins>
      <w:r w:rsidR="00CE3BB1">
        <w:rPr>
          <w:rFonts w:ascii="Times New Roman" w:hAnsi="Times New Roman"/>
          <w:color w:val="000000" w:themeColor="text1"/>
          <w:sz w:val="24"/>
          <w:szCs w:val="24"/>
        </w:rPr>
        <w:fldChar w:fldCharType="begin"/>
      </w:r>
      <w:r w:rsidR="00CE3BB1">
        <w:rPr>
          <w:rFonts w:ascii="Times New Roman" w:hAnsi="Times New Roman"/>
          <w:color w:val="000000" w:themeColor="text1"/>
          <w:sz w:val="24"/>
          <w:szCs w:val="24"/>
        </w:rPr>
        <w:instrText xml:space="preserve"> ADDIN ZOTERO_ITEM CSL_CITATION {"citationID":"SGlPPjTb","properties":{"formattedCitation":"(Steyrer et al. 2023)","plainCitation":"(Steyrer et al. 2023)","noteIndex":0},"citationItems":[{"id":5521,"uris":["http://zotero.org/users/6749014/items/KMAYZ6TD"],"itemData":{"id":5521,"type":"article-journal","abstract":"INTRODUCTION: Acute phase reactants (APRs) have not been investigated in free-living African elephants (Loxodonta africana), and there is little information about negative APRs albumin and serum iron in elephants.\nOBJECTIVES: We aimed to generate reference intervals (RIs) for APRs for free-living African elephants, and to determine the diagnostic performance of APRs in apparently healthy elephants and elephants with inflammatory lesions.\nMETHODS: Stored serum samples from 49 apparently healthy and 16 injured free-living elephants were used. The following APRs and methods were included: albumin, bromocresol green; haptoglobin, colorimetric assay; serum amyloid A (SAA), multispecies immunoturbidometric assay, and serum iron with ferrozine method. Reference intervals were generated using the nonparametric method. Indices of diagnostic accuracy were determined by receiver-operator characteristic (ROC) curve analysis.\nRESULTS: Reference intervals were: albumin 41-55 g/L, haptoglobin 0.16-3.51 g/L, SAA &lt; 10 mg/L, and serum iron 8.60-16.99 μmol/L. Serum iron and albumin concentrations were lower and haptoglobin and SAA concentrations were higher in the injured group. Serum iron had the best ability to predict health or inflammation, followed by haptoglobin, SAA, and albumin, with the area under the ROC curve ranging from 0.88-0.93.\nCONCLUSIONS: SAA concentrations were lower in healthy African vs Asian elephants, and species-specific RIs should be used. Serum iron was determined to be a diagnostically useful negative APR which should be added to APR panels for elephants.","container-title":"Veterinary Clinical Pathology","DOI":"10.1111/vcp.13197","ISSN":"1939-165X","journalAbbreviation":"Vet Clin Pathol","language":"eng","note":"PMID: 36303463","page":"75-86","source":"PubMed","title":"Markers of inflammation in free-living African elephants (Loxodonta africana): Reference intervals and diagnostic performance of acute phase reactants","title-short":"Markers of inflammation in free-living African elephants (Loxodonta africana)","volume":"52 Suppl 1","author":[{"family":"Steyrer","given":"Christine"},{"family":"Miller","given":"Michele"},{"family":"Hewlett","given":"Jennie"},{"family":"Buss","given":"Peter"},{"family":"Hooijberg","given":"Emma H."}],"issued":{"date-parts":[["2023",2]]}}}],"schema":"https://github.com/citation-style-language/schema/raw/master/csl-citation.json"} </w:instrText>
      </w:r>
      <w:r w:rsidR="00CE3BB1">
        <w:rPr>
          <w:rFonts w:ascii="Times New Roman" w:hAnsi="Times New Roman"/>
          <w:color w:val="000000" w:themeColor="text1"/>
          <w:sz w:val="24"/>
          <w:szCs w:val="24"/>
        </w:rPr>
        <w:fldChar w:fldCharType="separate"/>
      </w:r>
      <w:r w:rsidR="00CE3BB1">
        <w:rPr>
          <w:rFonts w:ascii="Times New Roman" w:hAnsi="Times New Roman"/>
          <w:noProof/>
          <w:color w:val="000000" w:themeColor="text1"/>
          <w:sz w:val="24"/>
          <w:szCs w:val="24"/>
        </w:rPr>
        <w:t>(Steyrer et al. 2023)</w:t>
      </w:r>
      <w:r w:rsidR="00CE3BB1">
        <w:rPr>
          <w:rFonts w:ascii="Times New Roman" w:hAnsi="Times New Roman"/>
          <w:color w:val="000000" w:themeColor="text1"/>
          <w:sz w:val="24"/>
          <w:szCs w:val="24"/>
        </w:rPr>
        <w:fldChar w:fldCharType="end"/>
      </w:r>
      <w:ins w:id="658" w:author="Clayton Lamb" w:date="2023-08-18T07:48:00Z">
        <w:r w:rsidR="00CE3BB1">
          <w:rPr>
            <w:rFonts w:ascii="Times New Roman" w:hAnsi="Times New Roman"/>
            <w:color w:val="000000" w:themeColor="text1"/>
            <w:sz w:val="24"/>
            <w:szCs w:val="24"/>
          </w:rPr>
          <w:t xml:space="preserve">. </w:t>
        </w:r>
      </w:ins>
      <w:ins w:id="659" w:author="Evgenia Dubman" w:date="2023-08-03T13:56:00Z">
        <w:del w:id="660" w:author="Clayton Lamb" w:date="2023-08-18T07:47:00Z">
          <w:r w:rsidR="009D7436" w:rsidDel="00CE3BB1">
            <w:rPr>
              <w:rFonts w:ascii="Times New Roman" w:hAnsi="Times New Roman"/>
              <w:color w:val="000000" w:themeColor="text1"/>
              <w:sz w:val="24"/>
              <w:szCs w:val="24"/>
            </w:rPr>
            <w:delText>(</w:delText>
          </w:r>
          <w:commentRangeStart w:id="661"/>
          <w:r w:rsidR="009D7436" w:rsidDel="00CE3BB1">
            <w:rPr>
              <w:rFonts w:ascii="Times New Roman" w:hAnsi="Times New Roman"/>
              <w:color w:val="000000" w:themeColor="text1"/>
              <w:sz w:val="24"/>
              <w:szCs w:val="24"/>
            </w:rPr>
            <w:delText>Steyrer et al. 2023</w:delText>
          </w:r>
          <w:commentRangeEnd w:id="661"/>
          <w:r w:rsidR="009D7436" w:rsidDel="00CE3BB1">
            <w:rPr>
              <w:rStyle w:val="CommentReference"/>
            </w:rPr>
            <w:commentReference w:id="661"/>
          </w:r>
          <w:r w:rsidR="009D7436" w:rsidDel="00CE3BB1">
            <w:rPr>
              <w:rFonts w:ascii="Times New Roman" w:hAnsi="Times New Roman"/>
              <w:color w:val="000000" w:themeColor="text1"/>
              <w:sz w:val="24"/>
              <w:szCs w:val="24"/>
            </w:rPr>
            <w:delText>)</w:delText>
          </w:r>
        </w:del>
        <w:del w:id="662" w:author="Clayton Lamb" w:date="2023-08-18T07:46:00Z">
          <w:r w:rsidR="009D7436" w:rsidDel="00DA3659">
            <w:rPr>
              <w:rFonts w:ascii="Times New Roman" w:hAnsi="Times New Roman"/>
              <w:color w:val="000000" w:themeColor="text1"/>
              <w:sz w:val="24"/>
              <w:szCs w:val="24"/>
            </w:rPr>
            <w:delText>,</w:delText>
          </w:r>
        </w:del>
      </w:ins>
      <w:ins w:id="663" w:author="Evgenia Dubman" w:date="2023-08-03T13:53:00Z">
        <w:del w:id="664" w:author="Clayton Lamb" w:date="2023-08-18T07:46:00Z">
          <w:r w:rsidR="0091336C" w:rsidDel="00DA3659">
            <w:rPr>
              <w:rFonts w:ascii="Times New Roman" w:hAnsi="Times New Roman"/>
              <w:color w:val="000000" w:themeColor="text1"/>
              <w:sz w:val="24"/>
              <w:szCs w:val="24"/>
            </w:rPr>
            <w:delText xml:space="preserve"> and </w:delText>
          </w:r>
        </w:del>
      </w:ins>
      <w:ins w:id="665" w:author="Evgenia Dubman" w:date="2023-08-03T14:04:00Z">
        <w:del w:id="666" w:author="Clayton Lamb" w:date="2023-08-18T07:46:00Z">
          <w:r w:rsidR="00DF127A" w:rsidDel="00DA3659">
            <w:rPr>
              <w:rFonts w:ascii="Times New Roman" w:hAnsi="Times New Roman"/>
              <w:color w:val="000000" w:themeColor="text1"/>
              <w:sz w:val="24"/>
              <w:szCs w:val="24"/>
            </w:rPr>
            <w:delText>bovine viral di</w:delText>
          </w:r>
        </w:del>
      </w:ins>
      <w:ins w:id="667" w:author="Evgenia Dubman" w:date="2023-08-03T14:05:00Z">
        <w:del w:id="668" w:author="Clayton Lamb" w:date="2023-08-18T07:46:00Z">
          <w:r w:rsidR="00DF127A" w:rsidDel="00DA3659">
            <w:rPr>
              <w:rFonts w:ascii="Times New Roman" w:hAnsi="Times New Roman"/>
              <w:color w:val="000000" w:themeColor="text1"/>
              <w:sz w:val="24"/>
              <w:szCs w:val="24"/>
            </w:rPr>
            <w:delText>arrhea in cattle (</w:delText>
          </w:r>
          <w:commentRangeStart w:id="669"/>
          <w:r w:rsidR="00DF127A" w:rsidDel="00DA3659">
            <w:rPr>
              <w:rFonts w:ascii="Times New Roman" w:hAnsi="Times New Roman"/>
              <w:color w:val="000000" w:themeColor="text1"/>
              <w:sz w:val="24"/>
              <w:szCs w:val="24"/>
            </w:rPr>
            <w:delText>Ulutas et al. 2011</w:delText>
          </w:r>
        </w:del>
      </w:ins>
      <w:commentRangeEnd w:id="669"/>
      <w:ins w:id="670" w:author="Evgenia Dubman" w:date="2023-08-03T14:16:00Z">
        <w:del w:id="671" w:author="Clayton Lamb" w:date="2023-08-18T07:46:00Z">
          <w:r w:rsidR="00342829" w:rsidDel="00DA3659">
            <w:rPr>
              <w:rStyle w:val="CommentReference"/>
            </w:rPr>
            <w:commentReference w:id="669"/>
          </w:r>
        </w:del>
      </w:ins>
      <w:ins w:id="672" w:author="Evgenia Dubman" w:date="2023-08-03T14:05:00Z">
        <w:del w:id="673" w:author="Clayton Lamb" w:date="2023-08-18T07:46:00Z">
          <w:r w:rsidR="00DF127A" w:rsidDel="00DA3659">
            <w:rPr>
              <w:rFonts w:ascii="Times New Roman" w:hAnsi="Times New Roman"/>
              <w:color w:val="000000" w:themeColor="text1"/>
              <w:sz w:val="24"/>
              <w:szCs w:val="24"/>
            </w:rPr>
            <w:delText xml:space="preserve">). </w:delText>
          </w:r>
        </w:del>
        <w:r w:rsidR="00DF127A">
          <w:rPr>
            <w:rFonts w:ascii="Times New Roman" w:hAnsi="Times New Roman"/>
            <w:color w:val="000000" w:themeColor="text1"/>
            <w:sz w:val="24"/>
            <w:szCs w:val="24"/>
          </w:rPr>
          <w:t xml:space="preserve">As such, we tested for haptoglobin concentration in the serum of all captured </w:t>
        </w:r>
      </w:ins>
      <w:ins w:id="674" w:author="Evgenia Dubman" w:date="2023-08-03T14:14:00Z">
        <w:r w:rsidR="00DF127A">
          <w:rPr>
            <w:rFonts w:ascii="Times New Roman" w:hAnsi="Times New Roman"/>
            <w:color w:val="000000" w:themeColor="text1"/>
            <w:sz w:val="24"/>
            <w:szCs w:val="24"/>
          </w:rPr>
          <w:t>adult females</w:t>
        </w:r>
      </w:ins>
      <w:ins w:id="675" w:author="Evgenia Dubman" w:date="2023-08-03T14:05:00Z">
        <w:r w:rsidR="00DF127A">
          <w:rPr>
            <w:rFonts w:ascii="Times New Roman" w:hAnsi="Times New Roman"/>
            <w:color w:val="000000" w:themeColor="text1"/>
            <w:sz w:val="24"/>
            <w:szCs w:val="24"/>
          </w:rPr>
          <w:t xml:space="preserve"> to </w:t>
        </w:r>
      </w:ins>
      <w:ins w:id="676" w:author="Evgenia Dubman" w:date="2023-08-03T14:06:00Z">
        <w:r w:rsidR="00DF127A">
          <w:rPr>
            <w:rFonts w:ascii="Times New Roman" w:hAnsi="Times New Roman"/>
            <w:color w:val="000000" w:themeColor="text1"/>
            <w:sz w:val="24"/>
            <w:szCs w:val="24"/>
          </w:rPr>
          <w:t xml:space="preserve">screen for heightened immune response to </w:t>
        </w:r>
      </w:ins>
      <w:ins w:id="677" w:author="Evgenia Dubman" w:date="2023-08-03T14:15:00Z">
        <w:r w:rsidR="00342829">
          <w:rPr>
            <w:rFonts w:ascii="Times New Roman" w:hAnsi="Times New Roman"/>
            <w:color w:val="000000" w:themeColor="text1"/>
            <w:sz w:val="24"/>
            <w:szCs w:val="24"/>
          </w:rPr>
          <w:t xml:space="preserve">health </w:t>
        </w:r>
      </w:ins>
      <w:ins w:id="678" w:author="Evgenia Dubman" w:date="2023-08-03T14:06:00Z">
        <w:r w:rsidR="00DF127A">
          <w:rPr>
            <w:rFonts w:ascii="Times New Roman" w:hAnsi="Times New Roman"/>
            <w:color w:val="000000" w:themeColor="text1"/>
            <w:sz w:val="24"/>
            <w:szCs w:val="24"/>
          </w:rPr>
          <w:t>stressors</w:t>
        </w:r>
      </w:ins>
      <w:ins w:id="679" w:author="Evgenia Dubman" w:date="2023-08-03T14:15:00Z">
        <w:r w:rsidR="00342829">
          <w:rPr>
            <w:rFonts w:ascii="Times New Roman" w:hAnsi="Times New Roman"/>
            <w:color w:val="000000" w:themeColor="text1"/>
            <w:sz w:val="24"/>
            <w:szCs w:val="24"/>
          </w:rPr>
          <w:t xml:space="preserve"> .</w:t>
        </w:r>
      </w:ins>
      <w:del w:id="680" w:author="Evgenia Dubman" w:date="2023-08-03T14:15:00Z">
        <w:r w:rsidR="00977CEA" w:rsidRPr="00366A3B" w:rsidDel="00342829">
          <w:rPr>
            <w:rFonts w:ascii="Times New Roman" w:hAnsi="Times New Roman"/>
            <w:color w:val="000000" w:themeColor="text1"/>
            <w:sz w:val="24"/>
            <w:szCs w:val="24"/>
          </w:rPr>
          <w:fldChar w:fldCharType="begin"/>
        </w:r>
        <w:r w:rsidR="00F652B2" w:rsidRPr="00366A3B" w:rsidDel="00342829">
          <w:rPr>
            <w:rFonts w:ascii="Times New Roman" w:hAnsi="Times New Roman"/>
            <w:color w:val="000000" w:themeColor="text1"/>
            <w:sz w:val="24"/>
            <w:szCs w:val="24"/>
          </w:rPr>
          <w:delInstrText xml:space="preserve"> ADDIN ZOTERO_ITEM CSL_CITATION {"citationID":"Q98Kr2To","properties":{"formattedCitation":"(Bondo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delInstrText>
        </w:r>
        <w:r w:rsidR="00977CEA" w:rsidRPr="00366A3B" w:rsidDel="00342829">
          <w:rPr>
            <w:rFonts w:ascii="Times New Roman" w:hAnsi="Times New Roman"/>
            <w:color w:val="000000" w:themeColor="text1"/>
            <w:sz w:val="24"/>
            <w:szCs w:val="24"/>
          </w:rPr>
          <w:fldChar w:fldCharType="separate"/>
        </w:r>
        <w:r w:rsidR="00E45298" w:rsidRPr="00366A3B" w:rsidDel="00342829">
          <w:rPr>
            <w:rFonts w:ascii="Times New Roman" w:hAnsi="Times New Roman"/>
            <w:noProof/>
            <w:color w:val="000000" w:themeColor="text1"/>
            <w:sz w:val="24"/>
            <w:szCs w:val="24"/>
          </w:rPr>
          <w:delText>(Bondo et al. 2019)</w:delText>
        </w:r>
        <w:r w:rsidR="00977CEA" w:rsidRPr="00366A3B" w:rsidDel="00342829">
          <w:rPr>
            <w:rFonts w:ascii="Times New Roman" w:hAnsi="Times New Roman"/>
            <w:color w:val="000000" w:themeColor="text1"/>
            <w:sz w:val="24"/>
            <w:szCs w:val="24"/>
          </w:rPr>
          <w:fldChar w:fldCharType="end"/>
        </w:r>
        <w:r w:rsidRPr="00366A3B" w:rsidDel="00342829">
          <w:rPr>
            <w:rFonts w:ascii="Times New Roman" w:hAnsi="Times New Roman"/>
            <w:color w:val="000000" w:themeColor="text1"/>
            <w:sz w:val="24"/>
            <w:szCs w:val="24"/>
          </w:rPr>
          <w:delText>.</w:delText>
        </w:r>
      </w:del>
      <w:ins w:id="681" w:author="Evgenia Dubman" w:date="2023-08-03T14:15:00Z">
        <w:r w:rsidR="00342829">
          <w:rPr>
            <w:rFonts w:ascii="Times New Roman" w:hAnsi="Times New Roman"/>
            <w:color w:val="000000" w:themeColor="text1"/>
            <w:sz w:val="24"/>
            <w:szCs w:val="24"/>
          </w:rPr>
          <w:t xml:space="preserve"> </w:t>
        </w:r>
      </w:ins>
    </w:p>
    <w:p w14:paraId="3C91B9A6" w14:textId="6761717F" w:rsidR="005B299F" w:rsidRPr="00366A3B" w:rsidRDefault="005B299F"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Stress</w:t>
      </w:r>
    </w:p>
    <w:p w14:paraId="194B3F64" w14:textId="5FF63781" w:rsidR="0039274A" w:rsidRDefault="00FE698B" w:rsidP="00396B35">
      <w:pPr>
        <w:pStyle w:val="BodyText"/>
        <w:spacing w:line="480" w:lineRule="auto"/>
        <w:ind w:firstLine="360"/>
        <w:jc w:val="left"/>
        <w:rPr>
          <w:ins w:id="682" w:author="Evgenia Dubman" w:date="2023-08-02T15:07:00Z"/>
          <w:rFonts w:ascii="Times New Roman" w:eastAsia="Calibri" w:hAnsi="Times New Roman"/>
          <w:sz w:val="24"/>
          <w:szCs w:val="24"/>
        </w:rPr>
      </w:pPr>
      <w:bookmarkStart w:id="683" w:name="_Hlk100754432"/>
      <w:r w:rsidRPr="00366A3B">
        <w:rPr>
          <w:rFonts w:ascii="Times New Roman" w:eastAsia="Calibri" w:hAnsi="Times New Roman"/>
          <w:sz w:val="24"/>
          <w:szCs w:val="24"/>
        </w:rPr>
        <w:t>Glucocorticoids, released in response to stressors through activation of the hypothalamic-pituitary-adrenal</w:t>
      </w:r>
      <w:r w:rsidR="00643112" w:rsidRPr="00366A3B">
        <w:rPr>
          <w:rFonts w:ascii="Times New Roman" w:eastAsia="Calibri" w:hAnsi="Times New Roman"/>
          <w:sz w:val="24"/>
          <w:szCs w:val="24"/>
        </w:rPr>
        <w:t xml:space="preserve"> (HPA)</w:t>
      </w:r>
      <w:r w:rsidRPr="00366A3B">
        <w:rPr>
          <w:rFonts w:ascii="Times New Roman" w:eastAsia="Calibri" w:hAnsi="Times New Roman"/>
          <w:sz w:val="24"/>
          <w:szCs w:val="24"/>
        </w:rPr>
        <w:t xml:space="preserve"> axis, </w:t>
      </w:r>
      <w:r w:rsidR="00B92582" w:rsidRPr="00366A3B">
        <w:rPr>
          <w:rFonts w:ascii="Times New Roman" w:eastAsia="Calibri" w:hAnsi="Times New Roman"/>
          <w:sz w:val="24"/>
          <w:szCs w:val="24"/>
        </w:rPr>
        <w:t xml:space="preserve">are frequently used to quantify physiological stress in animals and can be measured through various </w:t>
      </w:r>
      <w:r w:rsidR="00346766" w:rsidRPr="00366A3B">
        <w:rPr>
          <w:rFonts w:ascii="Times New Roman" w:eastAsia="Calibri" w:hAnsi="Times New Roman"/>
          <w:sz w:val="24"/>
          <w:szCs w:val="24"/>
        </w:rPr>
        <w:t xml:space="preserve">biological media </w:t>
      </w:r>
      <w:r w:rsidR="00B92582" w:rsidRPr="00366A3B">
        <w:rPr>
          <w:rFonts w:ascii="Times New Roman" w:eastAsia="Calibri" w:hAnsi="Times New Roman"/>
          <w:sz w:val="24"/>
          <w:szCs w:val="24"/>
        </w:rPr>
        <w:t xml:space="preserve">(i.e., blood, </w:t>
      </w:r>
      <w:r w:rsidR="00B92582" w:rsidRPr="00366A3B">
        <w:rPr>
          <w:rFonts w:ascii="Times New Roman" w:eastAsia="Calibri" w:hAnsi="Times New Roman"/>
          <w:sz w:val="24"/>
          <w:szCs w:val="24"/>
        </w:rPr>
        <w:lastRenderedPageBreak/>
        <w:t xml:space="preserve">saliva, feces, urine, hair) </w:t>
      </w:r>
      <w:r w:rsidR="005065CE" w:rsidRPr="00366A3B">
        <w:rPr>
          <w:rFonts w:ascii="Times New Roman" w:eastAsia="Calibri" w:hAnsi="Times New Roman"/>
          <w:sz w:val="24"/>
          <w:szCs w:val="24"/>
        </w:rPr>
        <w:fldChar w:fldCharType="begin"/>
      </w:r>
      <w:r w:rsidR="00F652B2" w:rsidRPr="00366A3B">
        <w:rPr>
          <w:rFonts w:ascii="Times New Roman" w:eastAsia="Calibri" w:hAnsi="Times New Roman"/>
          <w:sz w:val="24"/>
          <w:szCs w:val="24"/>
        </w:rPr>
        <w:instrText xml:space="preserve"> ADDIN ZOTERO_ITEM CSL_CITATION {"citationID":"1dTXY1od","properties":{"formattedCitation":"(Sheriff et al. 2011)","plainCitation":"(Sheriff et al. 2011)","noteIndex":0},"citationItems":[{"id":6,"uris":["http://zotero.org/users/6749014/items/WEU3TNA5"],"itemData":{"id":6,"type":"article-journal","container-title":"Oecologia","DOI":"10.1007/s00442-011-1907-2","ISSN":"0029-8549, 1432-1939","issue":"3","journalAbbreviation":"Oecologia","language":"en","page":"593-605","source":"DOI.org (Crossref)","title":"From process to pattern: how fluctuating predation risk impacts the stress axis of snowshoe hares during the 10-year cycle","title-short":"From process to pattern","volume":"166","author":[{"family":"Sheriff","given":"Michael J."},{"family":"Krebs","given":"Charles J."},{"family":"Boonstra","given":"Rudy"}],"issued":{"date-parts":[["2011",7]]}}}],"schema":"https://github.com/citation-style-language/schema/raw/master/csl-citation.json"} </w:instrText>
      </w:r>
      <w:r w:rsidR="005065CE" w:rsidRPr="00366A3B">
        <w:rPr>
          <w:rFonts w:ascii="Times New Roman" w:eastAsia="Calibri" w:hAnsi="Times New Roman"/>
          <w:sz w:val="24"/>
          <w:szCs w:val="24"/>
        </w:rPr>
        <w:fldChar w:fldCharType="separate"/>
      </w:r>
      <w:r w:rsidR="00E45298" w:rsidRPr="00366A3B">
        <w:rPr>
          <w:rFonts w:ascii="Times New Roman" w:eastAsia="Calibri" w:hAnsi="Times New Roman"/>
          <w:noProof/>
          <w:sz w:val="24"/>
          <w:szCs w:val="24"/>
        </w:rPr>
        <w:t>(Sheriff et al. 2011)</w:t>
      </w:r>
      <w:r w:rsidR="005065CE" w:rsidRPr="00366A3B">
        <w:rPr>
          <w:rFonts w:ascii="Times New Roman" w:eastAsia="Calibri" w:hAnsi="Times New Roman"/>
          <w:sz w:val="24"/>
          <w:szCs w:val="24"/>
        </w:rPr>
        <w:fldChar w:fldCharType="end"/>
      </w:r>
      <w:r w:rsidR="00B92582" w:rsidRPr="00366A3B">
        <w:rPr>
          <w:rFonts w:ascii="Times New Roman" w:eastAsia="Calibri" w:hAnsi="Times New Roman"/>
          <w:sz w:val="24"/>
          <w:szCs w:val="24"/>
        </w:rPr>
        <w:t>.</w:t>
      </w:r>
      <w:bookmarkEnd w:id="683"/>
      <w:ins w:id="684" w:author="Evgenia Dubman" w:date="2023-08-03T14:45:00Z">
        <w:r w:rsidR="008B7713">
          <w:rPr>
            <w:rFonts w:ascii="Times New Roman" w:eastAsia="Calibri" w:hAnsi="Times New Roman"/>
            <w:sz w:val="24"/>
            <w:szCs w:val="24"/>
          </w:rPr>
          <w:t xml:space="preserve"> Besides their </w:t>
        </w:r>
      </w:ins>
      <w:ins w:id="685" w:author="Evgenia Dubman" w:date="2023-08-03T14:46:00Z">
        <w:r w:rsidR="008B7713">
          <w:rPr>
            <w:rFonts w:ascii="Times New Roman" w:eastAsia="Calibri" w:hAnsi="Times New Roman"/>
            <w:sz w:val="24"/>
            <w:szCs w:val="24"/>
          </w:rPr>
          <w:t>use</w:t>
        </w:r>
      </w:ins>
      <w:ins w:id="686" w:author="Evgenia Dubman" w:date="2023-08-03T14:45:00Z">
        <w:r w:rsidR="008B7713">
          <w:rPr>
            <w:rFonts w:ascii="Times New Roman" w:eastAsia="Calibri" w:hAnsi="Times New Roman"/>
            <w:sz w:val="24"/>
            <w:szCs w:val="24"/>
          </w:rPr>
          <w:t xml:space="preserve"> in </w:t>
        </w:r>
      </w:ins>
      <w:ins w:id="687" w:author="Evgenia Dubman" w:date="2023-08-03T14:46:00Z">
        <w:r w:rsidR="008B7713">
          <w:rPr>
            <w:rFonts w:ascii="Times New Roman" w:eastAsia="Calibri" w:hAnsi="Times New Roman"/>
            <w:sz w:val="24"/>
            <w:szCs w:val="24"/>
          </w:rPr>
          <w:t>helping researchers understand</w:t>
        </w:r>
      </w:ins>
      <w:ins w:id="688" w:author="Evgenia Dubman" w:date="2023-08-03T14:45:00Z">
        <w:r w:rsidR="008B7713">
          <w:rPr>
            <w:rFonts w:ascii="Times New Roman" w:eastAsia="Calibri" w:hAnsi="Times New Roman"/>
            <w:sz w:val="24"/>
            <w:szCs w:val="24"/>
          </w:rPr>
          <w:t xml:space="preserve"> the conditions that elevate physiol</w:t>
        </w:r>
      </w:ins>
      <w:ins w:id="689" w:author="Evgenia Dubman" w:date="2023-08-03T14:46:00Z">
        <w:r w:rsidR="008B7713">
          <w:rPr>
            <w:rFonts w:ascii="Times New Roman" w:eastAsia="Calibri" w:hAnsi="Times New Roman"/>
            <w:sz w:val="24"/>
            <w:szCs w:val="24"/>
          </w:rPr>
          <w:t xml:space="preserve">ogical stress in animals, </w:t>
        </w:r>
      </w:ins>
      <w:ins w:id="690" w:author="Evgenia Dubman" w:date="2023-08-03T14:47:00Z">
        <w:r w:rsidR="008B7713">
          <w:rPr>
            <w:rFonts w:ascii="Times New Roman" w:eastAsia="Calibri" w:hAnsi="Times New Roman"/>
            <w:sz w:val="24"/>
            <w:szCs w:val="24"/>
          </w:rPr>
          <w:t xml:space="preserve">elevated cortisol may play a role in population dynamics by negatively affecting reproductive success </w:t>
        </w:r>
      </w:ins>
      <w:r w:rsidR="00CE3BB1">
        <w:rPr>
          <w:rFonts w:ascii="Times New Roman" w:eastAsia="Calibri" w:hAnsi="Times New Roman"/>
          <w:sz w:val="24"/>
          <w:szCs w:val="24"/>
        </w:rPr>
        <w:fldChar w:fldCharType="begin"/>
      </w:r>
      <w:r w:rsidR="00CE3BB1">
        <w:rPr>
          <w:rFonts w:ascii="Times New Roman" w:eastAsia="Calibri" w:hAnsi="Times New Roman"/>
          <w:sz w:val="24"/>
          <w:szCs w:val="24"/>
        </w:rPr>
        <w:instrText xml:space="preserve"> ADDIN ZOTERO_ITEM CSL_CITATION {"citationID":"oToJXFzJ","properties":{"formattedCitation":"(Downs et al. 2018; Dulude-de Broin et al. 2020)","plainCitation":"(Downs et al. 2018; Dulude-de Broin et al. 2020)","noteIndex":0},"citationItems":[{"id":5525,"uris":["http://zotero.org/users/6749014/items/K3BLSG2N"],"itemData":{"id":5525,"type":"article-journal","abstract":"Life-history theory is fundamental to understanding how animals allocate resources among survival, development, and reproduction, and among traits within these categories. Immediate trade-offs occur within a short span of time and, therefore, are more easily detected. Trade-offs, however, can also manifest across stages of the life cycle, a phenomenon known as carryover effects. We investigated trade-offs on both time scales in two populations of Dall sheep (Ovis dalli dalli) in Southcentral Alaska. Specifically, we (i) tested for glucocorticoid-mediated carryover effects from the breeding season on reproductive success and immune defenses during parturition and (ii) tested for trade-offs between immune defenses and reproduction within a season. We observed no relationship between cortisol during mating and pregnancy success; however, we found marginal support for a negative relationship between maternal cortisol and neonate birth weights. Low birth weights, resulting from high maternal cortisol, may result in low survival or low fecundity for the neonate later in life, which could result in overall population decline. We observed a negative relationship between pregnancy and bacterial killing ability, although we observed no relationship between pregnancy and haptoglobin. Study site affected bactericidal capacity and the inflammatory response, indicating the influence of external factors on immune responses, although we could not test hypotheses about the cause of those differences. This study helps advance our understanding of the plasticity and complexity of the immune system and provides insights into the how individual differences in physiology may mediate differences in fitness.","container-title":"Frontiers in Immunology","ISSN":"1664-3224","source":"Frontiers","title":"Investigating Relationships between Reproduction, Immune Defenses, and Cortisol in Dall Sheep","URL":"https://www.frontiersin.org/articles/10.3389/fimmu.2018.00105","volume":"9","author":[{"family":"Downs","given":"Cynthia J."},{"family":"Boan","given":"Brianne V."},{"family":"Lohuis","given":"Thomas D."},{"family":"Stewart","given":"Kelley M."}],"accessed":{"date-parts":[["2023",8,18]]},"issued":{"date-parts":[["2018"]]}}},{"id":5528,"uris":["http://zotero.org/users/6749014/items/WMSSMB68"],"itemData":{"id":5528,"type":"article-journal","abstract":"Non-consumptive effects of predation can strongly impact reproduction and demography of prey species. Still, the underlying mechanisms that drive non-consumptive effects are not fully understood, and the circumstances under which chronic physiological stress may mediate these effects remain unclear. Benefiting from over 23 years of environmental, physiological and demographic data, we tested the hypothesis that predation risk may impair reproduction of mountain goats through chronic elevation of physiological stress. We conducted path analyses to assess the relationships between predation risk, faecal glucocorticoid metabolites and hair cortisol concentration, and reproduction, while taking into account the potential effects of age class, sex, body mass, season and within individual variation in glucocorticoid concentration. Predation risk had a direct positive effect on the average annual faecal glucocorticoid concentration in the population, which, in turn, negatively affected the proportion of reproductive females. The same pattern was observed with hair cortisol concentration, but these results were inconclusive potentially due to methodological challenges in estimating annual average of hair cortisol at the population level. Our study presents one of the first robust evidence that stress-mediated breeding suppression can occur in a wild ungulate following increased predation risk, thereby providing a major insight on the mechanisms underlying non-consumptive effects of predation in wild mammals. A free Plain Language Summary can be found within the Supporting Information of this article.","container-title":"Functional Ecology","DOI":"10.1111/1365-2435.13514","ISSN":"1365-2435","issue":"5","language":"en","license":"© 2019 British Ecological Society","note":"_eprint: https://onlinelibrary.wiley.com/doi/pdf/10.1111/1365-2435.13514","page":"1003-1014","source":"Wiley Online Library","title":"Predation risk and mountain goat reproduction: Evidence for stress-induced breeding suppression in a wild ungulate","title-short":"Predation risk and mountain goat reproduction","volume":"34","author":[{"family":"Dulude-de Broin","given":"Frédéric"},{"family":"Hamel","given":"Sandra"},{"family":"Mastromonaco","given":"Gabriela F."},{"family":"Côté","given":"Steeve D."}],"issued":{"date-parts":[["2020"]]}}}],"schema":"https://github.com/citation-style-language/schema/raw/master/csl-citation.json"} </w:instrText>
      </w:r>
      <w:r w:rsidR="00CE3BB1">
        <w:rPr>
          <w:rFonts w:ascii="Times New Roman" w:eastAsia="Calibri" w:hAnsi="Times New Roman"/>
          <w:sz w:val="24"/>
          <w:szCs w:val="24"/>
        </w:rPr>
        <w:fldChar w:fldCharType="separate"/>
      </w:r>
      <w:r w:rsidR="00CE3BB1">
        <w:rPr>
          <w:rFonts w:ascii="Times New Roman" w:eastAsia="Calibri" w:hAnsi="Times New Roman"/>
          <w:noProof/>
          <w:sz w:val="24"/>
          <w:szCs w:val="24"/>
        </w:rPr>
        <w:t>(Downs et al. 2018; Dulude-de Broin et al. 2020)</w:t>
      </w:r>
      <w:r w:rsidR="00CE3BB1">
        <w:rPr>
          <w:rFonts w:ascii="Times New Roman" w:eastAsia="Calibri" w:hAnsi="Times New Roman"/>
          <w:sz w:val="24"/>
          <w:szCs w:val="24"/>
        </w:rPr>
        <w:fldChar w:fldCharType="end"/>
      </w:r>
      <w:ins w:id="691" w:author="Clayton Lamb" w:date="2023-08-18T07:49:00Z">
        <w:r w:rsidR="00CE3BB1">
          <w:rPr>
            <w:rFonts w:ascii="Times New Roman" w:eastAsia="Calibri" w:hAnsi="Times New Roman"/>
            <w:sz w:val="24"/>
            <w:szCs w:val="24"/>
          </w:rPr>
          <w:t>.</w:t>
        </w:r>
      </w:ins>
      <w:commentRangeStart w:id="692"/>
      <w:ins w:id="693" w:author="Evgenia Dubman" w:date="2023-08-03T14:47:00Z">
        <w:del w:id="694" w:author="Clayton Lamb" w:date="2023-08-18T07:49:00Z">
          <w:r w:rsidR="008B7713" w:rsidDel="00CE3BB1">
            <w:rPr>
              <w:rFonts w:ascii="Times New Roman" w:eastAsia="Calibri" w:hAnsi="Times New Roman"/>
              <w:sz w:val="24"/>
              <w:szCs w:val="24"/>
            </w:rPr>
            <w:delText>(</w:delText>
          </w:r>
        </w:del>
      </w:ins>
      <w:ins w:id="695" w:author="Evgenia Dubman" w:date="2023-08-03T14:48:00Z">
        <w:del w:id="696" w:author="Clayton Lamb" w:date="2023-08-18T07:49:00Z">
          <w:r w:rsidR="008B7713" w:rsidDel="00CE3BB1">
            <w:rPr>
              <w:rFonts w:ascii="Times New Roman" w:eastAsia="Calibri" w:hAnsi="Times New Roman"/>
              <w:sz w:val="24"/>
              <w:szCs w:val="24"/>
            </w:rPr>
            <w:delText xml:space="preserve">Downs et al. 2018, </w:delText>
          </w:r>
        </w:del>
      </w:ins>
      <w:ins w:id="697" w:author="Evgenia Dubman" w:date="2023-08-03T14:50:00Z">
        <w:del w:id="698" w:author="Clayton Lamb" w:date="2023-08-18T07:49:00Z">
          <w:r w:rsidR="008B7713" w:rsidDel="00CE3BB1">
            <w:rPr>
              <w:rFonts w:ascii="Times New Roman" w:eastAsia="Calibri" w:hAnsi="Times New Roman"/>
              <w:sz w:val="24"/>
              <w:szCs w:val="24"/>
            </w:rPr>
            <w:delText>Dulude-de Broin et al. 2020</w:delText>
          </w:r>
        </w:del>
      </w:ins>
      <w:ins w:id="699" w:author="Evgenia Dubman" w:date="2023-08-03T14:47:00Z">
        <w:del w:id="700" w:author="Clayton Lamb" w:date="2023-08-18T07:49:00Z">
          <w:r w:rsidR="008B7713" w:rsidDel="00CE3BB1">
            <w:rPr>
              <w:rFonts w:ascii="Times New Roman" w:eastAsia="Calibri" w:hAnsi="Times New Roman"/>
              <w:sz w:val="24"/>
              <w:szCs w:val="24"/>
            </w:rPr>
            <w:delText>)</w:delText>
          </w:r>
        </w:del>
      </w:ins>
      <w:ins w:id="701" w:author="Evgenia Dubman" w:date="2023-08-03T14:48:00Z">
        <w:del w:id="702" w:author="Clayton Lamb" w:date="2023-08-18T07:49:00Z">
          <w:r w:rsidR="008B7713" w:rsidDel="00CE3BB1">
            <w:rPr>
              <w:rFonts w:ascii="Times New Roman" w:eastAsia="Calibri" w:hAnsi="Times New Roman"/>
              <w:sz w:val="24"/>
              <w:szCs w:val="24"/>
            </w:rPr>
            <w:delText>.</w:delText>
          </w:r>
        </w:del>
      </w:ins>
      <w:ins w:id="703" w:author="Evgenia Dubman" w:date="2023-08-03T14:45:00Z">
        <w:del w:id="704" w:author="Clayton Lamb" w:date="2023-08-18T07:49:00Z">
          <w:r w:rsidR="008B7713" w:rsidDel="00CE3BB1">
            <w:rPr>
              <w:rFonts w:ascii="Times New Roman" w:eastAsia="Calibri" w:hAnsi="Times New Roman"/>
              <w:sz w:val="24"/>
              <w:szCs w:val="24"/>
            </w:rPr>
            <w:delText xml:space="preserve"> </w:delText>
          </w:r>
        </w:del>
      </w:ins>
      <w:del w:id="705" w:author="Clayton Lamb" w:date="2023-08-18T07:49:00Z">
        <w:r w:rsidR="000F7CD7" w:rsidRPr="00366A3B" w:rsidDel="00CE3BB1">
          <w:rPr>
            <w:rFonts w:ascii="Times New Roman" w:eastAsia="Calibri" w:hAnsi="Times New Roman"/>
            <w:sz w:val="24"/>
            <w:szCs w:val="24"/>
          </w:rPr>
          <w:delText xml:space="preserve"> </w:delText>
        </w:r>
        <w:commentRangeEnd w:id="692"/>
        <w:r w:rsidR="008B7713" w:rsidDel="00CE3BB1">
          <w:rPr>
            <w:rStyle w:val="CommentReference"/>
            <w:rFonts w:ascii="Garamond" w:hAnsi="Garamond"/>
          </w:rPr>
          <w:commentReference w:id="692"/>
        </w:r>
      </w:del>
    </w:p>
    <w:p w14:paraId="0715EC47" w14:textId="25D68433" w:rsidR="00111B73" w:rsidRPr="00366A3B" w:rsidRDefault="00111B73" w:rsidP="00111B73">
      <w:pPr>
        <w:pStyle w:val="BodyText"/>
        <w:spacing w:line="480" w:lineRule="auto"/>
        <w:ind w:firstLine="360"/>
        <w:jc w:val="left"/>
        <w:rPr>
          <w:moveTo w:id="706" w:author="Evgenia Dubman" w:date="2023-08-03T14:41:00Z"/>
          <w:rFonts w:ascii="Times New Roman" w:hAnsi="Times New Roman"/>
          <w:color w:val="000000" w:themeColor="text1"/>
          <w:sz w:val="24"/>
          <w:szCs w:val="24"/>
        </w:rPr>
      </w:pPr>
      <w:moveToRangeStart w:id="707" w:author="Evgenia Dubman" w:date="2023-08-03T14:41:00Z" w:name="move141966109"/>
      <w:moveTo w:id="708" w:author="Evgenia Dubman" w:date="2023-08-03T14:41:00Z">
        <w:r w:rsidRPr="00366A3B">
          <w:rPr>
            <w:rFonts w:ascii="Times New Roman" w:hAnsi="Times New Roman"/>
            <w:color w:val="000000" w:themeColor="text1"/>
            <w:sz w:val="24"/>
            <w:szCs w:val="24"/>
          </w:rPr>
          <w:t xml:space="preserve">Fecal glucocorticoid metabolites can be used as an integrated measure of physiological stress over a </w:t>
        </w:r>
        <w:del w:id="709" w:author="Evgenia Dubman" w:date="2023-08-03T14:41:00Z">
          <w:r w:rsidRPr="00366A3B" w:rsidDel="00111B73">
            <w:rPr>
              <w:rFonts w:ascii="Times New Roman" w:hAnsi="Times New Roman"/>
              <w:color w:val="000000" w:themeColor="text1"/>
              <w:sz w:val="24"/>
              <w:szCs w:val="24"/>
            </w:rPr>
            <w:delText>shorte</w:delText>
          </w:r>
        </w:del>
      </w:moveTo>
      <w:ins w:id="710" w:author="Evgenia Dubman" w:date="2023-08-03T14:41:00Z">
        <w:r>
          <w:rPr>
            <w:rFonts w:ascii="Times New Roman" w:hAnsi="Times New Roman"/>
            <w:color w:val="000000" w:themeColor="text1"/>
            <w:sz w:val="24"/>
            <w:szCs w:val="24"/>
          </w:rPr>
          <w:t>relatively short</w:t>
        </w:r>
      </w:ins>
      <w:moveTo w:id="711" w:author="Evgenia Dubman" w:date="2023-08-03T14:41:00Z">
        <w:del w:id="712" w:author="Evgenia Dubman" w:date="2023-08-03T14:41:00Z">
          <w:r w:rsidRPr="00366A3B" w:rsidDel="00111B73">
            <w:rPr>
              <w:rFonts w:ascii="Times New Roman" w:hAnsi="Times New Roman"/>
              <w:color w:val="000000" w:themeColor="text1"/>
              <w:sz w:val="24"/>
              <w:szCs w:val="24"/>
            </w:rPr>
            <w:delText>r</w:delText>
          </w:r>
        </w:del>
        <w:r w:rsidRPr="00366A3B">
          <w:rPr>
            <w:rFonts w:ascii="Times New Roman" w:hAnsi="Times New Roman"/>
            <w:color w:val="000000" w:themeColor="text1"/>
            <w:sz w:val="24"/>
            <w:szCs w:val="24"/>
          </w:rPr>
          <w:t xml:space="preserve"> period of time, usually hours or days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Pr="00366A3B">
          <w:rPr>
            <w:rFonts w:ascii="Times New Roman" w:hAnsi="Times New Roman"/>
            <w:color w:val="000000" w:themeColor="text1"/>
            <w:sz w:val="24"/>
            <w:szCs w:val="24"/>
          </w:rPr>
          <w:fldChar w:fldCharType="separate"/>
        </w:r>
        <w:r w:rsidRPr="00366A3B">
          <w:rPr>
            <w:rFonts w:ascii="Times New Roman" w:hAnsi="Times New Roman"/>
            <w:noProof/>
            <w:color w:val="000000" w:themeColor="text1"/>
            <w:sz w:val="24"/>
            <w:szCs w:val="24"/>
          </w:rPr>
          <w:t>(Millspaugh and Washburn 2004)</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We used fecal pellets collected throughout the penning season to compare the short-term stress </w:t>
        </w:r>
        <w:commentRangeStart w:id="713"/>
        <w:del w:id="714" w:author="Clayton Lamb" w:date="2023-08-18T07:50:00Z">
          <w:r w:rsidRPr="00366A3B" w:rsidDel="00CE3BB1">
            <w:rPr>
              <w:rFonts w:ascii="Times New Roman" w:hAnsi="Times New Roman"/>
              <w:color w:val="000000" w:themeColor="text1"/>
              <w:sz w:val="24"/>
              <w:szCs w:val="24"/>
            </w:rPr>
            <w:delText xml:space="preserve">and diet quality </w:delText>
          </w:r>
          <w:commentRangeEnd w:id="713"/>
          <w:r w:rsidDel="00CE3BB1">
            <w:rPr>
              <w:rStyle w:val="CommentReference"/>
              <w:rFonts w:ascii="Garamond" w:hAnsi="Garamond"/>
            </w:rPr>
            <w:commentReference w:id="713"/>
          </w:r>
        </w:del>
        <w:r w:rsidRPr="00366A3B">
          <w:rPr>
            <w:rFonts w:ascii="Times New Roman" w:hAnsi="Times New Roman"/>
            <w:color w:val="000000" w:themeColor="text1"/>
            <w:sz w:val="24"/>
            <w:szCs w:val="24"/>
          </w:rPr>
          <w:t xml:space="preserve">experienced by penned versus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Specifically, we compared fecal glucocorticoid metabolites (hereafter ‘FGM’) as a measure of physiological stress.</w:t>
        </w:r>
      </w:moveTo>
    </w:p>
    <w:moveToRangeEnd w:id="707"/>
    <w:p w14:paraId="457EF52E" w14:textId="2E284625" w:rsidR="00F0260B" w:rsidRPr="00366A3B" w:rsidRDefault="00B92582" w:rsidP="00396B35">
      <w:pPr>
        <w:pStyle w:val="BodyText"/>
        <w:spacing w:line="480" w:lineRule="auto"/>
        <w:ind w:firstLine="360"/>
        <w:jc w:val="left"/>
        <w:rPr>
          <w:rFonts w:ascii="Times New Roman" w:hAnsi="Times New Roman"/>
          <w:color w:val="000000" w:themeColor="text1"/>
          <w:sz w:val="24"/>
          <w:szCs w:val="24"/>
        </w:rPr>
      </w:pPr>
      <w:r w:rsidRPr="00366A3B">
        <w:rPr>
          <w:rFonts w:ascii="Times New Roman" w:eastAsia="Calibri" w:hAnsi="Times New Roman"/>
          <w:sz w:val="24"/>
          <w:szCs w:val="24"/>
        </w:rPr>
        <w:t>Measuri</w:t>
      </w:r>
      <w:r w:rsidR="000F7CD7" w:rsidRPr="00366A3B">
        <w:rPr>
          <w:rFonts w:ascii="Times New Roman" w:eastAsia="Calibri" w:hAnsi="Times New Roman"/>
          <w:sz w:val="24"/>
          <w:szCs w:val="24"/>
        </w:rPr>
        <w:t xml:space="preserve">ng </w:t>
      </w:r>
      <w:r w:rsidRPr="00366A3B">
        <w:rPr>
          <w:rFonts w:ascii="Times New Roman" w:eastAsia="Calibri" w:hAnsi="Times New Roman"/>
          <w:sz w:val="24"/>
          <w:szCs w:val="24"/>
        </w:rPr>
        <w:t>glucocorticoids in hair</w:t>
      </w:r>
      <w:r w:rsidR="003C5CFE" w:rsidRPr="00366A3B">
        <w:rPr>
          <w:rFonts w:ascii="Times New Roman" w:eastAsia="Calibri" w:hAnsi="Times New Roman"/>
          <w:sz w:val="24"/>
          <w:szCs w:val="24"/>
        </w:rPr>
        <w:t xml:space="preserve">, hereafter </w:t>
      </w:r>
      <w:r w:rsidR="003C5CFE" w:rsidRPr="00366A3B">
        <w:rPr>
          <w:rFonts w:ascii="Times New Roman" w:hAnsi="Times New Roman"/>
          <w:color w:val="000000" w:themeColor="text1"/>
          <w:sz w:val="24"/>
          <w:szCs w:val="24"/>
        </w:rPr>
        <w:t>‘hair cortisol</w:t>
      </w:r>
      <w:r w:rsidR="00643112" w:rsidRPr="00366A3B">
        <w:rPr>
          <w:rFonts w:ascii="Times New Roman" w:hAnsi="Times New Roman"/>
          <w:color w:val="000000" w:themeColor="text1"/>
          <w:sz w:val="24"/>
          <w:szCs w:val="24"/>
        </w:rPr>
        <w:t>’</w:t>
      </w:r>
      <w:r w:rsidR="003C5CFE" w:rsidRPr="00366A3B">
        <w:rPr>
          <w:rFonts w:ascii="Times New Roman" w:hAnsi="Times New Roman"/>
          <w:color w:val="000000" w:themeColor="text1"/>
          <w:sz w:val="24"/>
          <w:szCs w:val="24"/>
        </w:rPr>
        <w:t xml:space="preserve">, </w:t>
      </w:r>
      <w:r w:rsidRPr="00366A3B">
        <w:rPr>
          <w:rFonts w:ascii="Times New Roman" w:eastAsia="Calibri" w:hAnsi="Times New Roman"/>
          <w:sz w:val="24"/>
          <w:szCs w:val="24"/>
        </w:rPr>
        <w:t>can provide</w:t>
      </w:r>
      <w:r w:rsidRPr="00366A3B">
        <w:rPr>
          <w:rFonts w:ascii="Times New Roman" w:hAnsi="Times New Roman"/>
          <w:color w:val="000000" w:themeColor="text1"/>
          <w:sz w:val="24"/>
          <w:szCs w:val="24"/>
        </w:rPr>
        <w:t xml:space="preserve"> a longer-term record (weeks to months) of </w:t>
      </w:r>
      <w:r w:rsidR="00DF2E1D" w:rsidRPr="00366A3B">
        <w:rPr>
          <w:rFonts w:ascii="Times New Roman" w:hAnsi="Times New Roman"/>
          <w:color w:val="000000" w:themeColor="text1"/>
          <w:sz w:val="24"/>
          <w:szCs w:val="24"/>
        </w:rPr>
        <w:t xml:space="preserve">cumulative </w:t>
      </w:r>
      <w:r w:rsidRPr="00366A3B">
        <w:rPr>
          <w:rFonts w:ascii="Times New Roman" w:hAnsi="Times New Roman"/>
          <w:color w:val="000000" w:themeColor="text1"/>
          <w:sz w:val="24"/>
          <w:szCs w:val="24"/>
        </w:rPr>
        <w:t>physiological stress than other endocrine measures</w:t>
      </w:r>
      <w:r w:rsidR="0016598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as </w:t>
      </w:r>
      <w:del w:id="715" w:author="Clayton Lamb" w:date="2023-07-13T13:06:00Z">
        <w:r w:rsidRPr="00366A3B" w:rsidDel="0037685A">
          <w:rPr>
            <w:rFonts w:ascii="Times New Roman" w:hAnsi="Times New Roman"/>
            <w:color w:val="000000" w:themeColor="text1"/>
            <w:sz w:val="24"/>
            <w:szCs w:val="24"/>
          </w:rPr>
          <w:delText>it’s</w:delText>
        </w:r>
        <w:r w:rsidR="00CE2421" w:rsidRPr="00366A3B" w:rsidDel="0037685A">
          <w:rPr>
            <w:rFonts w:ascii="Times New Roman" w:hAnsi="Times New Roman"/>
            <w:color w:val="000000" w:themeColor="text1"/>
            <w:sz w:val="24"/>
            <w:szCs w:val="24"/>
          </w:rPr>
          <w:delText xml:space="preserve"> thought</w:delText>
        </w:r>
      </w:del>
      <w:ins w:id="716" w:author="Clayton Lamb" w:date="2023-07-13T13:06:00Z">
        <w:r w:rsidR="0037685A" w:rsidRPr="00366A3B">
          <w:rPr>
            <w:rFonts w:ascii="Times New Roman" w:hAnsi="Times New Roman"/>
            <w:color w:val="000000" w:themeColor="text1"/>
            <w:sz w:val="24"/>
            <w:szCs w:val="24"/>
          </w:rPr>
          <w:t>it is suspected</w:t>
        </w:r>
      </w:ins>
      <w:r w:rsidR="00CE2421" w:rsidRPr="00366A3B">
        <w:rPr>
          <w:rFonts w:ascii="Times New Roman" w:hAnsi="Times New Roman"/>
          <w:color w:val="000000" w:themeColor="text1"/>
          <w:sz w:val="24"/>
          <w:szCs w:val="24"/>
        </w:rPr>
        <w:t xml:space="preserve"> to be incorporated into the hair shaft during periods of </w:t>
      </w:r>
      <w:r w:rsidRPr="00366A3B">
        <w:rPr>
          <w:rFonts w:ascii="Times New Roman" w:hAnsi="Times New Roman"/>
          <w:color w:val="000000" w:themeColor="text1"/>
          <w:sz w:val="24"/>
          <w:szCs w:val="24"/>
        </w:rPr>
        <w:t xml:space="preserve">hair </w:t>
      </w:r>
      <w:r w:rsidR="00CE2421" w:rsidRPr="00366A3B">
        <w:rPr>
          <w:rFonts w:ascii="Times New Roman" w:hAnsi="Times New Roman"/>
          <w:color w:val="000000" w:themeColor="text1"/>
          <w:sz w:val="24"/>
          <w:szCs w:val="24"/>
        </w:rPr>
        <w:t>growth</w:t>
      </w:r>
      <w:r w:rsidR="00652E56" w:rsidRPr="00366A3B">
        <w:rPr>
          <w:rFonts w:ascii="Times New Roman" w:hAnsi="Times New Roman"/>
          <w:color w:val="000000" w:themeColor="text1"/>
          <w:sz w:val="24"/>
          <w:szCs w:val="24"/>
        </w:rPr>
        <w:t xml:space="preserve"> </w:t>
      </w:r>
      <w:r w:rsidR="00652E56"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{"citationID":"S78U5sHT","properties":{"formattedCitation":"(Macbeth 2013; Spong et al. 2020)","plainCitation":"(Macbeth 2013; Spong et al. 2020)","noteIndex":0},"citationItems":[{"id":31,"uris":["http://zotero.org/users/6749014/items/HEBSTRJC"],"itemData":{"id":31,"type":"thesis","genre":"Doctoral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James"}],"issued":{"date-parts":[["2013"]]}}},{"id":48,"uris":["http://zotero.org/users/6749014/items/WSJJSZLH"],"itemData":{"id":48,"type":"article-journal","container-title":"PLOS ONE","DOI":"10.1371/journal.pone.0225990","ISSN":"1932-6203","issue":"1","journalAbbreviation":"PLoS ONE","language":"en","page":"e0225990","source":"DOI.org (Crossref)","title":"Large-scale spatial variation of chronic stress signals in moose","volume":"15","author":[{"family":"Spong","given":"Göran"},{"family":"Gould","given":"Nicholas P."},{"family":"Sahlén","given":"Ellinor"},{"family":"Cromsigt","given":"Joris P. G. M."},{"family":"Kindberg","given":"Jonas"},{"family":"DePerno","given":"Christopher S."}],"editor":[{"family":"Serrano","given":"Emmanuel"}],"issued":{"date-parts":[["2020",1,13]]}}}],"schema":"https://github.com/citation-style-language/schema/raw/master/csl-citation.json"} </w:instrText>
      </w:r>
      <w:r w:rsidR="00652E5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 Spong et al. 2020)</w:t>
      </w:r>
      <w:r w:rsidR="00652E56" w:rsidRPr="00366A3B">
        <w:rPr>
          <w:rFonts w:ascii="Times New Roman" w:hAnsi="Times New Roman"/>
          <w:color w:val="000000" w:themeColor="text1"/>
          <w:sz w:val="24"/>
          <w:szCs w:val="24"/>
        </w:rPr>
        <w:fldChar w:fldCharType="end"/>
      </w:r>
      <w:r w:rsidR="00346766" w:rsidRPr="00366A3B">
        <w:rPr>
          <w:rFonts w:ascii="Times New Roman" w:hAnsi="Times New Roman"/>
          <w:color w:val="000000" w:themeColor="text1"/>
          <w:sz w:val="24"/>
          <w:szCs w:val="24"/>
        </w:rPr>
        <w:t>.</w:t>
      </w:r>
      <w:ins w:id="717" w:author="Evgenia Dubman" w:date="2023-08-02T15:07:00Z">
        <w:r w:rsidR="0039274A">
          <w:rPr>
            <w:rFonts w:ascii="Times New Roman" w:hAnsi="Times New Roman"/>
            <w:color w:val="000000" w:themeColor="text1"/>
            <w:sz w:val="24"/>
            <w:szCs w:val="24"/>
          </w:rPr>
          <w:t xml:space="preserve"> </w:t>
        </w:r>
      </w:ins>
    </w:p>
    <w:p w14:paraId="4743BF41" w14:textId="714BE17A" w:rsidR="00414A71" w:rsidRPr="00366A3B" w:rsidDel="00111B73" w:rsidRDefault="0028744E" w:rsidP="00C12E97">
      <w:pPr>
        <w:pStyle w:val="BodyText"/>
        <w:spacing w:line="480" w:lineRule="auto"/>
        <w:ind w:firstLine="360"/>
        <w:jc w:val="left"/>
        <w:rPr>
          <w:moveFrom w:id="718" w:author="Evgenia Dubman" w:date="2023-08-03T14:41:00Z"/>
          <w:rFonts w:ascii="Times New Roman" w:hAnsi="Times New Roman"/>
          <w:color w:val="000000" w:themeColor="text1"/>
          <w:sz w:val="24"/>
          <w:szCs w:val="24"/>
        </w:rPr>
      </w:pPr>
      <w:moveFromRangeStart w:id="719" w:author="Evgenia Dubman" w:date="2023-08-03T14:41:00Z" w:name="move141966109"/>
      <w:moveFrom w:id="720" w:author="Evgenia Dubman" w:date="2023-08-03T14:41:00Z">
        <w:r w:rsidRPr="00366A3B" w:rsidDel="00111B73">
          <w:rPr>
            <w:rFonts w:ascii="Times New Roman" w:hAnsi="Times New Roman"/>
            <w:color w:val="000000" w:themeColor="text1"/>
            <w:sz w:val="24"/>
            <w:szCs w:val="24"/>
          </w:rPr>
          <w:t>Fecal glucocorticoid</w:t>
        </w:r>
        <w:r w:rsidR="003279ED" w:rsidRPr="00366A3B" w:rsidDel="00111B73">
          <w:rPr>
            <w:rFonts w:ascii="Times New Roman" w:hAnsi="Times New Roman"/>
            <w:color w:val="000000" w:themeColor="text1"/>
            <w:sz w:val="24"/>
            <w:szCs w:val="24"/>
          </w:rPr>
          <w:t xml:space="preserve"> metabolites</w:t>
        </w:r>
        <w:r w:rsidRPr="00366A3B" w:rsidDel="00111B73">
          <w:rPr>
            <w:rFonts w:ascii="Times New Roman" w:hAnsi="Times New Roman"/>
            <w:color w:val="000000" w:themeColor="text1"/>
            <w:sz w:val="24"/>
            <w:szCs w:val="24"/>
          </w:rPr>
          <w:t xml:space="preserve"> can be used as an integrated measure of physiological stress over a shorter period of time, usually hours or days</w:t>
        </w:r>
        <w:r w:rsidR="00643112" w:rsidRPr="00366A3B" w:rsidDel="00111B73">
          <w:rPr>
            <w:rFonts w:ascii="Times New Roman" w:hAnsi="Times New Roman"/>
            <w:color w:val="000000" w:themeColor="text1"/>
            <w:sz w:val="24"/>
            <w:szCs w:val="24"/>
          </w:rPr>
          <w:t xml:space="preserve"> </w:t>
        </w:r>
        <w:r w:rsidR="00DD1DEC" w:rsidRPr="00366A3B" w:rsidDel="00111B73">
          <w:rPr>
            <w:rFonts w:ascii="Times New Roman" w:hAnsi="Times New Roman"/>
            <w:color w:val="000000" w:themeColor="text1"/>
            <w:sz w:val="24"/>
            <w:szCs w:val="24"/>
          </w:rPr>
          <w:fldChar w:fldCharType="begin"/>
        </w:r>
        <w:r w:rsidR="00DD1DEC" w:rsidRPr="00366A3B" w:rsidDel="00111B73">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00DD1DEC" w:rsidRPr="00366A3B" w:rsidDel="00111B73">
          <w:rPr>
            <w:rFonts w:ascii="Times New Roman" w:hAnsi="Times New Roman"/>
            <w:color w:val="000000" w:themeColor="text1"/>
            <w:sz w:val="24"/>
            <w:szCs w:val="24"/>
          </w:rPr>
          <w:fldChar w:fldCharType="separate"/>
        </w:r>
        <w:r w:rsidR="00E45298" w:rsidRPr="00366A3B" w:rsidDel="00111B73">
          <w:rPr>
            <w:rFonts w:ascii="Times New Roman" w:hAnsi="Times New Roman"/>
            <w:noProof/>
            <w:color w:val="000000" w:themeColor="text1"/>
            <w:sz w:val="24"/>
            <w:szCs w:val="24"/>
          </w:rPr>
          <w:t>(Millspaugh and Washburn 2004)</w:t>
        </w:r>
        <w:r w:rsidR="00DD1DEC" w:rsidRPr="00366A3B" w:rsidDel="00111B73">
          <w:rPr>
            <w:rFonts w:ascii="Times New Roman" w:hAnsi="Times New Roman"/>
            <w:color w:val="000000" w:themeColor="text1"/>
            <w:sz w:val="24"/>
            <w:szCs w:val="24"/>
          </w:rPr>
          <w:fldChar w:fldCharType="end"/>
        </w:r>
        <w:r w:rsidRPr="00366A3B" w:rsidDel="00111B73">
          <w:rPr>
            <w:rFonts w:ascii="Times New Roman" w:hAnsi="Times New Roman"/>
            <w:color w:val="000000" w:themeColor="text1"/>
            <w:sz w:val="24"/>
            <w:szCs w:val="24"/>
          </w:rPr>
          <w:t xml:space="preserve">. </w:t>
        </w:r>
        <w:r w:rsidR="002B41BF" w:rsidRPr="00366A3B" w:rsidDel="00111B73">
          <w:rPr>
            <w:rFonts w:ascii="Times New Roman" w:hAnsi="Times New Roman"/>
            <w:color w:val="000000" w:themeColor="text1"/>
            <w:sz w:val="24"/>
            <w:szCs w:val="24"/>
          </w:rPr>
          <w:t>W</w:t>
        </w:r>
        <w:r w:rsidR="00414A71" w:rsidRPr="00366A3B" w:rsidDel="00111B73">
          <w:rPr>
            <w:rFonts w:ascii="Times New Roman" w:hAnsi="Times New Roman"/>
            <w:color w:val="000000" w:themeColor="text1"/>
            <w:sz w:val="24"/>
            <w:szCs w:val="24"/>
          </w:rPr>
          <w:t xml:space="preserve">e </w:t>
        </w:r>
        <w:r w:rsidR="0029496F" w:rsidRPr="00366A3B" w:rsidDel="00111B73">
          <w:rPr>
            <w:rFonts w:ascii="Times New Roman" w:hAnsi="Times New Roman"/>
            <w:color w:val="000000" w:themeColor="text1"/>
            <w:sz w:val="24"/>
            <w:szCs w:val="24"/>
          </w:rPr>
          <w:t xml:space="preserve">used </w:t>
        </w:r>
        <w:r w:rsidR="000735C6" w:rsidRPr="00366A3B" w:rsidDel="00111B73">
          <w:rPr>
            <w:rFonts w:ascii="Times New Roman" w:hAnsi="Times New Roman"/>
            <w:color w:val="000000" w:themeColor="text1"/>
            <w:sz w:val="24"/>
            <w:szCs w:val="24"/>
          </w:rPr>
          <w:t xml:space="preserve">fecal </w:t>
        </w:r>
        <w:r w:rsidR="0029496F" w:rsidRPr="00366A3B" w:rsidDel="00111B73">
          <w:rPr>
            <w:rFonts w:ascii="Times New Roman" w:hAnsi="Times New Roman"/>
            <w:color w:val="000000" w:themeColor="text1"/>
            <w:sz w:val="24"/>
            <w:szCs w:val="24"/>
          </w:rPr>
          <w:t xml:space="preserve">pellets collected throughout the penning season to </w:t>
        </w:r>
        <w:r w:rsidR="000735C6" w:rsidRPr="00366A3B" w:rsidDel="00111B73">
          <w:rPr>
            <w:rFonts w:ascii="Times New Roman" w:hAnsi="Times New Roman"/>
            <w:color w:val="000000" w:themeColor="text1"/>
            <w:sz w:val="24"/>
            <w:szCs w:val="24"/>
          </w:rPr>
          <w:t xml:space="preserve">compare the short-term stress </w:t>
        </w:r>
        <w:commentRangeStart w:id="721"/>
        <w:r w:rsidR="000735C6" w:rsidRPr="00366A3B" w:rsidDel="00111B73">
          <w:rPr>
            <w:rFonts w:ascii="Times New Roman" w:hAnsi="Times New Roman"/>
            <w:color w:val="000000" w:themeColor="text1"/>
            <w:sz w:val="24"/>
            <w:szCs w:val="24"/>
          </w:rPr>
          <w:t xml:space="preserve">and diet quality </w:t>
        </w:r>
        <w:commentRangeEnd w:id="721"/>
        <w:r w:rsidR="00B96CC5" w:rsidDel="00111B73">
          <w:rPr>
            <w:rStyle w:val="CommentReference"/>
            <w:rFonts w:ascii="Garamond" w:hAnsi="Garamond"/>
          </w:rPr>
          <w:commentReference w:id="721"/>
        </w:r>
        <w:r w:rsidR="000735C6" w:rsidRPr="00366A3B" w:rsidDel="00111B73">
          <w:rPr>
            <w:rFonts w:ascii="Times New Roman" w:hAnsi="Times New Roman"/>
            <w:color w:val="000000" w:themeColor="text1"/>
            <w:sz w:val="24"/>
            <w:szCs w:val="24"/>
          </w:rPr>
          <w:t>experienced by penned versus free-ranging Klinse-Za caribou</w:t>
        </w:r>
        <w:r w:rsidR="00E24024" w:rsidRPr="00366A3B" w:rsidDel="00111B73">
          <w:rPr>
            <w:rFonts w:ascii="Times New Roman" w:hAnsi="Times New Roman"/>
            <w:color w:val="000000" w:themeColor="text1"/>
            <w:sz w:val="24"/>
            <w:szCs w:val="24"/>
          </w:rPr>
          <w:t>. Specifically, we compared fecal glucocorticoid metabolites (</w:t>
        </w:r>
        <w:r w:rsidR="00744CC7" w:rsidRPr="00366A3B" w:rsidDel="00111B73">
          <w:rPr>
            <w:rFonts w:ascii="Times New Roman" w:hAnsi="Times New Roman"/>
            <w:color w:val="000000" w:themeColor="text1"/>
            <w:sz w:val="24"/>
            <w:szCs w:val="24"/>
          </w:rPr>
          <w:t>hereafter</w:t>
        </w:r>
        <w:r w:rsidR="00E24024" w:rsidRPr="00366A3B" w:rsidDel="00111B73">
          <w:rPr>
            <w:rFonts w:ascii="Times New Roman" w:hAnsi="Times New Roman"/>
            <w:color w:val="000000" w:themeColor="text1"/>
            <w:sz w:val="24"/>
            <w:szCs w:val="24"/>
          </w:rPr>
          <w:t xml:space="preserve"> ‘</w:t>
        </w:r>
        <w:r w:rsidR="00542EF9" w:rsidRPr="00366A3B" w:rsidDel="00111B73">
          <w:rPr>
            <w:rFonts w:ascii="Times New Roman" w:hAnsi="Times New Roman"/>
            <w:color w:val="000000" w:themeColor="text1"/>
            <w:sz w:val="24"/>
            <w:szCs w:val="24"/>
          </w:rPr>
          <w:t>FGM</w:t>
        </w:r>
        <w:r w:rsidR="00643112" w:rsidRPr="00366A3B" w:rsidDel="00111B73">
          <w:rPr>
            <w:rFonts w:ascii="Times New Roman" w:hAnsi="Times New Roman"/>
            <w:color w:val="000000" w:themeColor="text1"/>
            <w:sz w:val="24"/>
            <w:szCs w:val="24"/>
          </w:rPr>
          <w:t>’</w:t>
        </w:r>
        <w:r w:rsidR="00E24024" w:rsidRPr="00366A3B" w:rsidDel="00111B73">
          <w:rPr>
            <w:rFonts w:ascii="Times New Roman" w:hAnsi="Times New Roman"/>
            <w:color w:val="000000" w:themeColor="text1"/>
            <w:sz w:val="24"/>
            <w:szCs w:val="24"/>
          </w:rPr>
          <w:t>)</w:t>
        </w:r>
        <w:r w:rsidR="00414A71" w:rsidRPr="00366A3B" w:rsidDel="00111B73">
          <w:rPr>
            <w:rFonts w:ascii="Times New Roman" w:hAnsi="Times New Roman"/>
            <w:color w:val="000000" w:themeColor="text1"/>
            <w:sz w:val="24"/>
            <w:szCs w:val="24"/>
          </w:rPr>
          <w:t xml:space="preserve"> as a measure of physiological stress</w:t>
        </w:r>
        <w:r w:rsidR="005B299F" w:rsidRPr="00366A3B" w:rsidDel="00111B73">
          <w:rPr>
            <w:rFonts w:ascii="Times New Roman" w:hAnsi="Times New Roman"/>
            <w:color w:val="000000" w:themeColor="text1"/>
            <w:sz w:val="24"/>
            <w:szCs w:val="24"/>
          </w:rPr>
          <w:t>.</w:t>
        </w:r>
      </w:moveFrom>
    </w:p>
    <w:moveFromRangeEnd w:id="719"/>
    <w:p w14:paraId="787D82CA" w14:textId="5022BC5F" w:rsidR="006900C1" w:rsidRPr="00366A3B" w:rsidRDefault="00AC3C6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For </w:t>
      </w:r>
      <w:r w:rsidR="00BB707A" w:rsidRPr="00366A3B">
        <w:rPr>
          <w:rFonts w:ascii="Times New Roman" w:hAnsi="Times New Roman"/>
          <w:color w:val="000000" w:themeColor="text1"/>
          <w:sz w:val="24"/>
          <w:szCs w:val="24"/>
        </w:rPr>
        <w:t>the</w:t>
      </w:r>
      <w:r w:rsidRPr="00366A3B">
        <w:rPr>
          <w:rFonts w:ascii="Times New Roman" w:hAnsi="Times New Roman"/>
          <w:color w:val="000000" w:themeColor="text1"/>
          <w:sz w:val="24"/>
          <w:szCs w:val="24"/>
        </w:rPr>
        <w:t xml:space="preserve"> genetic</w:t>
      </w:r>
      <w:r w:rsidR="00BB707A"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analysis </w:t>
      </w:r>
      <w:r w:rsidR="00E50324" w:rsidRPr="00366A3B">
        <w:rPr>
          <w:rFonts w:ascii="Times New Roman" w:hAnsi="Times New Roman"/>
          <w:color w:val="000000" w:themeColor="text1"/>
          <w:sz w:val="24"/>
          <w:szCs w:val="24"/>
        </w:rPr>
        <w:t>of fecal pellets</w:t>
      </w:r>
      <w:r w:rsidR="00092E85" w:rsidRPr="00366A3B">
        <w:rPr>
          <w:rFonts w:ascii="Times New Roman" w:hAnsi="Times New Roman"/>
          <w:color w:val="000000" w:themeColor="text1"/>
          <w:sz w:val="24"/>
          <w:szCs w:val="24"/>
        </w:rPr>
        <w:t>,</w:t>
      </w:r>
      <w:r w:rsidR="00E50324" w:rsidRPr="00366A3B">
        <w:rPr>
          <w:rFonts w:ascii="Times New Roman" w:hAnsi="Times New Roman"/>
          <w:color w:val="000000" w:themeColor="text1"/>
          <w:sz w:val="24"/>
          <w:szCs w:val="24"/>
        </w:rPr>
        <w:t xml:space="preserve"> </w:t>
      </w:r>
      <w:del w:id="722" w:author="Clayton Lamb" w:date="2023-07-18T12:55:00Z">
        <w:r w:rsidRPr="00366A3B" w:rsidDel="00AD7713">
          <w:rPr>
            <w:rFonts w:ascii="Times New Roman" w:hAnsi="Times New Roman"/>
            <w:color w:val="000000" w:themeColor="text1"/>
            <w:sz w:val="24"/>
            <w:szCs w:val="24"/>
          </w:rPr>
          <w:delText xml:space="preserve">we </w:delText>
        </w:r>
        <w:r w:rsidR="00BB707A" w:rsidRPr="00366A3B" w:rsidDel="00AD7713">
          <w:rPr>
            <w:rFonts w:ascii="Times New Roman" w:hAnsi="Times New Roman"/>
            <w:color w:val="000000" w:themeColor="text1"/>
            <w:sz w:val="24"/>
            <w:szCs w:val="24"/>
          </w:rPr>
          <w:delText>contracted the services of Wildlife Genetics International</w:delText>
        </w:r>
        <w:r w:rsidR="002F561A" w:rsidRPr="00366A3B" w:rsidDel="00AD7713">
          <w:rPr>
            <w:rFonts w:ascii="Times New Roman" w:hAnsi="Times New Roman"/>
            <w:color w:val="000000" w:themeColor="text1"/>
            <w:sz w:val="24"/>
            <w:szCs w:val="24"/>
          </w:rPr>
          <w:delText xml:space="preserve"> (wildlifegenetics.ca)</w:delText>
        </w:r>
        <w:r w:rsidR="00BB707A" w:rsidRPr="00366A3B" w:rsidDel="00AD7713">
          <w:rPr>
            <w:rFonts w:ascii="Times New Roman" w:hAnsi="Times New Roman"/>
            <w:color w:val="000000" w:themeColor="text1"/>
            <w:sz w:val="24"/>
            <w:szCs w:val="24"/>
          </w:rPr>
          <w:delText xml:space="preserve">. </w:delText>
        </w:r>
      </w:del>
      <w:ins w:id="723" w:author="Clayton Lamb" w:date="2023-07-18T12:55:00Z">
        <w:r w:rsidR="00AD7713" w:rsidRPr="00366A3B">
          <w:rPr>
            <w:rFonts w:ascii="Times New Roman" w:hAnsi="Times New Roman"/>
            <w:color w:val="000000" w:themeColor="text1"/>
            <w:sz w:val="24"/>
            <w:szCs w:val="24"/>
          </w:rPr>
          <w:t>w</w:t>
        </w:r>
      </w:ins>
      <w:del w:id="724" w:author="Clayton Lamb" w:date="2023-07-18T12:55:00Z">
        <w:r w:rsidR="00BB707A" w:rsidRPr="00366A3B" w:rsidDel="00AD7713">
          <w:rPr>
            <w:rFonts w:ascii="Times New Roman" w:hAnsi="Times New Roman"/>
            <w:color w:val="000000" w:themeColor="text1"/>
            <w:sz w:val="24"/>
            <w:szCs w:val="24"/>
          </w:rPr>
          <w:delText>W</w:delText>
        </w:r>
      </w:del>
      <w:r w:rsidR="00BB707A" w:rsidRPr="00366A3B">
        <w:rPr>
          <w:rFonts w:ascii="Times New Roman" w:hAnsi="Times New Roman"/>
          <w:color w:val="000000" w:themeColor="text1"/>
          <w:sz w:val="24"/>
          <w:szCs w:val="24"/>
        </w:rPr>
        <w:t xml:space="preserve">e </w:t>
      </w:r>
      <w:r w:rsidR="00A35A25" w:rsidRPr="00366A3B">
        <w:rPr>
          <w:rFonts w:ascii="Times New Roman" w:hAnsi="Times New Roman"/>
          <w:color w:val="000000" w:themeColor="text1"/>
          <w:sz w:val="24"/>
          <w:szCs w:val="24"/>
        </w:rPr>
        <w:t xml:space="preserve">swabbed all spring and summer fecal pellet samples collected in the pen and </w:t>
      </w:r>
      <w:r w:rsidR="00892906" w:rsidRPr="00366A3B">
        <w:rPr>
          <w:rFonts w:ascii="Times New Roman" w:hAnsi="Times New Roman"/>
          <w:color w:val="000000" w:themeColor="text1"/>
          <w:sz w:val="24"/>
          <w:szCs w:val="24"/>
        </w:rPr>
        <w:t>from free-ranging caribou</w:t>
      </w:r>
      <w:r w:rsidR="00A35A25" w:rsidRPr="00366A3B">
        <w:rPr>
          <w:rFonts w:ascii="Times New Roman" w:hAnsi="Times New Roman"/>
          <w:color w:val="000000" w:themeColor="text1"/>
          <w:sz w:val="24"/>
          <w:szCs w:val="24"/>
        </w:rPr>
        <w:t xml:space="preserve">. </w:t>
      </w:r>
      <w:commentRangeStart w:id="725"/>
      <w:commentRangeStart w:id="726"/>
      <w:commentRangeStart w:id="727"/>
      <w:r w:rsidR="00A35A25" w:rsidRPr="00366A3B">
        <w:rPr>
          <w:rFonts w:ascii="Times New Roman" w:hAnsi="Times New Roman"/>
          <w:color w:val="000000" w:themeColor="text1"/>
          <w:sz w:val="24"/>
          <w:szCs w:val="24"/>
        </w:rPr>
        <w:t xml:space="preserve">The </w:t>
      </w:r>
      <w:del w:id="728" w:author="Clayton Lamb" w:date="2023-07-18T12:56:00Z">
        <w:r w:rsidR="00A35A25" w:rsidRPr="00366A3B" w:rsidDel="00AD7713">
          <w:rPr>
            <w:rFonts w:ascii="Times New Roman" w:hAnsi="Times New Roman"/>
            <w:color w:val="000000" w:themeColor="text1"/>
            <w:sz w:val="24"/>
            <w:szCs w:val="24"/>
          </w:rPr>
          <w:delText>lab</w:delText>
        </w:r>
        <w:r w:rsidR="00092E85" w:rsidRPr="00366A3B" w:rsidDel="00AD7713">
          <w:rPr>
            <w:rFonts w:ascii="Times New Roman" w:hAnsi="Times New Roman"/>
            <w:color w:val="000000" w:themeColor="text1"/>
            <w:sz w:val="24"/>
            <w:szCs w:val="24"/>
          </w:rPr>
          <w:delText xml:space="preserve"> </w:delText>
        </w:r>
        <w:r w:rsidR="00A35A25" w:rsidRPr="00366A3B" w:rsidDel="00AD7713">
          <w:rPr>
            <w:rFonts w:ascii="Times New Roman" w:hAnsi="Times New Roman"/>
            <w:color w:val="000000" w:themeColor="text1"/>
            <w:sz w:val="24"/>
            <w:szCs w:val="24"/>
          </w:rPr>
          <w:delText>work</w:delText>
        </w:r>
      </w:del>
      <w:ins w:id="729" w:author="Clayton Lamb" w:date="2023-07-18T12:56:00Z">
        <w:r w:rsidR="00AD7713" w:rsidRPr="00366A3B">
          <w:rPr>
            <w:rFonts w:ascii="Times New Roman" w:hAnsi="Times New Roman"/>
            <w:color w:val="000000" w:themeColor="text1"/>
            <w:sz w:val="24"/>
            <w:szCs w:val="24"/>
          </w:rPr>
          <w:t>genetic analysis</w:t>
        </w:r>
      </w:ins>
      <w:r w:rsidR="00A35A25" w:rsidRPr="00366A3B">
        <w:rPr>
          <w:rFonts w:ascii="Times New Roman" w:hAnsi="Times New Roman"/>
          <w:color w:val="000000" w:themeColor="text1"/>
          <w:sz w:val="24"/>
          <w:szCs w:val="24"/>
        </w:rPr>
        <w:t xml:space="preserve"> </w:t>
      </w:r>
      <w:del w:id="730" w:author="Clayton Lamb" w:date="2023-07-18T12:56:00Z">
        <w:r w:rsidR="00A35A25" w:rsidRPr="00366A3B" w:rsidDel="00AD7713">
          <w:rPr>
            <w:rFonts w:ascii="Times New Roman" w:hAnsi="Times New Roman"/>
            <w:color w:val="000000" w:themeColor="text1"/>
            <w:sz w:val="24"/>
            <w:szCs w:val="24"/>
          </w:rPr>
          <w:delText xml:space="preserve">was </w:delText>
        </w:r>
      </w:del>
      <w:r w:rsidR="0052179F" w:rsidRPr="00366A3B">
        <w:rPr>
          <w:rFonts w:ascii="Times New Roman" w:hAnsi="Times New Roman"/>
          <w:color w:val="000000" w:themeColor="text1"/>
          <w:sz w:val="24"/>
          <w:szCs w:val="24"/>
        </w:rPr>
        <w:t xml:space="preserve">focused on </w:t>
      </w:r>
      <w:r w:rsidR="00BB707A" w:rsidRPr="00366A3B">
        <w:rPr>
          <w:rFonts w:ascii="Times New Roman" w:hAnsi="Times New Roman"/>
          <w:color w:val="000000" w:themeColor="text1"/>
          <w:sz w:val="24"/>
          <w:szCs w:val="24"/>
        </w:rPr>
        <w:t>individual identification of fecal samples (verified by</w:t>
      </w:r>
      <w:ins w:id="731" w:author="Evgenia Dubman" w:date="2023-07-20T16:09:00Z">
        <w:r w:rsidR="00792EA2">
          <w:rPr>
            <w:rFonts w:ascii="Times New Roman" w:hAnsi="Times New Roman"/>
            <w:color w:val="000000" w:themeColor="text1"/>
            <w:sz w:val="24"/>
            <w:szCs w:val="24"/>
          </w:rPr>
          <w:t xml:space="preserve"> reference</w:t>
        </w:r>
      </w:ins>
      <w:r w:rsidR="00BB707A" w:rsidRPr="00366A3B">
        <w:rPr>
          <w:rFonts w:ascii="Times New Roman" w:hAnsi="Times New Roman"/>
          <w:color w:val="000000" w:themeColor="text1"/>
          <w:sz w:val="24"/>
          <w:szCs w:val="24"/>
        </w:rPr>
        <w:t xml:space="preserve"> skin and/or hair samples from known individuals), </w:t>
      </w:r>
      <w:r w:rsidR="0052179F" w:rsidRPr="00366A3B">
        <w:rPr>
          <w:rFonts w:ascii="Times New Roman" w:hAnsi="Times New Roman"/>
          <w:color w:val="000000" w:themeColor="text1"/>
          <w:sz w:val="24"/>
          <w:szCs w:val="24"/>
        </w:rPr>
        <w:t>and sex identification.</w:t>
      </w:r>
      <w:commentRangeEnd w:id="725"/>
      <w:r w:rsidR="0037685A" w:rsidRPr="00366A3B">
        <w:rPr>
          <w:rStyle w:val="CommentReference"/>
          <w:rFonts w:ascii="Times New Roman" w:hAnsi="Times New Roman"/>
          <w:sz w:val="24"/>
          <w:szCs w:val="24"/>
          <w:rPrChange w:id="732" w:author="Clayton Lamb" w:date="2023-07-19T07:26:00Z">
            <w:rPr>
              <w:rStyle w:val="CommentReference"/>
              <w:rFonts w:ascii="Garamond" w:hAnsi="Garamond"/>
            </w:rPr>
          </w:rPrChange>
        </w:rPr>
        <w:commentReference w:id="725"/>
      </w:r>
      <w:commentRangeEnd w:id="726"/>
      <w:r w:rsidR="0037685A" w:rsidRPr="00366A3B">
        <w:rPr>
          <w:rStyle w:val="CommentReference"/>
          <w:rFonts w:ascii="Times New Roman" w:hAnsi="Times New Roman"/>
          <w:sz w:val="24"/>
          <w:szCs w:val="24"/>
          <w:rPrChange w:id="733" w:author="Clayton Lamb" w:date="2023-07-19T07:26:00Z">
            <w:rPr>
              <w:rStyle w:val="CommentReference"/>
              <w:rFonts w:ascii="Garamond" w:hAnsi="Garamond"/>
            </w:rPr>
          </w:rPrChange>
        </w:rPr>
        <w:commentReference w:id="726"/>
      </w:r>
      <w:commentRangeEnd w:id="727"/>
      <w:r w:rsidR="00792EA2">
        <w:rPr>
          <w:rStyle w:val="CommentReference"/>
          <w:rFonts w:ascii="Garamond" w:hAnsi="Garamond"/>
        </w:rPr>
        <w:commentReference w:id="727"/>
      </w:r>
      <w:ins w:id="734" w:author="Clayton Lamb" w:date="2023-07-18T14:06:00Z">
        <w:r w:rsidR="008B3E83" w:rsidRPr="00366A3B">
          <w:rPr>
            <w:rFonts w:ascii="Times New Roman" w:hAnsi="Times New Roman"/>
            <w:color w:val="000000" w:themeColor="text1"/>
            <w:sz w:val="24"/>
            <w:szCs w:val="24"/>
          </w:rPr>
          <w:t xml:space="preserve"> </w:t>
        </w:r>
      </w:ins>
    </w:p>
    <w:p w14:paraId="19CBC3C1" w14:textId="6049AE15" w:rsidR="005B299F" w:rsidRPr="00366A3B" w:rsidRDefault="005B299F" w:rsidP="005B299F">
      <w:pPr>
        <w:spacing w:line="480" w:lineRule="auto"/>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Pathogens</w:t>
      </w:r>
    </w:p>
    <w:p w14:paraId="605C54B1" w14:textId="7481E590" w:rsidR="00066F3C" w:rsidRPr="00366A3B" w:rsidRDefault="00441C0C" w:rsidP="000E2F2D">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w:t>
      </w:r>
      <w:ins w:id="735" w:author="Clayton Lamb" w:date="2023-07-13T13:17:00Z">
        <w:r w:rsidR="00FC105A" w:rsidRPr="00366A3B">
          <w:rPr>
            <w:rFonts w:ascii="Times New Roman" w:hAnsi="Times New Roman"/>
            <w:color w:val="000000" w:themeColor="text1"/>
            <w:sz w:val="24"/>
            <w:szCs w:val="24"/>
          </w:rPr>
          <w:t xml:space="preserve">a </w:t>
        </w:r>
      </w:ins>
      <w:r w:rsidRPr="00366A3B">
        <w:rPr>
          <w:rFonts w:ascii="Times New Roman" w:hAnsi="Times New Roman"/>
          <w:color w:val="000000" w:themeColor="text1"/>
          <w:sz w:val="24"/>
          <w:szCs w:val="24"/>
        </w:rPr>
        <w:t>recent stud</w:t>
      </w:r>
      <w:ins w:id="736" w:author="Clayton Lamb" w:date="2023-07-13T13:17:00Z">
        <w:r w:rsidR="00FC105A" w:rsidRPr="00366A3B">
          <w:rPr>
            <w:rFonts w:ascii="Times New Roman" w:hAnsi="Times New Roman"/>
            <w:color w:val="000000" w:themeColor="text1"/>
            <w:sz w:val="24"/>
            <w:szCs w:val="24"/>
          </w:rPr>
          <w:t>y</w:t>
        </w:r>
      </w:ins>
      <w:del w:id="737" w:author="Clayton Lamb" w:date="2023-07-13T13:17:00Z">
        <w:r w:rsidRPr="00366A3B" w:rsidDel="00FC105A">
          <w:rPr>
            <w:rFonts w:ascii="Times New Roman" w:hAnsi="Times New Roman"/>
            <w:color w:val="000000" w:themeColor="text1"/>
            <w:sz w:val="24"/>
            <w:szCs w:val="24"/>
          </w:rPr>
          <w:delText>ies</w:delText>
        </w:r>
      </w:del>
      <w:r w:rsidRPr="00366A3B">
        <w:rPr>
          <w:rFonts w:ascii="Times New Roman" w:hAnsi="Times New Roman"/>
          <w:color w:val="000000" w:themeColor="text1"/>
          <w:sz w:val="24"/>
          <w:szCs w:val="24"/>
        </w:rPr>
        <w:t xml:space="preserve"> of caribou health in </w:t>
      </w:r>
      <w:r w:rsidR="00147B3B" w:rsidRPr="00366A3B">
        <w:rPr>
          <w:rFonts w:ascii="Times New Roman" w:hAnsi="Times New Roman"/>
          <w:color w:val="000000" w:themeColor="text1"/>
          <w:sz w:val="24"/>
          <w:szCs w:val="24"/>
        </w:rPr>
        <w:t xml:space="preserve">boreal </w:t>
      </w:r>
      <w:r w:rsidRPr="00366A3B">
        <w:rPr>
          <w:rFonts w:ascii="Times New Roman" w:hAnsi="Times New Roman"/>
          <w:color w:val="000000" w:themeColor="text1"/>
          <w:sz w:val="24"/>
          <w:szCs w:val="24"/>
        </w:rPr>
        <w:t>BC</w:t>
      </w:r>
      <w:r w:rsidR="00147B3B"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7B3B"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DB2C91" w:rsidRPr="00366A3B">
        <w:rPr>
          <w:rFonts w:ascii="Times New Roman" w:hAnsi="Times New Roman"/>
          <w:color w:val="000000" w:themeColor="text1"/>
          <w:sz w:val="24"/>
          <w:szCs w:val="24"/>
        </w:rPr>
        <w:t>Bondo et al. 2018</w:t>
      </w:r>
      <w:r w:rsidRPr="00366A3B">
        <w:rPr>
          <w:rFonts w:ascii="Times New Roman" w:hAnsi="Times New Roman"/>
          <w:color w:val="000000" w:themeColor="text1"/>
          <w:sz w:val="24"/>
          <w:szCs w:val="24"/>
        </w:rPr>
        <w:t xml:space="preserve">), several pathogens have emerged as potential concerns. </w:t>
      </w:r>
      <w:r w:rsidR="00744CC7" w:rsidRPr="00366A3B">
        <w:rPr>
          <w:rFonts w:ascii="Times New Roman" w:hAnsi="Times New Roman"/>
          <w:color w:val="000000" w:themeColor="text1"/>
          <w:sz w:val="24"/>
          <w:szCs w:val="24"/>
        </w:rPr>
        <w:t>W</w:t>
      </w:r>
      <w:r w:rsidRPr="00366A3B">
        <w:rPr>
          <w:rFonts w:ascii="Times New Roman" w:hAnsi="Times New Roman"/>
          <w:color w:val="000000" w:themeColor="text1"/>
          <w:sz w:val="24"/>
          <w:szCs w:val="24"/>
        </w:rPr>
        <w:t xml:space="preserve">e focused on three priority pathogens: protozoan </w:t>
      </w:r>
      <w:proofErr w:type="spellStart"/>
      <w:r w:rsidRPr="00366A3B">
        <w:rPr>
          <w:rFonts w:ascii="Times New Roman" w:hAnsi="Times New Roman"/>
          <w:i/>
          <w:iCs/>
          <w:color w:val="000000" w:themeColor="text1"/>
          <w:sz w:val="24"/>
          <w:szCs w:val="24"/>
        </w:rPr>
        <w:t>Neospora</w:t>
      </w:r>
      <w:proofErr w:type="spellEnd"/>
      <w:r w:rsidRPr="00366A3B">
        <w:rPr>
          <w:rFonts w:ascii="Times New Roman" w:hAnsi="Times New Roman"/>
          <w:i/>
          <w:iCs/>
          <w:color w:val="000000" w:themeColor="text1"/>
          <w:sz w:val="24"/>
          <w:szCs w:val="24"/>
        </w:rPr>
        <w:t xml:space="preserve"> caninum</w:t>
      </w:r>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Neospora</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bacterium </w:t>
      </w:r>
      <w:proofErr w:type="spellStart"/>
      <w:r w:rsidRPr="00366A3B">
        <w:rPr>
          <w:rFonts w:ascii="Times New Roman" w:hAnsi="Times New Roman"/>
          <w:i/>
          <w:iCs/>
          <w:color w:val="000000" w:themeColor="text1"/>
          <w:sz w:val="24"/>
          <w:szCs w:val="24"/>
        </w:rPr>
        <w:t>Erysipelothrix</w:t>
      </w:r>
      <w:proofErr w:type="spellEnd"/>
      <w:r w:rsidRPr="00366A3B">
        <w:rPr>
          <w:rFonts w:ascii="Times New Roman" w:hAnsi="Times New Roman"/>
          <w:i/>
          <w:iCs/>
          <w:color w:val="000000" w:themeColor="text1"/>
          <w:sz w:val="24"/>
          <w:szCs w:val="24"/>
        </w:rPr>
        <w:t xml:space="preserve"> </w:t>
      </w:r>
      <w:proofErr w:type="spellStart"/>
      <w:r w:rsidRPr="00366A3B">
        <w:rPr>
          <w:rFonts w:ascii="Times New Roman" w:hAnsi="Times New Roman"/>
          <w:i/>
          <w:iCs/>
          <w:color w:val="000000" w:themeColor="text1"/>
          <w:sz w:val="24"/>
          <w:szCs w:val="24"/>
        </w:rPr>
        <w:t>rhusiopathiae</w:t>
      </w:r>
      <w:proofErr w:type="spellEnd"/>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Erysipelothrix</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an </w:t>
      </w:r>
      <w:proofErr w:type="spellStart"/>
      <w:r w:rsidRPr="00366A3B">
        <w:rPr>
          <w:rFonts w:ascii="Times New Roman" w:hAnsi="Times New Roman"/>
          <w:color w:val="000000" w:themeColor="text1"/>
          <w:sz w:val="24"/>
          <w:szCs w:val="24"/>
        </w:rPr>
        <w:t>alphaherpes</w:t>
      </w:r>
      <w:proofErr w:type="spellEnd"/>
      <w:r w:rsidRPr="00366A3B">
        <w:rPr>
          <w:rFonts w:ascii="Times New Roman" w:hAnsi="Times New Roman"/>
          <w:color w:val="000000" w:themeColor="text1"/>
          <w:sz w:val="24"/>
          <w:szCs w:val="24"/>
        </w:rPr>
        <w:t xml:space="preserve"> virus</w:t>
      </w:r>
      <w:r w:rsidR="00892906" w:rsidRPr="00366A3B">
        <w:rPr>
          <w:rFonts w:ascii="Times New Roman" w:hAnsi="Times New Roman"/>
          <w:color w:val="000000" w:themeColor="text1"/>
          <w:sz w:val="24"/>
          <w:szCs w:val="24"/>
        </w:rPr>
        <w:t xml:space="preserve"> – </w:t>
      </w:r>
      <w:proofErr w:type="gramStart"/>
      <w:r w:rsidRPr="00366A3B">
        <w:rPr>
          <w:rFonts w:ascii="Times New Roman" w:hAnsi="Times New Roman"/>
          <w:color w:val="000000" w:themeColor="text1"/>
          <w:sz w:val="24"/>
          <w:szCs w:val="24"/>
        </w:rPr>
        <w:t xml:space="preserve">as </w:t>
      </w:r>
      <w:r w:rsidRPr="00366A3B">
        <w:rPr>
          <w:rFonts w:ascii="Times New Roman" w:hAnsi="Times New Roman"/>
          <w:color w:val="000000" w:themeColor="text1"/>
          <w:sz w:val="24"/>
          <w:szCs w:val="24"/>
        </w:rPr>
        <w:lastRenderedPageBreak/>
        <w:t>yet</w:t>
      </w:r>
      <w:proofErr w:type="gramEnd"/>
      <w:r w:rsidRPr="00366A3B">
        <w:rPr>
          <w:rFonts w:ascii="Times New Roman" w:hAnsi="Times New Roman"/>
          <w:color w:val="000000" w:themeColor="text1"/>
          <w:sz w:val="24"/>
          <w:szCs w:val="24"/>
        </w:rPr>
        <w:t xml:space="preserve"> unidentified in </w:t>
      </w:r>
      <w:r w:rsidR="00AB778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but most likely Cervid Herpes virus 2, CvHV-2</w:t>
      </w:r>
      <w:r w:rsidR="00892906" w:rsidRPr="00366A3B">
        <w:rPr>
          <w:rFonts w:ascii="Times New Roman" w:hAnsi="Times New Roman"/>
          <w:color w:val="000000" w:themeColor="text1"/>
          <w:sz w:val="24"/>
          <w:szCs w:val="24"/>
        </w:rPr>
        <w:t xml:space="preserve">, </w:t>
      </w:r>
      <w:r w:rsidR="00744CC7" w:rsidRPr="00366A3B">
        <w:rPr>
          <w:rFonts w:ascii="Times New Roman" w:hAnsi="Times New Roman"/>
          <w:color w:val="000000" w:themeColor="text1"/>
          <w:sz w:val="24"/>
          <w:szCs w:val="24"/>
        </w:rPr>
        <w:t>identified using a test</w:t>
      </w:r>
      <w:r w:rsidRPr="00366A3B">
        <w:rPr>
          <w:rFonts w:ascii="Times New Roman" w:hAnsi="Times New Roman"/>
          <w:color w:val="000000" w:themeColor="text1"/>
          <w:sz w:val="24"/>
          <w:szCs w:val="24"/>
        </w:rPr>
        <w:t xml:space="preserve"> for Bovine Herpes virus 1, which causes Infectious Bovine Rhinotracheitis in cattle</w:t>
      </w:r>
      <w:r w:rsidR="00744CC7" w:rsidRPr="00366A3B">
        <w:rPr>
          <w:rFonts w:ascii="Times New Roman" w:hAnsi="Times New Roman"/>
          <w:color w:val="000000" w:themeColor="text1"/>
          <w:sz w:val="24"/>
          <w:szCs w:val="24"/>
        </w:rPr>
        <w:t xml:space="preserve"> (hereafter, ‘</w:t>
      </w:r>
      <w:proofErr w:type="spellStart"/>
      <w:r w:rsidR="005918B5" w:rsidRPr="00366A3B">
        <w:rPr>
          <w:rFonts w:ascii="Times New Roman" w:hAnsi="Times New Roman"/>
          <w:color w:val="000000" w:themeColor="text1"/>
          <w:sz w:val="24"/>
          <w:szCs w:val="24"/>
        </w:rPr>
        <w:t>Alphaherpesvirus</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We also te</w:t>
      </w:r>
      <w:r w:rsidR="003279ED" w:rsidRPr="00366A3B">
        <w:rPr>
          <w:rFonts w:ascii="Times New Roman" w:hAnsi="Times New Roman"/>
          <w:color w:val="000000" w:themeColor="text1"/>
          <w:sz w:val="24"/>
          <w:szCs w:val="24"/>
        </w:rPr>
        <w:t>s</w:t>
      </w:r>
      <w:r w:rsidR="00190CAC" w:rsidRPr="00366A3B">
        <w:rPr>
          <w:rFonts w:ascii="Times New Roman" w:hAnsi="Times New Roman"/>
          <w:color w:val="000000" w:themeColor="text1"/>
          <w:sz w:val="24"/>
          <w:szCs w:val="24"/>
        </w:rPr>
        <w:t>ted</w:t>
      </w:r>
      <w:r w:rsidR="00C23727"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 xml:space="preserve">for </w:t>
      </w:r>
      <w:r w:rsidR="00190CAC" w:rsidRPr="00366A3B">
        <w:rPr>
          <w:rFonts w:ascii="Times New Roman" w:hAnsi="Times New Roman"/>
          <w:i/>
          <w:color w:val="000000" w:themeColor="text1"/>
          <w:sz w:val="24"/>
          <w:szCs w:val="24"/>
        </w:rPr>
        <w:t>Toxoplasma gondii</w:t>
      </w:r>
      <w:r w:rsidR="00190CAC" w:rsidRPr="00366A3B">
        <w:rPr>
          <w:rFonts w:ascii="Times New Roman" w:hAnsi="Times New Roman"/>
          <w:color w:val="000000" w:themeColor="text1"/>
          <w:sz w:val="24"/>
          <w:szCs w:val="24"/>
        </w:rPr>
        <w:t xml:space="preserve"> (hereafter ‘Toxoplasma’), a protozoan parasite that infects a wide range of mammalian species, including cervids</w:t>
      </w:r>
      <w:r w:rsidR="00DD1DEC" w:rsidRPr="00366A3B">
        <w:rPr>
          <w:rFonts w:ascii="Times New Roman" w:hAnsi="Times New Roman"/>
          <w:color w:val="000000" w:themeColor="text1"/>
          <w:sz w:val="24"/>
          <w:szCs w:val="24"/>
        </w:rPr>
        <w:t xml:space="preserve"> </w:t>
      </w:r>
      <w:r w:rsidR="00DD1DEC" w:rsidRPr="00366A3B">
        <w:rPr>
          <w:rFonts w:ascii="Times New Roman" w:hAnsi="Times New Roman"/>
          <w:color w:val="000000" w:themeColor="text1"/>
          <w:sz w:val="24"/>
          <w:szCs w:val="24"/>
        </w:rPr>
        <w:fldChar w:fldCharType="begin"/>
      </w:r>
      <w:r w:rsidR="00DD1DEC" w:rsidRPr="00366A3B">
        <w:rPr>
          <w:rFonts w:ascii="Times New Roman" w:hAnsi="Times New Roman"/>
          <w:color w:val="000000" w:themeColor="text1"/>
          <w:sz w:val="24"/>
          <w:szCs w:val="24"/>
        </w:rPr>
        <w:instrText xml:space="preserve"> ADDIN ZOTERO_ITEM CSL_CITATION {"citationID":"DvPXkCzl","properties":{"formattedCitation":"(Dubey et al. 2007)","plainCitation":"(Dubey et al. 2007)","noteIndex":0},"citationItems":[{"id":4991,"uris":["http://zotero.org/users/6749014/items/KQFBV3H5"],"itemData":{"id":4991,"type":"article-journal","abstract":"SUMMARY\nNeospora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M."}],"issued":{"date-parts":[["2007",4]]}}}],"schema":"https://github.com/citation-style-language/schema/raw/master/csl-citation.json"} </w:instrText>
      </w:r>
      <w:r w:rsidR="00DD1DEC"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w:t>
      </w:r>
      <w:r w:rsidR="00DD1DEC" w:rsidRPr="00366A3B">
        <w:rPr>
          <w:rFonts w:ascii="Times New Roman" w:hAnsi="Times New Roman"/>
          <w:color w:val="000000" w:themeColor="text1"/>
          <w:sz w:val="24"/>
          <w:szCs w:val="24"/>
        </w:rPr>
        <w:fldChar w:fldCharType="end"/>
      </w:r>
      <w:r w:rsidR="00190CA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All of these pathogens, under certain circumstances, have been associated with reduced reproductive success (reduced fertility and abortion) and in some cases, mortality </w:t>
      </w:r>
      <w:r w:rsidR="00BA58AD"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{"citationID":"wWUgOOmI","properties":{"formattedCitation":"(Dubey et al. 2007; Bondo et al. 2019)","plainCitation":"(Dubey et al. 2007; Bondo et al. 2019)","noteIndex":0},"citationItems":[{"id":4991,"uris":["http://zotero.org/users/6749014/items/KQFBV3H5"],"itemData":{"id":4991,"type":"article-journal","abstract":"SUMMARY\nNeospora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A58AD"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 Bondo et al. 2019)</w:t>
      </w:r>
      <w:r w:rsidR="00BA58AD"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Seroprevalence signifies an exposure to the pathogen and the presence of a certain level of antibodies in the blood serum of the individual – it does not necessarily indicate </w:t>
      </w:r>
      <w:del w:id="738" w:author="Clayton Lamb" w:date="2023-07-13T14:13:00Z">
        <w:r w:rsidRPr="00366A3B" w:rsidDel="00F6658E">
          <w:rPr>
            <w:rFonts w:ascii="Times New Roman" w:hAnsi="Times New Roman"/>
            <w:color w:val="000000" w:themeColor="text1"/>
            <w:sz w:val="24"/>
            <w:szCs w:val="24"/>
          </w:rPr>
          <w:delText xml:space="preserve">active </w:delText>
        </w:r>
      </w:del>
      <w:ins w:id="739" w:author="Clayton Lamb" w:date="2023-07-13T13:17:00Z">
        <w:r w:rsidR="00FC105A" w:rsidRPr="00366A3B">
          <w:rPr>
            <w:rFonts w:ascii="Times New Roman" w:hAnsi="Times New Roman"/>
            <w:color w:val="000000"/>
            <w:sz w:val="24"/>
            <w:szCs w:val="24"/>
            <w:rPrChange w:id="740" w:author="Clayton Lamb" w:date="2023-07-19T07:26:00Z">
              <w:rPr>
                <w:rFonts w:ascii="Helvetica" w:hAnsi="Helvetica"/>
                <w:color w:val="000000"/>
                <w:sz w:val="18"/>
                <w:szCs w:val="18"/>
              </w:rPr>
            </w:rPrChange>
          </w:rPr>
          <w:t>active infection, disease, or pathology.</w:t>
        </w:r>
      </w:ins>
      <w:del w:id="741" w:author="Clayton Lamb" w:date="2023-07-13T13:17:00Z">
        <w:r w:rsidRPr="00366A3B" w:rsidDel="00FC105A">
          <w:rPr>
            <w:rFonts w:ascii="Times New Roman" w:hAnsi="Times New Roman"/>
            <w:color w:val="000000" w:themeColor="text1"/>
            <w:sz w:val="24"/>
            <w:szCs w:val="24"/>
          </w:rPr>
          <w:delText xml:space="preserve">disease or </w:delText>
        </w:r>
        <w:r w:rsidR="00A8740B" w:rsidRPr="00366A3B" w:rsidDel="00FC105A">
          <w:rPr>
            <w:rFonts w:ascii="Times New Roman" w:hAnsi="Times New Roman"/>
            <w:color w:val="000000" w:themeColor="text1"/>
            <w:sz w:val="24"/>
            <w:szCs w:val="24"/>
          </w:rPr>
          <w:delText>pathology</w:delText>
        </w:r>
        <w:r w:rsidRPr="00366A3B" w:rsidDel="00FC105A">
          <w:rPr>
            <w:rFonts w:ascii="Times New Roman" w:hAnsi="Times New Roman"/>
            <w:color w:val="000000" w:themeColor="text1"/>
            <w:sz w:val="24"/>
            <w:szCs w:val="24"/>
          </w:rPr>
          <w:delText xml:space="preserve">. </w:delText>
        </w:r>
      </w:del>
    </w:p>
    <w:p w14:paraId="6763A3E1" w14:textId="2F29721C" w:rsidR="0049569E" w:rsidRPr="00366A3B" w:rsidRDefault="0049569E" w:rsidP="00C12E97">
      <w:pPr>
        <w:pStyle w:val="Heading2"/>
        <w:spacing w:line="480" w:lineRule="auto"/>
        <w:rPr>
          <w:rFonts w:ascii="Times New Roman" w:hAnsi="Times New Roman"/>
          <w:color w:val="000000" w:themeColor="text1"/>
          <w:sz w:val="24"/>
          <w:szCs w:val="24"/>
        </w:rPr>
      </w:pPr>
      <w:bookmarkStart w:id="742" w:name="_Toc8115497"/>
      <w:bookmarkStart w:id="743" w:name="_Toc13047644"/>
      <w:r w:rsidRPr="00366A3B">
        <w:rPr>
          <w:rFonts w:ascii="Times New Roman" w:hAnsi="Times New Roman"/>
          <w:color w:val="000000" w:themeColor="text1"/>
          <w:sz w:val="24"/>
          <w:szCs w:val="24"/>
        </w:rPr>
        <w:t>Analytical methods</w:t>
      </w:r>
      <w:bookmarkEnd w:id="742"/>
      <w:bookmarkEnd w:id="743"/>
    </w:p>
    <w:p w14:paraId="0637B59F" w14:textId="7C23BB00"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primary health metrics we consider in </w:t>
      </w:r>
      <w:r w:rsidR="00847EB0" w:rsidRPr="00366A3B">
        <w:rPr>
          <w:rFonts w:ascii="Times New Roman" w:hAnsi="Times New Roman"/>
          <w:color w:val="000000" w:themeColor="text1"/>
          <w:sz w:val="24"/>
          <w:szCs w:val="24"/>
        </w:rPr>
        <w:t>this analysis</w:t>
      </w:r>
      <w:r w:rsidRPr="00366A3B">
        <w:rPr>
          <w:rFonts w:ascii="Times New Roman" w:hAnsi="Times New Roman"/>
          <w:color w:val="000000" w:themeColor="text1"/>
          <w:sz w:val="24"/>
          <w:szCs w:val="24"/>
        </w:rPr>
        <w:t xml:space="preserve"> are </w:t>
      </w:r>
      <w:r w:rsidR="00441C0C" w:rsidRPr="00366A3B">
        <w:rPr>
          <w:rFonts w:ascii="Times New Roman" w:hAnsi="Times New Roman"/>
          <w:color w:val="000000" w:themeColor="text1"/>
          <w:sz w:val="24"/>
          <w:szCs w:val="24"/>
        </w:rPr>
        <w:t xml:space="preserve">trace </w:t>
      </w:r>
      <w:r w:rsidRPr="00366A3B">
        <w:rPr>
          <w:rFonts w:ascii="Times New Roman" w:hAnsi="Times New Roman"/>
          <w:color w:val="000000" w:themeColor="text1"/>
          <w:sz w:val="24"/>
          <w:szCs w:val="24"/>
        </w:rPr>
        <w:t>mineral</w:t>
      </w:r>
      <w:r w:rsidR="00441C0C"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fecal nitrogen, </w:t>
      </w:r>
      <w:r w:rsidRPr="00366A3B">
        <w:rPr>
          <w:rFonts w:ascii="Times New Roman" w:hAnsi="Times New Roman"/>
          <w:color w:val="000000" w:themeColor="text1"/>
          <w:sz w:val="24"/>
          <w:szCs w:val="24"/>
        </w:rPr>
        <w:t>haptoglobin,</w:t>
      </w:r>
      <w:r w:rsidR="007F187B" w:rsidRPr="00366A3B">
        <w:rPr>
          <w:rFonts w:ascii="Times New Roman" w:hAnsi="Times New Roman"/>
          <w:color w:val="000000" w:themeColor="text1"/>
          <w:sz w:val="24"/>
          <w:szCs w:val="24"/>
        </w:rPr>
        <w:t xml:space="preserve"> </w:t>
      </w:r>
      <w:r w:rsidR="009376C9" w:rsidRPr="00366A3B">
        <w:rPr>
          <w:rFonts w:ascii="Times New Roman" w:hAnsi="Times New Roman"/>
          <w:color w:val="000000" w:themeColor="text1"/>
          <w:sz w:val="24"/>
          <w:szCs w:val="24"/>
        </w:rPr>
        <w:t>glucocorticoid concentration (hair and feces)</w:t>
      </w:r>
      <w:r w:rsidR="00DF2E1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w:t>
      </w:r>
      <w:r w:rsidR="007F187B" w:rsidRPr="00366A3B">
        <w:rPr>
          <w:rFonts w:ascii="Times New Roman" w:hAnsi="Times New Roman"/>
          <w:color w:val="000000" w:themeColor="text1"/>
          <w:sz w:val="24"/>
          <w:szCs w:val="24"/>
        </w:rPr>
        <w:t>pathogen exposure</w:t>
      </w:r>
      <w:r w:rsidRPr="00366A3B">
        <w:rPr>
          <w:rFonts w:ascii="Times New Roman" w:hAnsi="Times New Roman"/>
          <w:color w:val="000000" w:themeColor="text1"/>
          <w:sz w:val="24"/>
          <w:szCs w:val="24"/>
        </w:rPr>
        <w:t xml:space="preserve">. </w:t>
      </w:r>
      <w:r w:rsidR="00847EB0"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focused on comparing, where possible, health metrics between penned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between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and nearby caribou subpopulations, </w:t>
      </w:r>
      <w:r w:rsidR="007F187B" w:rsidRPr="00366A3B">
        <w:rPr>
          <w:rFonts w:ascii="Times New Roman" w:hAnsi="Times New Roman"/>
          <w:color w:val="000000" w:themeColor="text1"/>
          <w:sz w:val="24"/>
          <w:szCs w:val="24"/>
        </w:rPr>
        <w:t xml:space="preserve">within the </w:t>
      </w:r>
      <w:proofErr w:type="spellStart"/>
      <w:r w:rsidR="007F187B" w:rsidRPr="00366A3B">
        <w:rPr>
          <w:rFonts w:ascii="Times New Roman" w:hAnsi="Times New Roman"/>
          <w:color w:val="000000" w:themeColor="text1"/>
          <w:sz w:val="24"/>
          <w:szCs w:val="24"/>
        </w:rPr>
        <w:t>Klinse</w:t>
      </w:r>
      <w:proofErr w:type="spellEnd"/>
      <w:r w:rsidR="007F187B"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F187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through time, and between successful </w:t>
      </w:r>
      <w:r w:rsidR="00AB7787" w:rsidRPr="00366A3B">
        <w:rPr>
          <w:rFonts w:ascii="Times New Roman" w:hAnsi="Times New Roman"/>
          <w:color w:val="000000" w:themeColor="text1"/>
          <w:sz w:val="24"/>
          <w:szCs w:val="24"/>
        </w:rPr>
        <w:t xml:space="preserve">and unsuccessful </w:t>
      </w:r>
      <w:r w:rsidRPr="00366A3B">
        <w:rPr>
          <w:rFonts w:ascii="Times New Roman" w:hAnsi="Times New Roman"/>
          <w:color w:val="000000" w:themeColor="text1"/>
          <w:sz w:val="24"/>
          <w:szCs w:val="24"/>
        </w:rPr>
        <w:t xml:space="preserve">reproductive </w:t>
      </w:r>
      <w:r w:rsidR="007F187B" w:rsidRPr="00366A3B">
        <w:rPr>
          <w:rFonts w:ascii="Times New Roman" w:hAnsi="Times New Roman"/>
          <w:color w:val="000000" w:themeColor="text1"/>
          <w:sz w:val="24"/>
          <w:szCs w:val="24"/>
        </w:rPr>
        <w:t>attempts</w:t>
      </w:r>
      <w:r w:rsidRPr="00366A3B">
        <w:rPr>
          <w:rFonts w:ascii="Times New Roman" w:hAnsi="Times New Roman"/>
          <w:color w:val="000000" w:themeColor="text1"/>
          <w:sz w:val="24"/>
          <w:szCs w:val="24"/>
        </w:rPr>
        <w:t xml:space="preserve">. </w:t>
      </w:r>
      <w:r w:rsidR="00E3558D" w:rsidRPr="00366A3B">
        <w:rPr>
          <w:rFonts w:ascii="Times New Roman" w:hAnsi="Times New Roman"/>
          <w:color w:val="000000" w:themeColor="text1"/>
          <w:sz w:val="24"/>
          <w:szCs w:val="24"/>
        </w:rPr>
        <w:t xml:space="preserve">We only assessed </w:t>
      </w:r>
      <w:r w:rsidR="007F187B" w:rsidRPr="00366A3B">
        <w:rPr>
          <w:rFonts w:ascii="Times New Roman" w:hAnsi="Times New Roman"/>
          <w:color w:val="000000" w:themeColor="text1"/>
          <w:sz w:val="24"/>
          <w:szCs w:val="24"/>
        </w:rPr>
        <w:t xml:space="preserve">connections between </w:t>
      </w:r>
      <w:r w:rsidR="00E3558D" w:rsidRPr="00366A3B">
        <w:rPr>
          <w:rFonts w:ascii="Times New Roman" w:hAnsi="Times New Roman"/>
          <w:color w:val="000000" w:themeColor="text1"/>
          <w:sz w:val="24"/>
          <w:szCs w:val="24"/>
        </w:rPr>
        <w:t xml:space="preserve">health </w:t>
      </w:r>
      <w:r w:rsidR="007F187B" w:rsidRPr="00366A3B">
        <w:rPr>
          <w:rFonts w:ascii="Times New Roman" w:hAnsi="Times New Roman"/>
          <w:color w:val="000000" w:themeColor="text1"/>
          <w:sz w:val="24"/>
          <w:szCs w:val="24"/>
        </w:rPr>
        <w:t>metrics and</w:t>
      </w:r>
      <w:r w:rsidR="00E3558D" w:rsidRPr="00366A3B">
        <w:rPr>
          <w:rFonts w:ascii="Times New Roman" w:hAnsi="Times New Roman"/>
          <w:color w:val="000000" w:themeColor="text1"/>
          <w:sz w:val="24"/>
          <w:szCs w:val="24"/>
        </w:rPr>
        <w:t xml:space="preserve"> reproductive success for penned females </w:t>
      </w:r>
      <w:r w:rsidR="00586814" w:rsidRPr="00366A3B">
        <w:rPr>
          <w:rFonts w:ascii="Times New Roman" w:hAnsi="Times New Roman"/>
          <w:color w:val="000000" w:themeColor="text1"/>
          <w:sz w:val="24"/>
          <w:szCs w:val="24"/>
        </w:rPr>
        <w:t>due to 1) the paucity of free-ranging health samples</w:t>
      </w:r>
      <w:ins w:id="744" w:author="Clayton Lamb" w:date="2023-07-13T14:13:00Z">
        <w:r w:rsidR="00F6658E" w:rsidRPr="00366A3B">
          <w:rPr>
            <w:rFonts w:ascii="Times New Roman" w:hAnsi="Times New Roman"/>
            <w:color w:val="000000" w:themeColor="text1"/>
            <w:sz w:val="24"/>
            <w:szCs w:val="24"/>
          </w:rPr>
          <w:t xml:space="preserve"> </w:t>
        </w:r>
      </w:ins>
      <w:ins w:id="745" w:author="Clayton Lamb" w:date="2023-07-13T14:15:00Z">
        <w:r w:rsidR="00F6658E" w:rsidRPr="00366A3B">
          <w:rPr>
            <w:rFonts w:ascii="Times New Roman" w:hAnsi="Times New Roman"/>
            <w:color w:val="000000" w:themeColor="text1"/>
            <w:sz w:val="24"/>
            <w:szCs w:val="24"/>
          </w:rPr>
          <w:t>as a result of primarily</w:t>
        </w:r>
      </w:ins>
      <w:ins w:id="746" w:author="Clayton Lamb" w:date="2023-07-13T14:13:00Z">
        <w:r w:rsidR="00F6658E" w:rsidRPr="00366A3B">
          <w:rPr>
            <w:rFonts w:ascii="Times New Roman" w:hAnsi="Times New Roman"/>
            <w:color w:val="000000" w:themeColor="text1"/>
            <w:sz w:val="24"/>
            <w:szCs w:val="24"/>
          </w:rPr>
          <w:t xml:space="preserve"> capturing </w:t>
        </w:r>
      </w:ins>
      <w:ins w:id="747" w:author="Clayton Lamb" w:date="2023-07-13T14:14:00Z">
        <w:r w:rsidR="00F6658E" w:rsidRPr="00366A3B">
          <w:rPr>
            <w:rFonts w:ascii="Times New Roman" w:hAnsi="Times New Roman"/>
            <w:color w:val="000000" w:themeColor="text1"/>
            <w:sz w:val="24"/>
            <w:szCs w:val="24"/>
          </w:rPr>
          <w:t xml:space="preserve">animals for the pen in early years, which expanded to capturing free-ranging animals as the </w:t>
        </w:r>
      </w:ins>
      <w:ins w:id="748" w:author="Clayton Lamb" w:date="2023-07-13T14:15:00Z">
        <w:r w:rsidR="00F6658E" w:rsidRPr="00366A3B">
          <w:rPr>
            <w:rFonts w:ascii="Times New Roman" w:hAnsi="Times New Roman"/>
            <w:color w:val="000000" w:themeColor="text1"/>
            <w:sz w:val="24"/>
            <w:szCs w:val="24"/>
          </w:rPr>
          <w:t>population increased,</w:t>
        </w:r>
      </w:ins>
      <w:ins w:id="749" w:author="Clayton Lamb" w:date="2023-07-13T13:18:00Z">
        <w:r w:rsidR="00FC105A" w:rsidRPr="00366A3B">
          <w:rPr>
            <w:rFonts w:ascii="Times New Roman" w:hAnsi="Times New Roman"/>
            <w:color w:val="000000" w:themeColor="text1"/>
            <w:sz w:val="24"/>
            <w:szCs w:val="24"/>
          </w:rPr>
          <w:t xml:space="preserve"> </w:t>
        </w:r>
      </w:ins>
      <w:del w:id="750" w:author="Clayton Lamb" w:date="2023-07-13T13:19:00Z">
        <w:r w:rsidR="00586814" w:rsidRPr="00366A3B" w:rsidDel="00FC105A">
          <w:rPr>
            <w:rFonts w:ascii="Times New Roman" w:hAnsi="Times New Roman"/>
            <w:color w:val="000000" w:themeColor="text1"/>
            <w:sz w:val="24"/>
            <w:szCs w:val="24"/>
          </w:rPr>
          <w:delText xml:space="preserve"> </w:delText>
        </w:r>
      </w:del>
      <w:r w:rsidR="00586814" w:rsidRPr="00366A3B">
        <w:rPr>
          <w:rFonts w:ascii="Times New Roman" w:hAnsi="Times New Roman"/>
          <w:color w:val="000000" w:themeColor="text1"/>
          <w:sz w:val="24"/>
          <w:szCs w:val="24"/>
        </w:rPr>
        <w:t xml:space="preserve">and 2) uncertainty in calf outcomes for many free ranging animals, especially when calves are killed soon after birth but before our weekly flights. </w:t>
      </w:r>
      <w:r w:rsidRPr="00366A3B">
        <w:rPr>
          <w:rFonts w:ascii="Times New Roman" w:hAnsi="Times New Roman"/>
          <w:color w:val="000000" w:themeColor="text1"/>
          <w:sz w:val="24"/>
          <w:szCs w:val="24"/>
        </w:rPr>
        <w:t xml:space="preserve">We conducted all analyses in </w:t>
      </w:r>
      <w:r w:rsidRPr="00366A3B">
        <w:rPr>
          <w:rFonts w:ascii="Times New Roman" w:hAnsi="Times New Roman"/>
          <w:color w:val="000000" w:themeColor="text1"/>
          <w:sz w:val="24"/>
          <w:szCs w:val="24"/>
        </w:rPr>
        <w:lastRenderedPageBreak/>
        <w:t xml:space="preserve">program R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{"citationID":"e0Q4Jgob","properties":{"formattedCitation":"(R Core Team 2021)","plainCitation":"(R Core Team 2021)","noteIndex":0},"citationItems":[{"id":1401,"uris":["http://zotero.org/users/6749014/items/2BXXU46B"],"itemData":{"id":1401,"type":"software","event-place":"Vienna,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 Core Team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ins w:id="751" w:author="Clayton Lamb" w:date="2023-07-19T12:02:00Z">
        <w:r w:rsidR="00B109CA">
          <w:rPr>
            <w:rFonts w:ascii="Times New Roman" w:hAnsi="Times New Roman"/>
            <w:color w:val="000000" w:themeColor="text1"/>
            <w:sz w:val="24"/>
            <w:szCs w:val="24"/>
          </w:rPr>
          <w:t xml:space="preserve">All data and code to reproduce these results can be found at </w:t>
        </w:r>
        <w:r w:rsidR="00B109CA" w:rsidRPr="00B109CA">
          <w:rPr>
            <w:rFonts w:ascii="Times New Roman" w:hAnsi="Times New Roman"/>
            <w:color w:val="000000" w:themeColor="text1"/>
            <w:sz w:val="24"/>
            <w:szCs w:val="24"/>
          </w:rPr>
          <w:t>https://github.com/ctlamb/KZ-Health</w:t>
        </w:r>
        <w:r w:rsidR="00B109CA">
          <w:rPr>
            <w:rFonts w:ascii="Times New Roman" w:hAnsi="Times New Roman"/>
            <w:color w:val="000000" w:themeColor="text1"/>
            <w:sz w:val="24"/>
            <w:szCs w:val="24"/>
          </w:rPr>
          <w:t>.</w:t>
        </w:r>
      </w:ins>
    </w:p>
    <w:p w14:paraId="69121613" w14:textId="398B7861"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t xml:space="preserve">We assessed statistical significance </w:t>
      </w:r>
      <w:r w:rsidR="00EA6043" w:rsidRPr="00366A3B">
        <w:rPr>
          <w:rFonts w:ascii="Times New Roman" w:hAnsi="Times New Roman"/>
          <w:color w:val="000000" w:themeColor="text1"/>
          <w:sz w:val="24"/>
          <w:szCs w:val="24"/>
        </w:rPr>
        <w:t xml:space="preserve">between groups using Kruskal-Wallis </w:t>
      </w:r>
      <w:r w:rsidR="00C443AB" w:rsidRPr="00366A3B">
        <w:rPr>
          <w:rFonts w:ascii="Times New Roman" w:hAnsi="Times New Roman"/>
          <w:color w:val="000000" w:themeColor="text1"/>
          <w:sz w:val="24"/>
          <w:szCs w:val="24"/>
        </w:rPr>
        <w:t xml:space="preserve">(2 groups) and Dunn (&gt;2 groups) </w:t>
      </w:r>
      <w:r w:rsidR="00EA6043" w:rsidRPr="00366A3B">
        <w:rPr>
          <w:rFonts w:ascii="Times New Roman" w:hAnsi="Times New Roman"/>
          <w:color w:val="000000" w:themeColor="text1"/>
          <w:sz w:val="24"/>
          <w:szCs w:val="24"/>
        </w:rPr>
        <w:t>test</w:t>
      </w:r>
      <w:r w:rsidR="00C443AB" w:rsidRPr="00366A3B">
        <w:rPr>
          <w:rFonts w:ascii="Times New Roman" w:hAnsi="Times New Roman"/>
          <w:color w:val="000000" w:themeColor="text1"/>
          <w:sz w:val="24"/>
          <w:szCs w:val="24"/>
        </w:rPr>
        <w:t>s</w:t>
      </w:r>
      <w:r w:rsidR="00EA6043" w:rsidRPr="00366A3B">
        <w:rPr>
          <w:rFonts w:ascii="Times New Roman" w:hAnsi="Times New Roman"/>
          <w:color w:val="000000" w:themeColor="text1"/>
          <w:sz w:val="24"/>
          <w:szCs w:val="24"/>
        </w:rPr>
        <w:t xml:space="preserve">. For analyses requiring accounting for multiple </w:t>
      </w:r>
      <w:proofErr w:type="gramStart"/>
      <w:r w:rsidR="00EA6043" w:rsidRPr="00366A3B">
        <w:rPr>
          <w:rFonts w:ascii="Times New Roman" w:hAnsi="Times New Roman"/>
          <w:color w:val="000000" w:themeColor="text1"/>
          <w:sz w:val="24"/>
          <w:szCs w:val="24"/>
        </w:rPr>
        <w:t>variables</w:t>
      </w:r>
      <w:proofErr w:type="gramEnd"/>
      <w:r w:rsidR="00EA6043" w:rsidRPr="00366A3B">
        <w:rPr>
          <w:rFonts w:ascii="Times New Roman" w:hAnsi="Times New Roman"/>
          <w:color w:val="000000" w:themeColor="text1"/>
          <w:sz w:val="24"/>
          <w:szCs w:val="24"/>
        </w:rPr>
        <w:t xml:space="preserve"> we used</w:t>
      </w:r>
      <w:r w:rsidRPr="00366A3B">
        <w:rPr>
          <w:rFonts w:ascii="Times New Roman" w:hAnsi="Times New Roman"/>
          <w:color w:val="000000" w:themeColor="text1"/>
          <w:sz w:val="24"/>
          <w:szCs w:val="24"/>
        </w:rPr>
        <w:t xml:space="preserve"> generalized linear mixed models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and generalized linear models</w:t>
      </w:r>
      <w:r w:rsidR="00CF10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We determined whether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needed by comparing, via an analysis of variance, model fits between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and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fit with a random intercept for year, and capture location when appropriate, while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was fit without either</w:t>
      </w:r>
      <w:r w:rsidR="00017B65" w:rsidRPr="00366A3B">
        <w:rPr>
          <w:rFonts w:ascii="Times New Roman" w:hAnsi="Times New Roman"/>
          <w:color w:val="000000" w:themeColor="text1"/>
          <w:sz w:val="24"/>
          <w:szCs w:val="24"/>
        </w:rPr>
        <w:t xml:space="preserve"> random</w:t>
      </w:r>
      <w:r w:rsidRPr="00366A3B">
        <w:rPr>
          <w:rFonts w:ascii="Times New Roman" w:hAnsi="Times New Roman"/>
          <w:color w:val="000000" w:themeColor="text1"/>
          <w:sz w:val="24"/>
          <w:szCs w:val="24"/>
        </w:rPr>
        <w:t xml:space="preserve"> term.</w:t>
      </w:r>
      <w:r w:rsidR="00B36698" w:rsidRPr="00366A3B">
        <w:rPr>
          <w:rFonts w:ascii="Times New Roman" w:hAnsi="Times New Roman"/>
          <w:color w:val="000000" w:themeColor="text1"/>
          <w:sz w:val="24"/>
          <w:szCs w:val="24"/>
        </w:rPr>
        <w:t xml:space="preserve"> When evidence suggested that the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was warranted we used the more complex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formulation, otherwise we used the simpler </w:t>
      </w:r>
      <w:proofErr w:type="spellStart"/>
      <w:r w:rsidR="00B36698" w:rsidRPr="00366A3B">
        <w:rPr>
          <w:rFonts w:ascii="Times New Roman" w:hAnsi="Times New Roman"/>
          <w:color w:val="000000" w:themeColor="text1"/>
          <w:sz w:val="24"/>
          <w:szCs w:val="24"/>
        </w:rPr>
        <w:t>glm</w:t>
      </w:r>
      <w:proofErr w:type="spellEnd"/>
      <w:r w:rsidR="00B36698" w:rsidRPr="00366A3B">
        <w:rPr>
          <w:rFonts w:ascii="Times New Roman" w:hAnsi="Times New Roman"/>
          <w:color w:val="000000" w:themeColor="text1"/>
          <w:sz w:val="24"/>
          <w:szCs w:val="24"/>
        </w:rPr>
        <w:t>.</w:t>
      </w:r>
      <w:r w:rsidR="00CF1068" w:rsidRPr="00366A3B">
        <w:rPr>
          <w:rFonts w:ascii="Times New Roman" w:hAnsi="Times New Roman"/>
          <w:color w:val="000000" w:themeColor="text1"/>
          <w:sz w:val="24"/>
          <w:szCs w:val="24"/>
        </w:rPr>
        <w:t xml:space="preserve"> </w:t>
      </w:r>
      <w:ins w:id="752" w:author="Clayton Lamb" w:date="2023-07-18T14:07:00Z">
        <w:r w:rsidR="008B3E83" w:rsidRPr="00366A3B">
          <w:rPr>
            <w:rFonts w:ascii="Times New Roman" w:hAnsi="Times New Roman"/>
            <w:color w:val="000000" w:themeColor="text1"/>
            <w:sz w:val="24"/>
            <w:szCs w:val="24"/>
          </w:rPr>
          <w:t xml:space="preserve">To assess whether we could pool sexes for FGM analysis, we </w:t>
        </w:r>
      </w:ins>
      <w:ins w:id="753" w:author="Clayton Lamb" w:date="2023-07-18T14:08:00Z">
        <w:r w:rsidR="008B3E83" w:rsidRPr="00366A3B">
          <w:rPr>
            <w:rFonts w:ascii="Times New Roman" w:hAnsi="Times New Roman"/>
            <w:color w:val="000000" w:themeColor="text1"/>
            <w:sz w:val="24"/>
            <w:szCs w:val="24"/>
          </w:rPr>
          <w:t>assessed FGM levels for animals of known</w:t>
        </w:r>
      </w:ins>
      <w:ins w:id="754" w:author="Clayton Lamb" w:date="2023-07-18T14:07:00Z">
        <w:r w:rsidR="008B3E83" w:rsidRPr="00366A3B">
          <w:rPr>
            <w:rFonts w:ascii="Times New Roman" w:hAnsi="Times New Roman"/>
            <w:color w:val="000000" w:themeColor="text1"/>
            <w:sz w:val="24"/>
            <w:szCs w:val="24"/>
          </w:rPr>
          <w:t xml:space="preserve"> sex from the free-ranging population </w:t>
        </w:r>
      </w:ins>
      <w:ins w:id="755" w:author="Clayton Lamb" w:date="2023-07-18T14:08:00Z">
        <w:r w:rsidR="008B3E83" w:rsidRPr="00366A3B">
          <w:rPr>
            <w:rFonts w:ascii="Times New Roman" w:hAnsi="Times New Roman"/>
            <w:color w:val="000000" w:themeColor="text1"/>
            <w:sz w:val="24"/>
            <w:szCs w:val="24"/>
          </w:rPr>
          <w:t>and</w:t>
        </w:r>
      </w:ins>
      <w:ins w:id="756" w:author="Clayton Lamb" w:date="2023-07-18T14:07:00Z">
        <w:r w:rsidR="008B3E83" w:rsidRPr="00366A3B">
          <w:rPr>
            <w:rFonts w:ascii="Times New Roman" w:hAnsi="Times New Roman"/>
            <w:color w:val="000000" w:themeColor="text1"/>
            <w:sz w:val="24"/>
            <w:szCs w:val="24"/>
          </w:rPr>
          <w:t xml:space="preserve"> tested whether fecal nitrogen differed by sex, after controlling for day of year, location, their interaction, and a random intercept for year.</w:t>
        </w:r>
      </w:ins>
    </w:p>
    <w:p w14:paraId="1F69A9C4" w14:textId="38442FE7" w:rsidR="00E2711A" w:rsidRPr="00366A3B" w:rsidRDefault="00E2711A" w:rsidP="00C12E97">
      <w:pPr>
        <w:pStyle w:val="Heading1"/>
        <w:spacing w:line="480" w:lineRule="auto"/>
        <w:rPr>
          <w:rFonts w:ascii="Times New Roman" w:hAnsi="Times New Roman"/>
          <w:color w:val="000000" w:themeColor="text1"/>
          <w:sz w:val="24"/>
          <w:szCs w:val="24"/>
        </w:rPr>
      </w:pPr>
      <w:bookmarkStart w:id="757" w:name="_Toc8115500"/>
      <w:bookmarkStart w:id="758" w:name="_Toc13047647"/>
      <w:r w:rsidRPr="00366A3B">
        <w:rPr>
          <w:rFonts w:ascii="Times New Roman" w:hAnsi="Times New Roman"/>
          <w:color w:val="000000" w:themeColor="text1"/>
          <w:sz w:val="24"/>
          <w:szCs w:val="24"/>
        </w:rPr>
        <w:t>R</w:t>
      </w:r>
      <w:r w:rsidR="009F17C8" w:rsidRPr="00366A3B">
        <w:rPr>
          <w:rFonts w:ascii="Times New Roman" w:hAnsi="Times New Roman"/>
          <w:caps w:val="0"/>
          <w:color w:val="000000" w:themeColor="text1"/>
          <w:sz w:val="24"/>
          <w:szCs w:val="24"/>
        </w:rPr>
        <w:t>esults</w:t>
      </w:r>
      <w:del w:id="759" w:author="Clayton Lamb" w:date="2023-07-18T12:58:00Z">
        <w:r w:rsidR="009F17C8" w:rsidRPr="00366A3B" w:rsidDel="00AD7713">
          <w:rPr>
            <w:rFonts w:ascii="Times New Roman" w:hAnsi="Times New Roman"/>
            <w:caps w:val="0"/>
            <w:color w:val="000000" w:themeColor="text1"/>
            <w:sz w:val="24"/>
            <w:szCs w:val="24"/>
          </w:rPr>
          <w:delText xml:space="preserve"> and outcomes</w:delText>
        </w:r>
      </w:del>
      <w:bookmarkEnd w:id="757"/>
      <w:bookmarkEnd w:id="758"/>
    </w:p>
    <w:p w14:paraId="6A2BF2B3" w14:textId="2527B889" w:rsidR="00833562" w:rsidRPr="00366A3B" w:rsidRDefault="00420FBE" w:rsidP="005B299F">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Over the course of the penning project from 2014</w:t>
      </w:r>
      <w:del w:id="760" w:author="Clayton Lamb" w:date="2023-07-14T08:19:00Z">
        <w:r w:rsidRPr="00366A3B" w:rsidDel="00D448B7">
          <w:rPr>
            <w:rFonts w:ascii="Times New Roman" w:hAnsi="Times New Roman"/>
            <w:color w:val="000000" w:themeColor="text1"/>
            <w:sz w:val="24"/>
            <w:szCs w:val="24"/>
          </w:rPr>
          <w:delText xml:space="preserve"> -</w:delText>
        </w:r>
      </w:del>
      <w:ins w:id="761" w:author="Clayton Lamb" w:date="2023-07-14T08:19:00Z">
        <w:r w:rsidR="00D448B7" w:rsidRPr="00366A3B">
          <w:rPr>
            <w:rFonts w:ascii="Times New Roman" w:hAnsi="Times New Roman"/>
            <w:color w:val="000000" w:themeColor="text1"/>
            <w:sz w:val="24"/>
            <w:szCs w:val="24"/>
          </w:rPr>
          <w:t>–</w:t>
        </w:r>
      </w:ins>
      <w:del w:id="762" w:author="Clayton Lamb" w:date="2023-07-14T08:19:00Z">
        <w:r w:rsidRPr="00366A3B" w:rsidDel="00D448B7">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20</w:t>
      </w:r>
      <w:r w:rsidR="00722EED" w:rsidRPr="00366A3B">
        <w:rPr>
          <w:rFonts w:ascii="Times New Roman" w:hAnsi="Times New Roman"/>
          <w:color w:val="000000" w:themeColor="text1"/>
          <w:sz w:val="24"/>
          <w:szCs w:val="24"/>
        </w:rPr>
        <w:t>2</w:t>
      </w:r>
      <w:r w:rsidR="00080E72" w:rsidRPr="00366A3B">
        <w:rPr>
          <w:rFonts w:ascii="Times New Roman" w:hAnsi="Times New Roman"/>
          <w:color w:val="000000" w:themeColor="text1"/>
          <w:sz w:val="24"/>
          <w:szCs w:val="24"/>
        </w:rPr>
        <w:t>1</w:t>
      </w:r>
      <w:r w:rsidRPr="00366A3B">
        <w:rPr>
          <w:rFonts w:ascii="Times New Roman" w:hAnsi="Times New Roman"/>
          <w:color w:val="000000" w:themeColor="text1"/>
          <w:sz w:val="24"/>
          <w:szCs w:val="24"/>
        </w:rPr>
        <w:t xml:space="preserve">, </w:t>
      </w:r>
      <w:r w:rsidR="00134ED3" w:rsidRPr="00366A3B">
        <w:rPr>
          <w:rFonts w:ascii="Times New Roman" w:hAnsi="Times New Roman"/>
          <w:color w:val="000000" w:themeColor="text1"/>
          <w:sz w:val="24"/>
          <w:szCs w:val="24"/>
        </w:rPr>
        <w:t>42</w:t>
      </w:r>
      <w:r w:rsidRPr="00366A3B">
        <w:rPr>
          <w:rFonts w:ascii="Times New Roman" w:hAnsi="Times New Roman"/>
          <w:color w:val="000000" w:themeColor="text1"/>
          <w:sz w:val="24"/>
          <w:szCs w:val="24"/>
        </w:rPr>
        <w:t xml:space="preserve"> individual adult female caribou spent </w:t>
      </w:r>
      <w:r w:rsidR="003B56E0" w:rsidRPr="00366A3B">
        <w:rPr>
          <w:rFonts w:ascii="Times New Roman" w:hAnsi="Times New Roman"/>
          <w:color w:val="000000" w:themeColor="text1"/>
          <w:sz w:val="24"/>
          <w:szCs w:val="24"/>
        </w:rPr>
        <w:t xml:space="preserve">at </w:t>
      </w:r>
      <w:del w:id="763" w:author="Clayton Lamb" w:date="2023-07-18T12:58:00Z">
        <w:r w:rsidR="003B56E0" w:rsidRPr="00366A3B" w:rsidDel="00AD7713">
          <w:rPr>
            <w:rFonts w:ascii="Times New Roman" w:hAnsi="Times New Roman"/>
            <w:color w:val="000000" w:themeColor="text1"/>
            <w:sz w:val="24"/>
            <w:szCs w:val="24"/>
          </w:rPr>
          <w:delText>least one, and up to six</w:delText>
        </w:r>
      </w:del>
      <w:ins w:id="764" w:author="Clayton Lamb" w:date="2023-07-18T12:58:00Z">
        <w:r w:rsidR="00AD7713" w:rsidRPr="00366A3B">
          <w:rPr>
            <w:rFonts w:ascii="Times New Roman" w:hAnsi="Times New Roman"/>
            <w:color w:val="000000" w:themeColor="text1"/>
            <w:sz w:val="24"/>
            <w:szCs w:val="24"/>
          </w:rPr>
          <w:t>1-6</w:t>
        </w:r>
      </w:ins>
      <w:del w:id="765" w:author="Clayton Lamb" w:date="2023-07-18T12:58:00Z">
        <w:r w:rsidR="003B56E0" w:rsidRPr="00366A3B" w:rsidDel="00AD7713">
          <w:rPr>
            <w:rFonts w:ascii="Times New Roman" w:hAnsi="Times New Roman"/>
            <w:color w:val="000000" w:themeColor="text1"/>
            <w:sz w:val="24"/>
            <w:szCs w:val="24"/>
          </w:rPr>
          <w:delText>,</w:delText>
        </w:r>
      </w:del>
      <w:r w:rsidR="003B56E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calving season</w:t>
      </w:r>
      <w:r w:rsidR="003B56E0"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the pen</w:t>
      </w:r>
      <w:ins w:id="766" w:author="Clayton Lamb" w:date="2023-07-18T16:58:00Z">
        <w:r w:rsidR="00BA4A25" w:rsidRPr="00366A3B">
          <w:rPr>
            <w:rFonts w:ascii="Times New Roman" w:hAnsi="Times New Roman"/>
            <w:color w:val="000000" w:themeColor="text1"/>
            <w:sz w:val="24"/>
            <w:szCs w:val="24"/>
          </w:rPr>
          <w:t xml:space="preserve"> (mean=2.4, </w:t>
        </w:r>
      </w:ins>
      <w:ins w:id="767" w:author="Clayton Lamb" w:date="2023-07-18T17:07:00Z">
        <w:r w:rsidR="00BA4A25" w:rsidRPr="00366A3B">
          <w:rPr>
            <w:rFonts w:ascii="Times New Roman" w:hAnsi="Times New Roman"/>
            <w:color w:val="000000" w:themeColor="text1"/>
            <w:sz w:val="24"/>
            <w:szCs w:val="24"/>
          </w:rPr>
          <w:t xml:space="preserve">standard error </w:t>
        </w:r>
      </w:ins>
      <w:ins w:id="768" w:author="Clayton Lamb" w:date="2023-07-18T17:08:00Z">
        <w:r w:rsidR="00BA4A25" w:rsidRPr="00366A3B">
          <w:rPr>
            <w:rFonts w:ascii="Times New Roman" w:hAnsi="Times New Roman"/>
            <w:color w:val="000000" w:themeColor="text1"/>
            <w:sz w:val="24"/>
            <w:szCs w:val="24"/>
          </w:rPr>
          <w:t>[</w:t>
        </w:r>
      </w:ins>
      <w:ins w:id="769" w:author="Clayton Lamb" w:date="2023-07-18T17:07:00Z">
        <w:r w:rsidR="00BA4A25" w:rsidRPr="00366A3B">
          <w:rPr>
            <w:rFonts w:ascii="Times New Roman" w:hAnsi="Times New Roman"/>
            <w:color w:val="000000" w:themeColor="text1"/>
            <w:sz w:val="24"/>
            <w:szCs w:val="24"/>
          </w:rPr>
          <w:t>se</w:t>
        </w:r>
      </w:ins>
      <w:ins w:id="770" w:author="Clayton Lamb" w:date="2023-07-18T17:08:00Z">
        <w:r w:rsidR="00BA4A25" w:rsidRPr="00366A3B">
          <w:rPr>
            <w:rFonts w:ascii="Times New Roman" w:hAnsi="Times New Roman"/>
            <w:color w:val="000000" w:themeColor="text1"/>
            <w:sz w:val="24"/>
            <w:szCs w:val="24"/>
          </w:rPr>
          <w:t>]</w:t>
        </w:r>
      </w:ins>
      <w:ins w:id="771" w:author="Clayton Lamb" w:date="2023-07-18T16:58:00Z">
        <w:r w:rsidR="00BA4A25" w:rsidRPr="00366A3B">
          <w:rPr>
            <w:rFonts w:ascii="Times New Roman" w:hAnsi="Times New Roman"/>
            <w:color w:val="000000" w:themeColor="text1"/>
            <w:sz w:val="24"/>
            <w:szCs w:val="24"/>
          </w:rPr>
          <w:t>=</w:t>
        </w:r>
      </w:ins>
      <w:ins w:id="772" w:author="Clayton Lamb" w:date="2023-07-18T17:07:00Z">
        <w:r w:rsidR="00BA4A25" w:rsidRPr="00366A3B">
          <w:rPr>
            <w:rFonts w:ascii="Times New Roman" w:hAnsi="Times New Roman"/>
            <w:color w:val="000000" w:themeColor="text1"/>
            <w:sz w:val="24"/>
            <w:szCs w:val="24"/>
          </w:rPr>
          <w:t>0.22</w:t>
        </w:r>
      </w:ins>
      <w:ins w:id="773" w:author="Clayton Lamb" w:date="2023-07-18T16:59:00Z">
        <w:r w:rsidR="00BA4A2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for a </w:t>
      </w:r>
      <w:r w:rsidR="005A0AC1" w:rsidRPr="00366A3B">
        <w:rPr>
          <w:rFonts w:ascii="Times New Roman" w:hAnsi="Times New Roman"/>
          <w:color w:val="000000" w:themeColor="text1"/>
          <w:sz w:val="24"/>
          <w:szCs w:val="24"/>
        </w:rPr>
        <w:t>cumulative</w:t>
      </w:r>
      <w:r w:rsidRPr="00366A3B">
        <w:rPr>
          <w:rFonts w:ascii="Times New Roman" w:hAnsi="Times New Roman"/>
          <w:color w:val="000000" w:themeColor="text1"/>
          <w:sz w:val="24"/>
          <w:szCs w:val="24"/>
        </w:rPr>
        <w:t xml:space="preserve"> </w:t>
      </w:r>
      <w:r w:rsidR="00B63DD5"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del w:id="774" w:author="Clayton Lamb" w:date="2023-07-13T14:17:00Z">
        <w:r w:rsidR="005A0AC1" w:rsidRPr="00366A3B" w:rsidDel="00F6658E">
          <w:rPr>
            <w:rFonts w:ascii="Times New Roman" w:hAnsi="Times New Roman"/>
            <w:color w:val="000000" w:themeColor="text1"/>
            <w:sz w:val="24"/>
            <w:szCs w:val="24"/>
          </w:rPr>
          <w:delText xml:space="preserve">monitoring </w:delText>
        </w:r>
      </w:del>
      <w:ins w:id="775" w:author="Clayton Lamb" w:date="2023-07-13T14:17:00Z">
        <w:r w:rsidR="00F6658E" w:rsidRPr="00366A3B">
          <w:rPr>
            <w:rFonts w:ascii="Times New Roman" w:hAnsi="Times New Roman"/>
            <w:color w:val="000000" w:themeColor="text1"/>
            <w:sz w:val="24"/>
            <w:szCs w:val="24"/>
          </w:rPr>
          <w:t>ani</w:t>
        </w:r>
      </w:ins>
      <w:ins w:id="776" w:author="Clayton Lamb" w:date="2023-07-13T14:18:00Z">
        <w:r w:rsidR="00F6658E" w:rsidRPr="00366A3B">
          <w:rPr>
            <w:rFonts w:ascii="Times New Roman" w:hAnsi="Times New Roman"/>
            <w:color w:val="000000" w:themeColor="text1"/>
            <w:sz w:val="24"/>
            <w:szCs w:val="24"/>
          </w:rPr>
          <w:t>mal-</w:t>
        </w:r>
      </w:ins>
      <w:r w:rsidR="005A0AC1" w:rsidRPr="00366A3B">
        <w:rPr>
          <w:rFonts w:ascii="Times New Roman" w:hAnsi="Times New Roman"/>
          <w:color w:val="000000" w:themeColor="text1"/>
          <w:sz w:val="24"/>
          <w:szCs w:val="24"/>
        </w:rPr>
        <w:t>years</w:t>
      </w:r>
      <w:r w:rsidRPr="00366A3B">
        <w:rPr>
          <w:rFonts w:ascii="Times New Roman" w:hAnsi="Times New Roman"/>
          <w:color w:val="000000" w:themeColor="text1"/>
          <w:sz w:val="24"/>
          <w:szCs w:val="24"/>
        </w:rPr>
        <w:t xml:space="preserve">. </w:t>
      </w:r>
      <w:del w:id="777" w:author="Clayton Lamb" w:date="2023-07-18T12:59:00Z">
        <w:r w:rsidRPr="00366A3B" w:rsidDel="00AD7713">
          <w:rPr>
            <w:rFonts w:ascii="Times New Roman" w:hAnsi="Times New Roman"/>
            <w:color w:val="000000" w:themeColor="text1"/>
            <w:sz w:val="24"/>
            <w:szCs w:val="24"/>
          </w:rPr>
          <w:delText xml:space="preserve">Most years, </w:delText>
        </w:r>
      </w:del>
      <w:ins w:id="778" w:author="Clayton Lamb" w:date="2023-07-18T12:59:00Z">
        <w:r w:rsidR="00AD7713" w:rsidRPr="00366A3B">
          <w:rPr>
            <w:rFonts w:ascii="Times New Roman" w:hAnsi="Times New Roman"/>
            <w:color w:val="000000" w:themeColor="text1"/>
            <w:sz w:val="24"/>
            <w:szCs w:val="24"/>
          </w:rPr>
          <w:t>W</w:t>
        </w:r>
      </w:ins>
      <w:del w:id="779" w:author="Clayton Lamb" w:date="2023-07-18T12:59:00Z">
        <w:r w:rsidRPr="00366A3B" w:rsidDel="00AD7713">
          <w:rPr>
            <w:rFonts w:ascii="Times New Roman" w:hAnsi="Times New Roman"/>
            <w:color w:val="000000" w:themeColor="text1"/>
            <w:sz w:val="24"/>
            <w:szCs w:val="24"/>
          </w:rPr>
          <w:delText>w</w:delText>
        </w:r>
      </w:del>
      <w:r w:rsidRPr="00366A3B">
        <w:rPr>
          <w:rFonts w:ascii="Times New Roman" w:hAnsi="Times New Roman"/>
          <w:color w:val="000000" w:themeColor="text1"/>
          <w:sz w:val="24"/>
          <w:szCs w:val="24"/>
        </w:rPr>
        <w:t xml:space="preserve">e also captured </w:t>
      </w:r>
      <w:del w:id="780" w:author="Clayton Lamb" w:date="2023-07-18T12:59:00Z">
        <w:r w:rsidR="00135B70" w:rsidRPr="00366A3B" w:rsidDel="00AD7713">
          <w:rPr>
            <w:rFonts w:ascii="Times New Roman" w:hAnsi="Times New Roman"/>
            <w:color w:val="000000" w:themeColor="text1"/>
            <w:sz w:val="24"/>
            <w:szCs w:val="24"/>
          </w:rPr>
          <w:delText xml:space="preserve">and re-captured </w:delText>
        </w:r>
      </w:del>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del w:id="781" w:author="Clayton Lamb" w:date="2023-07-18T12:59:00Z">
        <w:r w:rsidRPr="00366A3B" w:rsidDel="00AD7713">
          <w:rPr>
            <w:rFonts w:ascii="Times New Roman" w:hAnsi="Times New Roman"/>
            <w:color w:val="000000" w:themeColor="text1"/>
            <w:sz w:val="24"/>
            <w:szCs w:val="24"/>
          </w:rPr>
          <w:delText>for</w:delText>
        </w:r>
        <w:r w:rsidR="00190CAC" w:rsidRPr="00366A3B" w:rsidDel="00AD7713">
          <w:rPr>
            <w:rFonts w:ascii="Times New Roman" w:hAnsi="Times New Roman"/>
            <w:color w:val="000000" w:themeColor="text1"/>
            <w:sz w:val="24"/>
            <w:szCs w:val="24"/>
          </w:rPr>
          <w:delText xml:space="preserve"> marking and</w:delText>
        </w:r>
        <w:r w:rsidRPr="00366A3B" w:rsidDel="00AD7713">
          <w:rPr>
            <w:rFonts w:ascii="Times New Roman" w:hAnsi="Times New Roman"/>
            <w:color w:val="000000" w:themeColor="text1"/>
            <w:sz w:val="24"/>
            <w:szCs w:val="24"/>
          </w:rPr>
          <w:delText xml:space="preserve"> </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re</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 xml:space="preserve">collaring </w:delText>
        </w:r>
      </w:del>
      <w:r w:rsidRPr="00366A3B">
        <w:rPr>
          <w:rFonts w:ascii="Times New Roman" w:hAnsi="Times New Roman"/>
          <w:color w:val="000000" w:themeColor="text1"/>
          <w:sz w:val="24"/>
          <w:szCs w:val="24"/>
        </w:rPr>
        <w:t>without translocation into the pen</w:t>
      </w:r>
      <w:r w:rsidR="009934D2"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in some cases health samples were also taken from these animals (</w:t>
      </w:r>
      <w:r w:rsidR="00080E72" w:rsidRPr="00366A3B">
        <w:rPr>
          <w:rFonts w:ascii="Times New Roman" w:hAnsi="Times New Roman"/>
          <w:color w:val="000000" w:themeColor="text1"/>
          <w:sz w:val="24"/>
          <w:szCs w:val="24"/>
        </w:rPr>
        <w:t xml:space="preserve">n=18 individuals, </w:t>
      </w:r>
      <w:r w:rsidR="005879BF" w:rsidRPr="00366A3B">
        <w:rPr>
          <w:rFonts w:ascii="Times New Roman" w:hAnsi="Times New Roman"/>
          <w:color w:val="000000" w:themeColor="text1"/>
          <w:sz w:val="24"/>
          <w:szCs w:val="24"/>
        </w:rPr>
        <w:t>22</w:t>
      </w:r>
      <w:r w:rsidR="00080E72" w:rsidRPr="00366A3B">
        <w:rPr>
          <w:rFonts w:ascii="Times New Roman" w:hAnsi="Times New Roman"/>
          <w:color w:val="000000" w:themeColor="text1"/>
          <w:sz w:val="24"/>
          <w:szCs w:val="24"/>
        </w:rPr>
        <w:t xml:space="preserve"> animal-years</w:t>
      </w:r>
      <w:r w:rsidRPr="00366A3B">
        <w:rPr>
          <w:rFonts w:ascii="Times New Roman" w:hAnsi="Times New Roman"/>
          <w:color w:val="000000" w:themeColor="text1"/>
          <w:sz w:val="24"/>
          <w:szCs w:val="24"/>
        </w:rPr>
        <w:t xml:space="preserve">). </w:t>
      </w:r>
      <w:r w:rsidR="00BC706C" w:rsidRPr="00366A3B">
        <w:rPr>
          <w:rFonts w:ascii="Times New Roman" w:hAnsi="Times New Roman"/>
          <w:color w:val="000000" w:themeColor="text1"/>
          <w:sz w:val="24"/>
          <w:szCs w:val="24"/>
        </w:rPr>
        <w:t xml:space="preserve"> Aside from the</w:t>
      </w:r>
      <w:r w:rsidRPr="00366A3B">
        <w:rPr>
          <w:rFonts w:ascii="Times New Roman" w:hAnsi="Times New Roman"/>
          <w:color w:val="000000" w:themeColor="text1"/>
          <w:sz w:val="24"/>
          <w:szCs w:val="24"/>
        </w:rPr>
        <w:t xml:space="preserve"> fecal pellets </w:t>
      </w:r>
      <w:r w:rsidR="00CF1068" w:rsidRPr="00366A3B">
        <w:rPr>
          <w:rFonts w:ascii="Times New Roman" w:hAnsi="Times New Roman"/>
          <w:color w:val="000000" w:themeColor="text1"/>
          <w:sz w:val="24"/>
          <w:szCs w:val="24"/>
        </w:rPr>
        <w:t xml:space="preserve">that </w:t>
      </w:r>
      <w:r w:rsidR="00190CAC"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collected throughout the penning season, </w:t>
      </w:r>
      <w:ins w:id="782" w:author="Clayton Lamb" w:date="2023-07-13T14:19:00Z">
        <w:r w:rsidR="00F6658E" w:rsidRPr="00366A3B">
          <w:rPr>
            <w:rFonts w:ascii="Times New Roman" w:hAnsi="Times New Roman"/>
            <w:color w:val="000000" w:themeColor="text1"/>
            <w:sz w:val="24"/>
            <w:szCs w:val="24"/>
          </w:rPr>
          <w:t xml:space="preserve">all other results </w:t>
        </w:r>
      </w:ins>
      <w:del w:id="783" w:author="Clayton Lamb" w:date="2023-07-13T14:19:00Z">
        <w:r w:rsidRPr="00366A3B" w:rsidDel="00F6658E">
          <w:rPr>
            <w:rFonts w:ascii="Times New Roman" w:hAnsi="Times New Roman"/>
            <w:color w:val="000000" w:themeColor="text1"/>
            <w:sz w:val="24"/>
            <w:szCs w:val="24"/>
          </w:rPr>
          <w:delText xml:space="preserve">the </w:delText>
        </w:r>
        <w:r w:rsidR="00BC706C" w:rsidRPr="00366A3B" w:rsidDel="00F6658E">
          <w:rPr>
            <w:rFonts w:ascii="Times New Roman" w:hAnsi="Times New Roman"/>
            <w:color w:val="000000" w:themeColor="text1"/>
            <w:sz w:val="24"/>
            <w:szCs w:val="24"/>
          </w:rPr>
          <w:delText xml:space="preserve">remaining </w:delText>
        </w:r>
        <w:r w:rsidRPr="00366A3B" w:rsidDel="00F6658E">
          <w:rPr>
            <w:rFonts w:ascii="Times New Roman" w:hAnsi="Times New Roman"/>
            <w:color w:val="000000" w:themeColor="text1"/>
            <w:sz w:val="24"/>
            <w:szCs w:val="24"/>
          </w:rPr>
          <w:delText xml:space="preserve">results </w:delText>
        </w:r>
      </w:del>
      <w:r w:rsidRPr="00366A3B">
        <w:rPr>
          <w:rFonts w:ascii="Times New Roman" w:hAnsi="Times New Roman"/>
          <w:color w:val="000000" w:themeColor="text1"/>
          <w:sz w:val="24"/>
          <w:szCs w:val="24"/>
        </w:rPr>
        <w:t>represent findings from samples taken at capture in March.</w:t>
      </w:r>
      <w:r w:rsidR="00727A2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 Therefore, it is important to note that while </w:t>
      </w:r>
      <w:ins w:id="784" w:author="Evgenia Dubman" w:date="2023-07-20T16:15:00Z">
        <w:r w:rsidR="00375055">
          <w:rPr>
            <w:rFonts w:ascii="Times New Roman" w:hAnsi="Times New Roman"/>
            <w:color w:val="000000" w:themeColor="text1"/>
            <w:sz w:val="24"/>
            <w:szCs w:val="24"/>
          </w:rPr>
          <w:t xml:space="preserve">any of </w:t>
        </w:r>
      </w:ins>
      <w:r w:rsidRPr="00366A3B">
        <w:rPr>
          <w:rFonts w:ascii="Times New Roman" w:hAnsi="Times New Roman"/>
          <w:color w:val="000000" w:themeColor="text1"/>
          <w:sz w:val="24"/>
          <w:szCs w:val="24"/>
        </w:rPr>
        <w:t xml:space="preserve">the samples are taken from </w:t>
      </w:r>
      <w:ins w:id="785" w:author="Evgenia Dubman" w:date="2023-07-20T16:15:00Z">
        <w:r w:rsidR="00375055">
          <w:rPr>
            <w:rFonts w:ascii="Times New Roman" w:hAnsi="Times New Roman"/>
            <w:color w:val="000000" w:themeColor="text1"/>
            <w:sz w:val="24"/>
            <w:szCs w:val="24"/>
          </w:rPr>
          <w:t>females brought into the maternity pen</w:t>
        </w:r>
      </w:ins>
      <w:del w:id="786" w:author="Evgenia Dubman" w:date="2023-07-20T16:15:00Z">
        <w:r w:rsidRPr="00366A3B" w:rsidDel="00375055">
          <w:rPr>
            <w:rFonts w:ascii="Times New Roman" w:hAnsi="Times New Roman"/>
            <w:color w:val="000000" w:themeColor="text1"/>
            <w:sz w:val="24"/>
            <w:szCs w:val="24"/>
          </w:rPr>
          <w:delText xml:space="preserve">‘penned </w:delText>
        </w:r>
        <w:r w:rsidR="00F652B2" w:rsidRPr="00366A3B" w:rsidDel="00375055">
          <w:rPr>
            <w:rFonts w:ascii="Times New Roman" w:hAnsi="Times New Roman"/>
            <w:color w:val="000000" w:themeColor="text1"/>
            <w:sz w:val="24"/>
            <w:szCs w:val="24"/>
          </w:rPr>
          <w:delText>females</w:delText>
        </w:r>
        <w:r w:rsidRPr="00366A3B" w:rsidDel="0037505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they do not necessarily reflect the effects </w:t>
      </w:r>
      <w:r w:rsidR="00CF1068" w:rsidRPr="00366A3B">
        <w:rPr>
          <w:rFonts w:ascii="Times New Roman" w:hAnsi="Times New Roman"/>
          <w:color w:val="000000" w:themeColor="text1"/>
          <w:sz w:val="24"/>
          <w:szCs w:val="24"/>
        </w:rPr>
        <w:t xml:space="preserve">of </w:t>
      </w:r>
      <w:r w:rsidRPr="00366A3B">
        <w:rPr>
          <w:rFonts w:ascii="Times New Roman" w:hAnsi="Times New Roman"/>
          <w:color w:val="000000" w:themeColor="text1"/>
          <w:sz w:val="24"/>
          <w:szCs w:val="24"/>
        </w:rPr>
        <w:lastRenderedPageBreak/>
        <w:t>captivity, since the samples are collected prior to penning</w:t>
      </w:r>
      <w:r w:rsidR="00727A22" w:rsidRPr="00366A3B">
        <w:rPr>
          <w:rFonts w:ascii="Times New Roman" w:hAnsi="Times New Roman"/>
          <w:color w:val="000000" w:themeColor="text1"/>
          <w:sz w:val="24"/>
          <w:szCs w:val="24"/>
        </w:rPr>
        <w:t xml:space="preserve"> and often reflect the conditions experience</w:t>
      </w:r>
      <w:r w:rsidR="00643112" w:rsidRPr="00366A3B">
        <w:rPr>
          <w:rFonts w:ascii="Times New Roman" w:hAnsi="Times New Roman"/>
          <w:color w:val="000000" w:themeColor="text1"/>
          <w:sz w:val="24"/>
          <w:szCs w:val="24"/>
        </w:rPr>
        <w:t>d</w:t>
      </w:r>
      <w:r w:rsidR="00727A22" w:rsidRPr="00366A3B">
        <w:rPr>
          <w:rFonts w:ascii="Times New Roman" w:hAnsi="Times New Roman"/>
          <w:color w:val="000000" w:themeColor="text1"/>
          <w:sz w:val="24"/>
          <w:szCs w:val="24"/>
        </w:rPr>
        <w:t xml:space="preserve"> by the female</w:t>
      </w:r>
      <w:r w:rsidR="00C71D5A" w:rsidRPr="00366A3B">
        <w:rPr>
          <w:rFonts w:ascii="Times New Roman" w:hAnsi="Times New Roman"/>
          <w:color w:val="000000" w:themeColor="text1"/>
          <w:sz w:val="24"/>
          <w:szCs w:val="24"/>
        </w:rPr>
        <w:t xml:space="preserve"> </w:t>
      </w:r>
      <w:r w:rsidR="00A8740B" w:rsidRPr="00366A3B">
        <w:rPr>
          <w:rFonts w:ascii="Times New Roman" w:hAnsi="Times New Roman"/>
          <w:color w:val="000000" w:themeColor="text1"/>
          <w:sz w:val="24"/>
          <w:szCs w:val="24"/>
        </w:rPr>
        <w:t xml:space="preserve">the </w:t>
      </w:r>
      <w:commentRangeStart w:id="787"/>
      <w:commentRangeStart w:id="788"/>
      <w:commentRangeStart w:id="789"/>
      <w:r w:rsidR="00A8740B" w:rsidRPr="00366A3B">
        <w:rPr>
          <w:rFonts w:ascii="Times New Roman" w:hAnsi="Times New Roman"/>
          <w:color w:val="000000" w:themeColor="text1"/>
          <w:sz w:val="24"/>
          <w:szCs w:val="24"/>
        </w:rPr>
        <w:t xml:space="preserve">minutes/hours </w:t>
      </w:r>
      <w:r w:rsidR="00C71D5A" w:rsidRPr="00366A3B">
        <w:rPr>
          <w:rFonts w:ascii="Times New Roman" w:hAnsi="Times New Roman"/>
          <w:color w:val="000000" w:themeColor="text1"/>
          <w:sz w:val="24"/>
          <w:szCs w:val="24"/>
        </w:rPr>
        <w:t xml:space="preserve">before capture </w:t>
      </w:r>
      <w:r w:rsidR="00A8740B" w:rsidRPr="00366A3B">
        <w:rPr>
          <w:rFonts w:ascii="Times New Roman" w:hAnsi="Times New Roman"/>
          <w:color w:val="000000" w:themeColor="text1"/>
          <w:sz w:val="24"/>
          <w:szCs w:val="24"/>
        </w:rPr>
        <w:t xml:space="preserve">in most cases </w:t>
      </w:r>
      <w:r w:rsidR="00C71D5A" w:rsidRPr="00366A3B">
        <w:rPr>
          <w:rFonts w:ascii="Times New Roman" w:hAnsi="Times New Roman"/>
          <w:color w:val="000000" w:themeColor="text1"/>
          <w:sz w:val="24"/>
          <w:szCs w:val="24"/>
        </w:rPr>
        <w:t>(blood)</w:t>
      </w:r>
      <w:r w:rsidR="007F187B" w:rsidRPr="00366A3B">
        <w:rPr>
          <w:rFonts w:ascii="Times New Roman" w:hAnsi="Times New Roman"/>
          <w:color w:val="000000" w:themeColor="text1"/>
          <w:sz w:val="24"/>
          <w:szCs w:val="24"/>
        </w:rPr>
        <w:t xml:space="preserve">, </w:t>
      </w:r>
      <w:commentRangeEnd w:id="787"/>
      <w:r w:rsidR="00AD7713" w:rsidRPr="00366A3B">
        <w:rPr>
          <w:rStyle w:val="CommentReference"/>
          <w:rFonts w:ascii="Times New Roman" w:hAnsi="Times New Roman"/>
          <w:sz w:val="24"/>
          <w:szCs w:val="24"/>
          <w:rPrChange w:id="790" w:author="Clayton Lamb" w:date="2023-07-19T07:26:00Z">
            <w:rPr>
              <w:rStyle w:val="CommentReference"/>
            </w:rPr>
          </w:rPrChange>
        </w:rPr>
        <w:commentReference w:id="787"/>
      </w:r>
      <w:commentRangeEnd w:id="788"/>
      <w:r w:rsidR="00375055">
        <w:rPr>
          <w:rStyle w:val="CommentReference"/>
        </w:rPr>
        <w:commentReference w:id="788"/>
      </w:r>
      <w:commentRangeEnd w:id="789"/>
      <w:r w:rsidR="00444BB3">
        <w:rPr>
          <w:rStyle w:val="CommentReference"/>
        </w:rPr>
        <w:commentReference w:id="789"/>
      </w:r>
      <w:r w:rsidR="007F187B" w:rsidRPr="00366A3B">
        <w:rPr>
          <w:rFonts w:ascii="Times New Roman" w:hAnsi="Times New Roman"/>
          <w:color w:val="000000" w:themeColor="text1"/>
          <w:sz w:val="24"/>
          <w:szCs w:val="24"/>
        </w:rPr>
        <w:t>the days</w:t>
      </w:r>
      <w:r w:rsidR="00C71D5A"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before capture (fecal pellets), </w:t>
      </w:r>
      <w:r w:rsidR="00C71D5A" w:rsidRPr="00366A3B">
        <w:rPr>
          <w:rFonts w:ascii="Times New Roman" w:hAnsi="Times New Roman"/>
          <w:color w:val="000000" w:themeColor="text1"/>
          <w:sz w:val="24"/>
          <w:szCs w:val="24"/>
        </w:rPr>
        <w:t>or</w:t>
      </w:r>
      <w:r w:rsidR="00727A22" w:rsidRPr="00366A3B">
        <w:rPr>
          <w:rFonts w:ascii="Times New Roman" w:hAnsi="Times New Roman"/>
          <w:color w:val="000000" w:themeColor="text1"/>
          <w:sz w:val="24"/>
          <w:szCs w:val="24"/>
        </w:rPr>
        <w:t xml:space="preserve"> during the previous </w:t>
      </w:r>
      <w:r w:rsidR="007F187B" w:rsidRPr="00366A3B">
        <w:rPr>
          <w:rFonts w:ascii="Times New Roman" w:hAnsi="Times New Roman"/>
          <w:color w:val="000000" w:themeColor="text1"/>
          <w:sz w:val="24"/>
          <w:szCs w:val="24"/>
        </w:rPr>
        <w:t xml:space="preserve">summer and </w:t>
      </w:r>
      <w:r w:rsidR="00107772" w:rsidRPr="00366A3B">
        <w:rPr>
          <w:rFonts w:ascii="Times New Roman" w:hAnsi="Times New Roman"/>
          <w:color w:val="000000" w:themeColor="text1"/>
          <w:sz w:val="24"/>
          <w:szCs w:val="24"/>
        </w:rPr>
        <w:t xml:space="preserve">fall </w:t>
      </w:r>
      <w:r w:rsidR="00C71D5A" w:rsidRPr="00366A3B">
        <w:rPr>
          <w:rFonts w:ascii="Times New Roman" w:hAnsi="Times New Roman"/>
          <w:color w:val="000000" w:themeColor="text1"/>
          <w:sz w:val="24"/>
          <w:szCs w:val="24"/>
        </w:rPr>
        <w:t>(hair)</w:t>
      </w:r>
      <w:r w:rsidR="00727A22" w:rsidRPr="00366A3B">
        <w:rPr>
          <w:rFonts w:ascii="Times New Roman" w:hAnsi="Times New Roman"/>
          <w:color w:val="000000" w:themeColor="text1"/>
          <w:sz w:val="24"/>
          <w:szCs w:val="24"/>
        </w:rPr>
        <w:t xml:space="preserve">. For females that have been </w:t>
      </w:r>
      <w:r w:rsidR="007F187B" w:rsidRPr="00366A3B">
        <w:rPr>
          <w:rFonts w:ascii="Times New Roman" w:hAnsi="Times New Roman"/>
          <w:color w:val="000000" w:themeColor="text1"/>
          <w:sz w:val="24"/>
          <w:szCs w:val="24"/>
        </w:rPr>
        <w:t xml:space="preserve">previously </w:t>
      </w:r>
      <w:r w:rsidR="00727A22" w:rsidRPr="00366A3B">
        <w:rPr>
          <w:rFonts w:ascii="Times New Roman" w:hAnsi="Times New Roman"/>
          <w:color w:val="000000" w:themeColor="text1"/>
          <w:sz w:val="24"/>
          <w:szCs w:val="24"/>
        </w:rPr>
        <w:t>penned</w:t>
      </w:r>
      <w:r w:rsidR="007F187B" w:rsidRPr="00366A3B">
        <w:rPr>
          <w:rFonts w:ascii="Times New Roman" w:hAnsi="Times New Roman"/>
          <w:color w:val="000000" w:themeColor="text1"/>
          <w:sz w:val="24"/>
          <w:szCs w:val="24"/>
        </w:rPr>
        <w:t>,</w:t>
      </w:r>
      <w:r w:rsidR="00C71D5A" w:rsidRPr="00366A3B">
        <w:rPr>
          <w:rFonts w:ascii="Times New Roman" w:hAnsi="Times New Roman"/>
          <w:color w:val="000000" w:themeColor="text1"/>
          <w:sz w:val="24"/>
          <w:szCs w:val="24"/>
        </w:rPr>
        <w:t xml:space="preserve"> a portion of the hair growth would have happened while in the maternal pen</w:t>
      </w:r>
      <w:r w:rsidR="009934D2" w:rsidRPr="00366A3B">
        <w:rPr>
          <w:rFonts w:ascii="Times New Roman" w:hAnsi="Times New Roman"/>
          <w:color w:val="000000" w:themeColor="text1"/>
          <w:sz w:val="24"/>
          <w:szCs w:val="24"/>
        </w:rPr>
        <w:t xml:space="preserve"> the </w:t>
      </w:r>
      <w:r w:rsidR="00D160B0" w:rsidRPr="00366A3B">
        <w:rPr>
          <w:rFonts w:ascii="Times New Roman" w:hAnsi="Times New Roman"/>
          <w:color w:val="000000" w:themeColor="text1"/>
          <w:sz w:val="24"/>
          <w:szCs w:val="24"/>
        </w:rPr>
        <w:t>previous summer</w:t>
      </w:r>
      <w:r w:rsidR="00A8740B" w:rsidRPr="00366A3B">
        <w:rPr>
          <w:rFonts w:ascii="Times New Roman" w:hAnsi="Times New Roman"/>
          <w:color w:val="000000" w:themeColor="text1"/>
          <w:sz w:val="24"/>
          <w:szCs w:val="24"/>
        </w:rPr>
        <w:t>.</w:t>
      </w:r>
    </w:p>
    <w:p w14:paraId="3A1CBDC6" w14:textId="62C60A90" w:rsidR="00044816" w:rsidRPr="00366A3B" w:rsidDel="000E38C8" w:rsidRDefault="00A71FA5" w:rsidP="00A71FA5">
      <w:pPr>
        <w:spacing w:line="480" w:lineRule="auto"/>
        <w:ind w:firstLine="360"/>
        <w:rPr>
          <w:del w:id="791" w:author="Clayton Lamb" w:date="2023-08-17T12:56: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tested for correlations between </w:t>
      </w:r>
      <w:ins w:id="792" w:author="Clayton Lamb" w:date="2023-07-13T14:21:00Z">
        <w:r w:rsidR="00DD574B" w:rsidRPr="00366A3B">
          <w:rPr>
            <w:rFonts w:ascii="Times New Roman" w:hAnsi="Times New Roman"/>
            <w:color w:val="000000" w:themeColor="text1"/>
            <w:sz w:val="24"/>
            <w:szCs w:val="24"/>
          </w:rPr>
          <w:t>the</w:t>
        </w:r>
      </w:ins>
      <w:del w:id="793" w:author="Clayton Lamb" w:date="2023-07-13T14:21:00Z">
        <w:r w:rsidRPr="00366A3B" w:rsidDel="00DD574B">
          <w:rPr>
            <w:rFonts w:ascii="Times New Roman" w:hAnsi="Times New Roman"/>
            <w:color w:val="000000" w:themeColor="text1"/>
            <w:sz w:val="24"/>
            <w:szCs w:val="24"/>
          </w:rPr>
          <w:delText>multiple</w:delText>
        </w:r>
      </w:del>
      <w:r w:rsidRPr="00366A3B">
        <w:rPr>
          <w:rFonts w:ascii="Times New Roman" w:hAnsi="Times New Roman"/>
          <w:color w:val="000000" w:themeColor="text1"/>
          <w:sz w:val="24"/>
          <w:szCs w:val="24"/>
        </w:rPr>
        <w:t xml:space="preserve"> health metrics and found multiple instances where the metrics covaried, highlighting the integrated nature of health</w:t>
      </w:r>
      <w:r w:rsidR="0050575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We tested for correlations between haptoglobin and trace minerals following the results of </w:t>
      </w:r>
      <w:r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{"citationID":"aqUqjGT5","properties":{"formattedCitation":"(Newby and DeCesare 2020)","plainCitation":"(Newby and DeCesare 2020)","dontUpdate":true,"noteIndex":0},"citationItems":[{"id":54,"uris":["http://zotero.org/users/6749014/items/ZJ6M7Y83"],"itemData":{"id":54,"type":"article-journal","abstract":"Nutritional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del w:id="794" w:author="Clayton Lamb" w:date="2023-07-13T14:21:00Z">
        <w:r w:rsidR="00E45298" w:rsidRPr="00366A3B" w:rsidDel="00DD574B">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Newby and DeCesare </w:t>
      </w:r>
      <w:ins w:id="795" w:author="Clayton Lamb" w:date="2023-07-13T14:21:00Z">
        <w:r w:rsidR="00DD574B"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2020)</w:t>
      </w:r>
      <w:r w:rsidRPr="00366A3B">
        <w:rPr>
          <w:rFonts w:ascii="Times New Roman" w:hAnsi="Times New Roman"/>
          <w:color w:val="000000" w:themeColor="text1"/>
          <w:sz w:val="24"/>
          <w:szCs w:val="24"/>
        </w:rPr>
        <w:fldChar w:fldCharType="end"/>
      </w:r>
      <w:ins w:id="796" w:author="Clayton Lamb" w:date="2023-08-17T12:56:00Z">
        <w:r w:rsidR="000E38C8">
          <w:rPr>
            <w:rFonts w:ascii="Times New Roman" w:hAnsi="Times New Roman"/>
            <w:color w:val="000000" w:themeColor="text1"/>
            <w:sz w:val="24"/>
            <w:szCs w:val="24"/>
          </w:rPr>
          <w:t xml:space="preserve">. </w:t>
        </w:r>
      </w:ins>
    </w:p>
    <w:p w14:paraId="003477C6" w14:textId="769A637A" w:rsidR="00A71FA5" w:rsidRDefault="000E38C8" w:rsidP="000E38C8">
      <w:pPr>
        <w:spacing w:line="480" w:lineRule="auto"/>
        <w:ind w:firstLine="360"/>
        <w:rPr>
          <w:ins w:id="797" w:author="Clayton Lamb" w:date="2023-08-17T12:56:00Z"/>
          <w:rFonts w:ascii="Times New Roman" w:hAnsi="Times New Roman"/>
          <w:color w:val="000000" w:themeColor="text1"/>
          <w:sz w:val="24"/>
          <w:szCs w:val="24"/>
        </w:rPr>
      </w:pPr>
      <w:ins w:id="798" w:author="Clayton Lamb" w:date="2023-08-17T12:56:00Z">
        <w:r>
          <w:rPr>
            <w:rFonts w:ascii="Times New Roman" w:hAnsi="Times New Roman"/>
            <w:color w:val="000000" w:themeColor="text1"/>
            <w:sz w:val="24"/>
            <w:szCs w:val="24"/>
          </w:rPr>
          <w:t>H</w:t>
        </w:r>
      </w:ins>
      <w:commentRangeStart w:id="799"/>
      <w:del w:id="800" w:author="Clayton Lamb" w:date="2023-08-17T12:56:00Z">
        <w:r w:rsidR="00044816" w:rsidRPr="00366A3B" w:rsidDel="000E38C8">
          <w:rPr>
            <w:rFonts w:ascii="Times New Roman" w:hAnsi="Times New Roman"/>
            <w:color w:val="000000" w:themeColor="text1"/>
            <w:sz w:val="24"/>
            <w:szCs w:val="24"/>
          </w:rPr>
          <w:delText>Refe</w:delText>
        </w:r>
        <w:commentRangeEnd w:id="799"/>
        <w:r w:rsidR="00375055" w:rsidDel="000E38C8">
          <w:rPr>
            <w:rStyle w:val="CommentReference"/>
          </w:rPr>
          <w:commentReference w:id="799"/>
        </w:r>
        <w:r w:rsidR="00A71FA5" w:rsidRPr="00366A3B" w:rsidDel="000E38C8">
          <w:rPr>
            <w:rFonts w:ascii="Times New Roman" w:hAnsi="Times New Roman"/>
            <w:color w:val="000000" w:themeColor="text1"/>
            <w:sz w:val="24"/>
            <w:szCs w:val="24"/>
          </w:rPr>
          <w:delText>. H</w:delText>
        </w:r>
      </w:del>
      <w:r w:rsidR="00A71FA5" w:rsidRPr="00366A3B">
        <w:rPr>
          <w:rFonts w:ascii="Times New Roman" w:hAnsi="Times New Roman"/>
          <w:color w:val="000000" w:themeColor="text1"/>
          <w:sz w:val="24"/>
          <w:szCs w:val="24"/>
        </w:rPr>
        <w:t xml:space="preserve">aptoglobin was positively correlated with iron (r=0.63) and </w:t>
      </w:r>
      <w:r w:rsidR="004A7216" w:rsidRPr="00366A3B">
        <w:rPr>
          <w:rFonts w:ascii="Times New Roman" w:hAnsi="Times New Roman"/>
          <w:color w:val="000000" w:themeColor="text1"/>
          <w:sz w:val="24"/>
          <w:szCs w:val="24"/>
        </w:rPr>
        <w:t>z</w:t>
      </w:r>
      <w:r w:rsidR="00A71FA5" w:rsidRPr="00366A3B">
        <w:rPr>
          <w:rFonts w:ascii="Times New Roman" w:hAnsi="Times New Roman"/>
          <w:color w:val="000000" w:themeColor="text1"/>
          <w:sz w:val="24"/>
          <w:szCs w:val="24"/>
        </w:rPr>
        <w:t>inc (r=0.25), but not the other trace minerals considered. In addition, hair cortisol and haptoglobin levels were correlated (r=0.2) and higher rates of pathogens correlated with higher zinc (r=0.14—0.35) and lower hair cortisol (r=-0.13—-0.2).</w:t>
      </w:r>
      <w:r w:rsidR="00E3738F" w:rsidRPr="00366A3B">
        <w:rPr>
          <w:rFonts w:ascii="Times New Roman" w:hAnsi="Times New Roman"/>
          <w:color w:val="000000" w:themeColor="text1"/>
          <w:sz w:val="24"/>
          <w:szCs w:val="24"/>
        </w:rPr>
        <w:t xml:space="preserve"> See Appendix C, Figure S1 for correlation matrix between all health metrics.</w:t>
      </w:r>
    </w:p>
    <w:p w14:paraId="5C9AF8FB" w14:textId="15E19859" w:rsidR="000E38C8" w:rsidRPr="00366A3B" w:rsidRDefault="000E38C8" w:rsidP="000E38C8">
      <w:pPr>
        <w:spacing w:line="480" w:lineRule="auto"/>
        <w:ind w:firstLine="360"/>
        <w:rPr>
          <w:rFonts w:ascii="Times New Roman" w:hAnsi="Times New Roman"/>
          <w:color w:val="000000" w:themeColor="text1"/>
          <w:sz w:val="24"/>
          <w:szCs w:val="24"/>
        </w:rPr>
      </w:pPr>
      <w:ins w:id="801" w:author="Clayton Lamb" w:date="2023-08-17T12:56:00Z">
        <w:r>
          <w:rPr>
            <w:rFonts w:ascii="Times New Roman" w:hAnsi="Times New Roman"/>
            <w:color w:val="000000" w:themeColor="text1"/>
            <w:sz w:val="24"/>
            <w:szCs w:val="24"/>
          </w:rPr>
          <w:t xml:space="preserve">The health metrics were collected multiple times on some individuals </w:t>
        </w:r>
      </w:ins>
      <w:ins w:id="802" w:author="Clayton Lamb" w:date="2023-08-17T12:57:00Z">
        <w:r>
          <w:rPr>
            <w:rFonts w:ascii="Times New Roman" w:hAnsi="Times New Roman"/>
            <w:color w:val="000000" w:themeColor="text1"/>
            <w:sz w:val="24"/>
            <w:szCs w:val="24"/>
          </w:rPr>
          <w:t xml:space="preserve">due to being captured </w:t>
        </w:r>
      </w:ins>
      <w:ins w:id="803" w:author="Clayton Lamb" w:date="2023-08-17T12:58:00Z">
        <w:r>
          <w:rPr>
            <w:rFonts w:ascii="Times New Roman" w:hAnsi="Times New Roman"/>
            <w:color w:val="000000" w:themeColor="text1"/>
            <w:sz w:val="24"/>
            <w:szCs w:val="24"/>
          </w:rPr>
          <w:t>in more than one year. We assessed the sensitivity of our results to summarizing health metrics across all captures which would</w:t>
        </w:r>
      </w:ins>
      <w:ins w:id="804" w:author="Clayton Lamb" w:date="2023-08-17T12:59:00Z">
        <w:r>
          <w:rPr>
            <w:rFonts w:ascii="Times New Roman" w:hAnsi="Times New Roman"/>
            <w:color w:val="000000" w:themeColor="text1"/>
            <w:sz w:val="24"/>
            <w:szCs w:val="24"/>
          </w:rPr>
          <w:t xml:space="preserve"> include multiple records for some individuals</w:t>
        </w:r>
      </w:ins>
      <w:ins w:id="805" w:author="Clayton Lamb" w:date="2023-08-17T13:00:00Z">
        <w:r>
          <w:rPr>
            <w:rFonts w:ascii="Times New Roman" w:hAnsi="Times New Roman"/>
            <w:color w:val="000000" w:themeColor="text1"/>
            <w:sz w:val="24"/>
            <w:szCs w:val="24"/>
          </w:rPr>
          <w:t xml:space="preserve"> (pooled)</w:t>
        </w:r>
      </w:ins>
      <w:ins w:id="806" w:author="Clayton Lamb" w:date="2023-08-17T12:59:00Z">
        <w:r>
          <w:rPr>
            <w:rFonts w:ascii="Times New Roman" w:hAnsi="Times New Roman"/>
            <w:color w:val="000000" w:themeColor="text1"/>
            <w:sz w:val="24"/>
            <w:szCs w:val="24"/>
          </w:rPr>
          <w:t xml:space="preserve"> or just using a single measure for </w:t>
        </w:r>
        <w:proofErr w:type="gramStart"/>
        <w:r>
          <w:rPr>
            <w:rFonts w:ascii="Times New Roman" w:hAnsi="Times New Roman"/>
            <w:color w:val="000000" w:themeColor="text1"/>
            <w:sz w:val="24"/>
            <w:szCs w:val="24"/>
          </w:rPr>
          <w:t>each individual</w:t>
        </w:r>
        <w:proofErr w:type="gramEnd"/>
        <w:r>
          <w:rPr>
            <w:rFonts w:ascii="Times New Roman" w:hAnsi="Times New Roman"/>
            <w:color w:val="000000" w:themeColor="text1"/>
            <w:sz w:val="24"/>
            <w:szCs w:val="24"/>
          </w:rPr>
          <w:t xml:space="preserve"> during their first capture. </w:t>
        </w:r>
      </w:ins>
      <w:ins w:id="807" w:author="Clayton Lamb" w:date="2023-08-17T13:51:00Z">
        <w:r w:rsidR="009A76FD">
          <w:rPr>
            <w:rFonts w:ascii="Times New Roman" w:hAnsi="Times New Roman"/>
            <w:color w:val="000000" w:themeColor="text1"/>
            <w:sz w:val="24"/>
            <w:szCs w:val="24"/>
          </w:rPr>
          <w:t>Overall,</w:t>
        </w:r>
      </w:ins>
      <w:ins w:id="808" w:author="Clayton Lamb" w:date="2023-08-17T12:59:00Z">
        <w:r>
          <w:rPr>
            <w:rFonts w:ascii="Times New Roman" w:hAnsi="Times New Roman"/>
            <w:color w:val="000000" w:themeColor="text1"/>
            <w:sz w:val="24"/>
            <w:szCs w:val="24"/>
          </w:rPr>
          <w:t xml:space="preserve"> there was </w:t>
        </w:r>
      </w:ins>
      <w:ins w:id="809" w:author="Clayton Lamb" w:date="2023-08-17T13:51:00Z">
        <w:r w:rsidR="009A76FD">
          <w:rPr>
            <w:rFonts w:ascii="Times New Roman" w:hAnsi="Times New Roman"/>
            <w:color w:val="000000" w:themeColor="text1"/>
            <w:sz w:val="24"/>
            <w:szCs w:val="24"/>
          </w:rPr>
          <w:t>little</w:t>
        </w:r>
      </w:ins>
      <w:ins w:id="810" w:author="Clayton Lamb" w:date="2023-08-17T12:59:00Z">
        <w:r>
          <w:rPr>
            <w:rFonts w:ascii="Times New Roman" w:hAnsi="Times New Roman"/>
            <w:color w:val="000000" w:themeColor="text1"/>
            <w:sz w:val="24"/>
            <w:szCs w:val="24"/>
          </w:rPr>
          <w:t xml:space="preserve"> qualitative</w:t>
        </w:r>
      </w:ins>
      <w:ins w:id="811" w:author="Clayton Lamb" w:date="2023-08-17T13:51:00Z">
        <w:r w:rsidR="009A76FD">
          <w:rPr>
            <w:rFonts w:ascii="Times New Roman" w:hAnsi="Times New Roman"/>
            <w:color w:val="000000" w:themeColor="text1"/>
            <w:sz w:val="24"/>
            <w:szCs w:val="24"/>
          </w:rPr>
          <w:t xml:space="preserve">, and </w:t>
        </w:r>
        <w:proofErr w:type="gramStart"/>
        <w:r w:rsidR="009A76FD">
          <w:rPr>
            <w:rFonts w:ascii="Times New Roman" w:hAnsi="Times New Roman"/>
            <w:color w:val="000000" w:themeColor="text1"/>
            <w:sz w:val="24"/>
            <w:szCs w:val="24"/>
          </w:rPr>
          <w:t>no</w:t>
        </w:r>
        <w:proofErr w:type="gramEnd"/>
        <w:r w:rsidR="009A76FD">
          <w:rPr>
            <w:rFonts w:ascii="Times New Roman" w:hAnsi="Times New Roman"/>
            <w:color w:val="000000" w:themeColor="text1"/>
            <w:sz w:val="24"/>
            <w:szCs w:val="24"/>
          </w:rPr>
          <w:t xml:space="preserve"> statistically </w:t>
        </w:r>
      </w:ins>
      <w:ins w:id="812" w:author="Clayton Lamb" w:date="2023-08-17T12:59:00Z">
        <w:r>
          <w:rPr>
            <w:rFonts w:ascii="Times New Roman" w:hAnsi="Times New Roman"/>
            <w:color w:val="000000" w:themeColor="text1"/>
            <w:sz w:val="24"/>
            <w:szCs w:val="24"/>
          </w:rPr>
          <w:t>significant</w:t>
        </w:r>
      </w:ins>
      <w:ins w:id="813" w:author="Clayton Lamb" w:date="2023-08-17T13:51:00Z">
        <w:r w:rsidR="009A76FD">
          <w:rPr>
            <w:rFonts w:ascii="Times New Roman" w:hAnsi="Times New Roman"/>
            <w:color w:val="000000" w:themeColor="text1"/>
            <w:sz w:val="24"/>
            <w:szCs w:val="24"/>
          </w:rPr>
          <w:t>,</w:t>
        </w:r>
      </w:ins>
      <w:ins w:id="814" w:author="Clayton Lamb" w:date="2023-08-17T12:59:00Z">
        <w:r>
          <w:rPr>
            <w:rFonts w:ascii="Times New Roman" w:hAnsi="Times New Roman"/>
            <w:color w:val="000000" w:themeColor="text1"/>
            <w:sz w:val="24"/>
            <w:szCs w:val="24"/>
          </w:rPr>
          <w:t xml:space="preserve"> difference</w:t>
        </w:r>
      </w:ins>
      <w:ins w:id="815" w:author="Clayton Lamb" w:date="2023-08-17T13:00:00Z">
        <w:r>
          <w:rPr>
            <w:rFonts w:ascii="Times New Roman" w:hAnsi="Times New Roman"/>
            <w:color w:val="000000" w:themeColor="text1"/>
            <w:sz w:val="24"/>
            <w:szCs w:val="24"/>
          </w:rPr>
          <w:t xml:space="preserve"> in the results from these two methods and we retain the results from the pooled dataset (Appendix D)</w:t>
        </w:r>
      </w:ins>
      <w:ins w:id="816" w:author="Clayton Lamb" w:date="2023-08-17T13:52:00Z">
        <w:r w:rsidR="009A76FD">
          <w:rPr>
            <w:rFonts w:ascii="Times New Roman" w:hAnsi="Times New Roman"/>
            <w:color w:val="000000" w:themeColor="text1"/>
            <w:sz w:val="24"/>
            <w:szCs w:val="24"/>
          </w:rPr>
          <w:t>.</w:t>
        </w:r>
      </w:ins>
    </w:p>
    <w:p w14:paraId="18765C40" w14:textId="1131BC86" w:rsidR="00420FBE" w:rsidRPr="00366A3B" w:rsidRDefault="00420FBE" w:rsidP="00C12E97">
      <w:pPr>
        <w:spacing w:line="480" w:lineRule="auto"/>
        <w:rPr>
          <w:rFonts w:ascii="Times New Roman" w:hAnsi="Times New Roman"/>
          <w:color w:val="000000" w:themeColor="text1"/>
          <w:sz w:val="24"/>
          <w:szCs w:val="24"/>
        </w:rPr>
      </w:pPr>
    </w:p>
    <w:p w14:paraId="476922A5" w14:textId="2882F054" w:rsidR="005879BF" w:rsidRPr="00366A3B" w:rsidRDefault="00255C21">
      <w:pPr>
        <w:pStyle w:val="Heading2"/>
        <w:pPrChange w:id="817" w:author="Evgenia Dubman" w:date="2023-07-24T23:23:00Z">
          <w:pPr>
            <w:pStyle w:val="BodyText"/>
            <w:spacing w:line="480" w:lineRule="auto"/>
            <w:jc w:val="left"/>
          </w:pPr>
        </w:pPrChange>
      </w:pPr>
      <w:bookmarkStart w:id="818" w:name="_Toc13047649"/>
      <w:bookmarkStart w:id="819" w:name="_Toc8115502"/>
      <w:bookmarkStart w:id="820" w:name="_Toc13047650"/>
      <w:r w:rsidRPr="00366A3B">
        <w:lastRenderedPageBreak/>
        <w:t>Nutrition</w:t>
      </w:r>
    </w:p>
    <w:p w14:paraId="54DA339E" w14:textId="1981AB23" w:rsidR="00134839" w:rsidRPr="00366A3B" w:rsidRDefault="00C71D5A" w:rsidP="00134839">
      <w:pPr>
        <w:spacing w:line="480" w:lineRule="auto"/>
        <w:rPr>
          <w:rFonts w:ascii="Times New Roman" w:hAnsi="Times New Roman"/>
          <w:color w:val="000000" w:themeColor="text1"/>
          <w:sz w:val="24"/>
          <w:szCs w:val="24"/>
        </w:rPr>
      </w:pPr>
      <w:del w:id="821" w:author="Clayton Lamb" w:date="2023-07-18T13:03:00Z">
        <w:r w:rsidRPr="00366A3B" w:rsidDel="00AD7713">
          <w:rPr>
            <w:rFonts w:ascii="Times New Roman" w:hAnsi="Times New Roman"/>
            <w:color w:val="000000" w:themeColor="text1"/>
            <w:sz w:val="24"/>
            <w:szCs w:val="24"/>
          </w:rPr>
          <w:delText>We</w:delText>
        </w:r>
        <w:r w:rsidR="0076445E" w:rsidRPr="00366A3B" w:rsidDel="00AD7713">
          <w:rPr>
            <w:rFonts w:ascii="Times New Roman" w:hAnsi="Times New Roman"/>
            <w:color w:val="000000" w:themeColor="text1"/>
            <w:sz w:val="24"/>
            <w:szCs w:val="24"/>
          </w:rPr>
          <w:delText xml:space="preserve"> found that average levels of </w:delText>
        </w:r>
        <w:r w:rsidR="00F30A5B" w:rsidRPr="00366A3B" w:rsidDel="00AD7713">
          <w:rPr>
            <w:rFonts w:ascii="Times New Roman" w:hAnsi="Times New Roman"/>
            <w:color w:val="000000" w:themeColor="text1"/>
            <w:sz w:val="24"/>
            <w:szCs w:val="24"/>
          </w:rPr>
          <w:delText xml:space="preserve">blood serum </w:delText>
        </w:r>
        <w:r w:rsidR="0076445E" w:rsidRPr="00366A3B" w:rsidDel="00AD7713">
          <w:rPr>
            <w:rFonts w:ascii="Times New Roman" w:hAnsi="Times New Roman"/>
            <w:color w:val="000000" w:themeColor="text1"/>
            <w:sz w:val="24"/>
            <w:szCs w:val="24"/>
          </w:rPr>
          <w:delText xml:space="preserve">trace </w:delText>
        </w:r>
        <w:r w:rsidR="00A857D8" w:rsidRPr="00366A3B" w:rsidDel="00AD7713">
          <w:rPr>
            <w:rFonts w:ascii="Times New Roman" w:hAnsi="Times New Roman"/>
            <w:color w:val="000000" w:themeColor="text1"/>
            <w:sz w:val="24"/>
            <w:szCs w:val="24"/>
          </w:rPr>
          <w:delText>minerals</w:delText>
        </w:r>
        <w:r w:rsidR="0076445E" w:rsidRPr="00366A3B" w:rsidDel="00AD7713">
          <w:rPr>
            <w:rFonts w:ascii="Times New Roman" w:hAnsi="Times New Roman"/>
            <w:color w:val="000000" w:themeColor="text1"/>
            <w:sz w:val="24"/>
            <w:szCs w:val="24"/>
          </w:rPr>
          <w:delText xml:space="preserve"> in the Klinse-Za </w:delText>
        </w:r>
        <w:r w:rsidR="008A2E68" w:rsidRPr="00366A3B" w:rsidDel="00AD7713">
          <w:rPr>
            <w:rFonts w:ascii="Times New Roman" w:hAnsi="Times New Roman"/>
            <w:color w:val="000000" w:themeColor="text1"/>
            <w:sz w:val="24"/>
            <w:szCs w:val="24"/>
          </w:rPr>
          <w:delText>subpopulation</w:delText>
        </w:r>
        <w:r w:rsidR="00280D7E" w:rsidRPr="00366A3B" w:rsidDel="00AD7713">
          <w:rPr>
            <w:rFonts w:ascii="Times New Roman" w:hAnsi="Times New Roman"/>
            <w:color w:val="000000" w:themeColor="text1"/>
            <w:sz w:val="24"/>
            <w:szCs w:val="24"/>
          </w:rPr>
          <w:delText xml:space="preserve"> were </w:delText>
        </w:r>
        <w:r w:rsidR="0076445E" w:rsidRPr="00366A3B" w:rsidDel="00AD7713">
          <w:rPr>
            <w:rFonts w:ascii="Times New Roman" w:hAnsi="Times New Roman"/>
            <w:color w:val="000000" w:themeColor="text1"/>
            <w:sz w:val="24"/>
            <w:szCs w:val="24"/>
          </w:rPr>
          <w:delText xml:space="preserve">comparable to boreal caribou </w:delText>
        </w:r>
        <w:r w:rsidR="00A55945" w:rsidRPr="00366A3B" w:rsidDel="00AD7713">
          <w:rPr>
            <w:rFonts w:ascii="Times New Roman" w:hAnsi="Times New Roman"/>
            <w:color w:val="000000" w:themeColor="text1"/>
            <w:sz w:val="24"/>
            <w:szCs w:val="24"/>
          </w:rPr>
          <w:delText xml:space="preserve">evaluated </w:delText>
        </w:r>
        <w:r w:rsidRPr="00366A3B" w:rsidDel="00AD7713">
          <w:rPr>
            <w:rFonts w:ascii="Times New Roman" w:hAnsi="Times New Roman"/>
            <w:color w:val="000000" w:themeColor="text1"/>
            <w:sz w:val="24"/>
            <w:szCs w:val="24"/>
          </w:rPr>
          <w:delText xml:space="preserve">by </w:delText>
        </w:r>
        <w:r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{"citationID":"8Fp08cFN","properties":{"formattedCitation":"(Bondo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delInstrText>
        </w:r>
        <w:r w:rsidRPr="00366A3B" w:rsidDel="00AD7713">
          <w:rPr>
            <w:rFonts w:ascii="Times New Roman" w:hAnsi="Times New Roman"/>
            <w:color w:val="000000" w:themeColor="text1"/>
            <w:sz w:val="24"/>
            <w:szCs w:val="24"/>
          </w:rPr>
          <w:fldChar w:fldCharType="separate"/>
        </w:r>
        <w:r w:rsidRPr="00366A3B" w:rsidDel="00AD7713">
          <w:rPr>
            <w:rFonts w:ascii="Times New Roman" w:hAnsi="Times New Roman"/>
            <w:noProof/>
            <w:color w:val="000000" w:themeColor="text1"/>
            <w:sz w:val="24"/>
            <w:szCs w:val="24"/>
          </w:rPr>
          <w:delText xml:space="preserve">Bondo et al. </w:delText>
        </w:r>
        <w:r w:rsidR="00A71EE4" w:rsidRPr="00366A3B" w:rsidDel="00AD7713">
          <w:rPr>
            <w:rFonts w:ascii="Times New Roman" w:hAnsi="Times New Roman"/>
            <w:noProof/>
            <w:color w:val="000000" w:themeColor="text1"/>
            <w:sz w:val="24"/>
            <w:szCs w:val="24"/>
          </w:rPr>
          <w:delText>(</w:delText>
        </w:r>
        <w:r w:rsidRPr="00366A3B" w:rsidDel="00AD7713">
          <w:rPr>
            <w:rFonts w:ascii="Times New Roman" w:hAnsi="Times New Roman"/>
            <w:noProof/>
            <w:color w:val="000000" w:themeColor="text1"/>
            <w:sz w:val="24"/>
            <w:szCs w:val="24"/>
          </w:rPr>
          <w:delText>2019)</w:delText>
        </w:r>
        <w:r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and also relative to a</w:delText>
        </w:r>
        <w:r w:rsidR="00190CAC" w:rsidRPr="00366A3B" w:rsidDel="00AD7713">
          <w:rPr>
            <w:rFonts w:ascii="Times New Roman" w:hAnsi="Times New Roman"/>
            <w:color w:val="000000" w:themeColor="text1"/>
            <w:sz w:val="24"/>
            <w:szCs w:val="24"/>
          </w:rPr>
          <w:delText xml:space="preserve"> published</w:delText>
        </w:r>
        <w:r w:rsidR="00C84D6B" w:rsidRPr="00366A3B" w:rsidDel="00AD7713">
          <w:rPr>
            <w:rFonts w:ascii="Times New Roman" w:hAnsi="Times New Roman"/>
            <w:color w:val="000000" w:themeColor="text1"/>
            <w:sz w:val="24"/>
            <w:szCs w:val="24"/>
          </w:rPr>
          <w:delText xml:space="preserve"> </w:delText>
        </w:r>
        <w:r w:rsidR="0076445E" w:rsidRPr="00366A3B" w:rsidDel="00AD7713">
          <w:rPr>
            <w:rFonts w:ascii="Times New Roman" w:hAnsi="Times New Roman"/>
            <w:color w:val="000000" w:themeColor="text1"/>
            <w:sz w:val="24"/>
            <w:szCs w:val="24"/>
          </w:rPr>
          <w:delText xml:space="preserve">reference range </w:delText>
        </w:r>
        <w:r w:rsidR="00683122"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{"citationID":"yKAzieHm","properties":{"formattedCitation":"(Puls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delInstrText>
        </w:r>
        <w:r w:rsidR="00683122"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(Puls 1994</w:delText>
        </w:r>
      </w:del>
      <w:del w:id="822" w:author="Clayton Lamb" w:date="2023-07-13T14:22:00Z">
        <w:r w:rsidR="00E45298" w:rsidRPr="00366A3B" w:rsidDel="00DD574B">
          <w:rPr>
            <w:rFonts w:ascii="Times New Roman" w:hAnsi="Times New Roman"/>
            <w:noProof/>
            <w:color w:val="000000" w:themeColor="text1"/>
            <w:sz w:val="24"/>
            <w:szCs w:val="24"/>
          </w:rPr>
          <w:delText>)</w:delText>
        </w:r>
      </w:del>
      <w:del w:id="823" w:author="Clayton Lamb" w:date="2023-07-18T13:03:00Z">
        <w:r w:rsidR="00683122" w:rsidRPr="00366A3B" w:rsidDel="00AD7713">
          <w:rPr>
            <w:rFonts w:ascii="Times New Roman" w:hAnsi="Times New Roman"/>
            <w:color w:val="000000" w:themeColor="text1"/>
            <w:sz w:val="24"/>
            <w:szCs w:val="24"/>
          </w:rPr>
          <w:fldChar w:fldCharType="end"/>
        </w:r>
      </w:del>
      <w:del w:id="824" w:author="Clayton Lamb" w:date="2023-07-13T14:22:00Z">
        <w:r w:rsidR="0076445E" w:rsidRPr="00366A3B" w:rsidDel="00DD574B">
          <w:rPr>
            <w:rFonts w:ascii="Times New Roman" w:hAnsi="Times New Roman"/>
            <w:color w:val="000000" w:themeColor="text1"/>
            <w:sz w:val="24"/>
            <w:szCs w:val="24"/>
          </w:rPr>
          <w:delText>(</w:delText>
        </w:r>
      </w:del>
      <w:del w:id="825" w:author="Clayton Lamb" w:date="2023-07-18T13:03:00Z">
        <w:r w:rsidR="00280D7E" w:rsidRPr="00366A3B" w:rsidDel="00AD7713">
          <w:rPr>
            <w:rFonts w:ascii="Times New Roman" w:hAnsi="Times New Roman"/>
            <w:color w:val="000000" w:themeColor="text1"/>
            <w:sz w:val="24"/>
            <w:szCs w:val="24"/>
          </w:rPr>
          <w:fldChar w:fldCharType="begin"/>
        </w:r>
        <w:r w:rsidR="00280D7E" w:rsidRPr="00366A3B" w:rsidDel="00AD7713">
          <w:rPr>
            <w:rFonts w:ascii="Times New Roman" w:hAnsi="Times New Roman"/>
            <w:color w:val="000000" w:themeColor="text1"/>
            <w:sz w:val="24"/>
            <w:szCs w:val="24"/>
          </w:rPr>
          <w:delInstrText xml:space="preserve"> REF _Ref98428584 \h </w:delInstrText>
        </w:r>
        <w:r w:rsidR="00840069" w:rsidRPr="00366A3B" w:rsidDel="00AD7713">
          <w:rPr>
            <w:rFonts w:ascii="Times New Roman" w:hAnsi="Times New Roman"/>
            <w:color w:val="000000" w:themeColor="text1"/>
            <w:sz w:val="24"/>
            <w:szCs w:val="24"/>
          </w:rPr>
          <w:delInstrText xml:space="preserve"> \* MERGEFORMAT </w:delInstrText>
        </w:r>
        <w:r w:rsidR="00280D7E" w:rsidRPr="00366A3B" w:rsidDel="00AD7713">
          <w:rPr>
            <w:rFonts w:ascii="Times New Roman" w:hAnsi="Times New Roman"/>
            <w:color w:val="000000" w:themeColor="text1"/>
            <w:sz w:val="24"/>
            <w:szCs w:val="24"/>
          </w:rPr>
        </w:r>
        <w:r w:rsidR="00280D7E" w:rsidRPr="00366A3B" w:rsidDel="00AD7713">
          <w:rPr>
            <w:rFonts w:ascii="Times New Roman" w:hAnsi="Times New Roman"/>
            <w:color w:val="000000" w:themeColor="text1"/>
            <w:sz w:val="24"/>
            <w:szCs w:val="24"/>
          </w:rPr>
          <w:fldChar w:fldCharType="separate"/>
        </w:r>
      </w:del>
      <w:del w:id="826"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2</w:delText>
        </w:r>
      </w:del>
      <w:del w:id="827" w:author="Clayton Lamb" w:date="2023-07-18T13:03:00Z">
        <w:r w:rsidR="00280D7E" w:rsidRPr="00366A3B" w:rsidDel="00AD7713">
          <w:rPr>
            <w:rFonts w:ascii="Times New Roman" w:hAnsi="Times New Roman"/>
            <w:color w:val="000000" w:themeColor="text1"/>
            <w:sz w:val="24"/>
            <w:szCs w:val="24"/>
          </w:rPr>
          <w:fldChar w:fldCharType="end"/>
        </w:r>
        <w:r w:rsidR="00E3738F" w:rsidRPr="00366A3B" w:rsidDel="00AD7713">
          <w:rPr>
            <w:rFonts w:ascii="Times New Roman" w:hAnsi="Times New Roman"/>
            <w:color w:val="000000" w:themeColor="text1"/>
            <w:sz w:val="24"/>
            <w:szCs w:val="24"/>
          </w:rPr>
          <w:delText xml:space="preserve">, </w:delText>
        </w:r>
        <w:r w:rsidR="00E3738F" w:rsidRPr="00366A3B" w:rsidDel="00AD7713">
          <w:rPr>
            <w:rFonts w:ascii="Times New Roman" w:hAnsi="Times New Roman"/>
            <w:color w:val="000000" w:themeColor="text1"/>
            <w:sz w:val="24"/>
            <w:szCs w:val="24"/>
          </w:rPr>
          <w:fldChar w:fldCharType="begin"/>
        </w:r>
        <w:r w:rsidR="00E3738F" w:rsidRPr="00366A3B" w:rsidDel="00AD7713">
          <w:rPr>
            <w:rFonts w:ascii="Times New Roman" w:hAnsi="Times New Roman"/>
            <w:color w:val="000000" w:themeColor="text1"/>
            <w:sz w:val="24"/>
            <w:szCs w:val="24"/>
          </w:rPr>
          <w:delInstrText xml:space="preserve"> REF _Ref128070567 \h </w:delInstrText>
        </w:r>
        <w:r w:rsidR="006457CE" w:rsidRPr="00366A3B" w:rsidDel="00AD7713">
          <w:rPr>
            <w:rFonts w:ascii="Times New Roman" w:hAnsi="Times New Roman"/>
            <w:color w:val="000000" w:themeColor="text1"/>
            <w:sz w:val="24"/>
            <w:szCs w:val="24"/>
          </w:rPr>
          <w:delInstrText xml:space="preserve"> \* MERGEFORMAT </w:delInstrText>
        </w:r>
        <w:r w:rsidR="00E3738F" w:rsidRPr="00366A3B" w:rsidDel="00AD7713">
          <w:rPr>
            <w:rFonts w:ascii="Times New Roman" w:hAnsi="Times New Roman"/>
            <w:color w:val="000000" w:themeColor="text1"/>
            <w:sz w:val="24"/>
            <w:szCs w:val="24"/>
          </w:rPr>
        </w:r>
        <w:r w:rsidR="00E3738F" w:rsidRPr="00366A3B" w:rsidDel="00AD7713">
          <w:rPr>
            <w:rFonts w:ascii="Times New Roman" w:hAnsi="Times New Roman"/>
            <w:color w:val="000000" w:themeColor="text1"/>
            <w:sz w:val="24"/>
            <w:szCs w:val="24"/>
          </w:rPr>
          <w:fldChar w:fldCharType="separate"/>
        </w:r>
      </w:del>
      <w:del w:id="828" w:author="Clayton Lamb" w:date="2023-07-13T14:41:00Z">
        <w:r w:rsidR="00E3738F" w:rsidRPr="00366A3B" w:rsidDel="000754F2">
          <w:rPr>
            <w:rFonts w:ascii="Times New Roman" w:hAnsi="Times New Roman"/>
            <w:color w:val="000000" w:themeColor="text1"/>
            <w:sz w:val="24"/>
            <w:szCs w:val="24"/>
            <w:rPrChange w:id="829" w:author="Clayton Lamb" w:date="2023-07-19T07:26:00Z">
              <w:rPr>
                <w:rFonts w:ascii="Times New Roman" w:hAnsi="Times New Roman"/>
                <w:color w:val="000000" w:themeColor="text1"/>
                <w:szCs w:val="24"/>
              </w:rPr>
            </w:rPrChange>
          </w:rPr>
          <w:delText xml:space="preserve">Table </w:delText>
        </w:r>
        <w:r w:rsidR="00E3738F" w:rsidRPr="00366A3B" w:rsidDel="000754F2">
          <w:rPr>
            <w:rFonts w:ascii="Times New Roman" w:hAnsi="Times New Roman"/>
            <w:noProof/>
            <w:color w:val="000000" w:themeColor="text1"/>
            <w:sz w:val="24"/>
            <w:szCs w:val="24"/>
            <w:rPrChange w:id="830" w:author="Clayton Lamb" w:date="2023-07-19T07:26:00Z">
              <w:rPr>
                <w:rFonts w:ascii="Times New Roman" w:hAnsi="Times New Roman"/>
                <w:noProof/>
                <w:color w:val="000000" w:themeColor="text1"/>
                <w:szCs w:val="24"/>
              </w:rPr>
            </w:rPrChange>
          </w:rPr>
          <w:delText>2</w:delText>
        </w:r>
      </w:del>
      <w:del w:id="831" w:author="Clayton Lamb" w:date="2023-07-18T13:03:00Z">
        <w:r w:rsidR="00E3738F"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xml:space="preserve">). </w:delText>
        </w:r>
      </w:del>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animals ha</w:t>
      </w:r>
      <w:r w:rsidR="00A71EE4" w:rsidRPr="00366A3B">
        <w:rPr>
          <w:rFonts w:ascii="Times New Roman" w:hAnsi="Times New Roman"/>
          <w:color w:val="000000" w:themeColor="text1"/>
          <w:sz w:val="24"/>
          <w:szCs w:val="24"/>
        </w:rPr>
        <w:t>d</w:t>
      </w:r>
      <w:r w:rsidR="0076445E" w:rsidRPr="00366A3B">
        <w:rPr>
          <w:rFonts w:ascii="Times New Roman" w:hAnsi="Times New Roman"/>
          <w:color w:val="000000" w:themeColor="text1"/>
          <w:sz w:val="24"/>
          <w:szCs w:val="24"/>
        </w:rPr>
        <w:t xml:space="preserve"> trace </w:t>
      </w:r>
      <w:r w:rsidR="00A857D8"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t>
      </w:r>
      <w:r w:rsidR="00A71EE4" w:rsidRPr="00366A3B">
        <w:rPr>
          <w:rFonts w:ascii="Times New Roman" w:hAnsi="Times New Roman"/>
          <w:color w:val="000000" w:themeColor="text1"/>
          <w:sz w:val="24"/>
          <w:szCs w:val="24"/>
        </w:rPr>
        <w:t xml:space="preserve">levels </w:t>
      </w:r>
      <w:r w:rsidR="0076445E" w:rsidRPr="00366A3B">
        <w:rPr>
          <w:rFonts w:ascii="Times New Roman" w:hAnsi="Times New Roman"/>
          <w:color w:val="000000" w:themeColor="text1"/>
          <w:sz w:val="24"/>
          <w:szCs w:val="24"/>
        </w:rPr>
        <w:t xml:space="preserve">that </w:t>
      </w:r>
      <w:r w:rsidR="00A71EE4" w:rsidRPr="00366A3B">
        <w:rPr>
          <w:rFonts w:ascii="Times New Roman" w:hAnsi="Times New Roman"/>
          <w:color w:val="000000" w:themeColor="text1"/>
          <w:sz w:val="24"/>
          <w:szCs w:val="24"/>
        </w:rPr>
        <w:t>were</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 xml:space="preserve">generally </w:t>
      </w:r>
      <w:r w:rsidR="0076445E" w:rsidRPr="00366A3B">
        <w:rPr>
          <w:rFonts w:ascii="Times New Roman" w:hAnsi="Times New Roman"/>
          <w:color w:val="000000" w:themeColor="text1"/>
          <w:sz w:val="24"/>
          <w:szCs w:val="24"/>
        </w:rPr>
        <w:t xml:space="preserve">on par with those of </w:t>
      </w:r>
      <w:proofErr w:type="spellStart"/>
      <w:r w:rsidR="0076445E" w:rsidRPr="00366A3B">
        <w:rPr>
          <w:rFonts w:ascii="Times New Roman" w:hAnsi="Times New Roman"/>
          <w:color w:val="000000" w:themeColor="text1"/>
          <w:sz w:val="24"/>
          <w:szCs w:val="24"/>
        </w:rPr>
        <w:t>Omineca</w:t>
      </w:r>
      <w:proofErr w:type="spellEnd"/>
      <w:r w:rsidR="0076445E" w:rsidRPr="00366A3B">
        <w:rPr>
          <w:rFonts w:ascii="Times New Roman" w:hAnsi="Times New Roman"/>
          <w:color w:val="000000" w:themeColor="text1"/>
          <w:sz w:val="24"/>
          <w:szCs w:val="24"/>
        </w:rPr>
        <w:t xml:space="preserve"> caribou</w:t>
      </w:r>
      <w:r w:rsidR="005D4D93" w:rsidRPr="00366A3B">
        <w:rPr>
          <w:rFonts w:ascii="Times New Roman" w:hAnsi="Times New Roman"/>
          <w:color w:val="000000" w:themeColor="text1"/>
          <w:sz w:val="24"/>
          <w:szCs w:val="24"/>
        </w:rPr>
        <w:t>, although copper, iron</w:t>
      </w:r>
      <w:r w:rsidR="00280D7E" w:rsidRPr="00366A3B">
        <w:rPr>
          <w:rFonts w:ascii="Times New Roman" w:hAnsi="Times New Roman"/>
          <w:color w:val="000000" w:themeColor="text1"/>
          <w:sz w:val="24"/>
          <w:szCs w:val="24"/>
        </w:rPr>
        <w:t>,</w:t>
      </w:r>
      <w:r w:rsidR="005D4D93" w:rsidRPr="00366A3B">
        <w:rPr>
          <w:rFonts w:ascii="Times New Roman" w:hAnsi="Times New Roman"/>
          <w:color w:val="000000" w:themeColor="text1"/>
          <w:sz w:val="24"/>
          <w:szCs w:val="24"/>
        </w:rPr>
        <w:t xml:space="preserve"> manganese, and zinc appear to be lower for </w:t>
      </w:r>
      <w:proofErr w:type="spellStart"/>
      <w:r w:rsidR="005D4D93" w:rsidRPr="00366A3B">
        <w:rPr>
          <w:rFonts w:ascii="Times New Roman" w:hAnsi="Times New Roman"/>
          <w:color w:val="000000" w:themeColor="text1"/>
          <w:sz w:val="24"/>
          <w:szCs w:val="24"/>
        </w:rPr>
        <w:t>Klinse</w:t>
      </w:r>
      <w:proofErr w:type="spellEnd"/>
      <w:r w:rsidR="005D4D93" w:rsidRPr="00366A3B">
        <w:rPr>
          <w:rFonts w:ascii="Times New Roman" w:hAnsi="Times New Roman"/>
          <w:color w:val="000000" w:themeColor="text1"/>
          <w:sz w:val="24"/>
          <w:szCs w:val="24"/>
        </w:rPr>
        <w:t>-Za</w:t>
      </w:r>
      <w:r w:rsidR="006A39F9" w:rsidRPr="00366A3B">
        <w:rPr>
          <w:rFonts w:ascii="Times New Roman" w:hAnsi="Times New Roman"/>
          <w:color w:val="000000" w:themeColor="text1"/>
          <w:sz w:val="24"/>
          <w:szCs w:val="24"/>
        </w:rPr>
        <w:t xml:space="preserve"> (p&lt;0.001</w:t>
      </w:r>
      <w:ins w:id="832" w:author="Clayton Lamb" w:date="2023-07-18T13:03:00Z">
        <w:r w:rsidR="00AD7713" w:rsidRPr="00366A3B">
          <w:rPr>
            <w:rFonts w:ascii="Times New Roman" w:hAnsi="Times New Roman"/>
            <w:color w:val="000000" w:themeColor="text1"/>
            <w:sz w:val="24"/>
            <w:szCs w:val="24"/>
          </w:rPr>
          <w:t>, Table 2</w:t>
        </w:r>
      </w:ins>
      <w:r w:rsidR="006A39F9"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Compared to the BC boreal caribou</w:t>
      </w:r>
      <w:ins w:id="833" w:author="Evgenia Dubman" w:date="2023-07-24T11:52:00Z">
        <w:r w:rsidR="00C00E8A">
          <w:rPr>
            <w:rFonts w:ascii="Times New Roman" w:hAnsi="Times New Roman"/>
            <w:color w:val="000000" w:themeColor="text1"/>
            <w:sz w:val="24"/>
            <w:szCs w:val="24"/>
          </w:rPr>
          <w:t xml:space="preserve"> from the northeastern part of the province</w:t>
        </w:r>
      </w:ins>
      <w:r w:rsidR="006A39F9" w:rsidRPr="00366A3B">
        <w:rPr>
          <w:rFonts w:ascii="Times New Roman" w:hAnsi="Times New Roman"/>
          <w:color w:val="000000" w:themeColor="text1"/>
          <w:sz w:val="24"/>
          <w:szCs w:val="24"/>
        </w:rPr>
        <w:t xml:space="preserve">, </w:t>
      </w:r>
      <w:proofErr w:type="spellStart"/>
      <w:r w:rsidR="006A39F9" w:rsidRPr="00366A3B">
        <w:rPr>
          <w:rFonts w:ascii="Times New Roman" w:hAnsi="Times New Roman"/>
          <w:color w:val="000000" w:themeColor="text1"/>
          <w:sz w:val="24"/>
          <w:szCs w:val="24"/>
        </w:rPr>
        <w:t>Klinse</w:t>
      </w:r>
      <w:proofErr w:type="spellEnd"/>
      <w:r w:rsidR="006A39F9" w:rsidRPr="00366A3B">
        <w:rPr>
          <w:rFonts w:ascii="Times New Roman" w:hAnsi="Times New Roman"/>
          <w:color w:val="000000" w:themeColor="text1"/>
          <w:sz w:val="24"/>
          <w:szCs w:val="24"/>
        </w:rPr>
        <w:t>-Za caribou had lower zinc</w:t>
      </w:r>
      <w:r w:rsidR="00134839" w:rsidRPr="00366A3B">
        <w:rPr>
          <w:rFonts w:ascii="Times New Roman" w:hAnsi="Times New Roman"/>
          <w:color w:val="000000" w:themeColor="text1"/>
          <w:sz w:val="24"/>
          <w:szCs w:val="24"/>
        </w:rPr>
        <w:t xml:space="preserve"> and</w:t>
      </w:r>
      <w:r w:rsidR="006A39F9" w:rsidRPr="00366A3B">
        <w:rPr>
          <w:rFonts w:ascii="Times New Roman" w:hAnsi="Times New Roman"/>
          <w:color w:val="000000" w:themeColor="text1"/>
          <w:sz w:val="24"/>
          <w:szCs w:val="24"/>
        </w:rPr>
        <w:t xml:space="preserve"> manganese</w:t>
      </w:r>
      <w:r w:rsidR="00134839"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and </w:t>
      </w:r>
      <w:r w:rsidR="00EA6043" w:rsidRPr="00366A3B">
        <w:rPr>
          <w:rFonts w:ascii="Times New Roman" w:hAnsi="Times New Roman"/>
          <w:color w:val="000000" w:themeColor="text1"/>
          <w:sz w:val="24"/>
          <w:szCs w:val="24"/>
        </w:rPr>
        <w:t xml:space="preserve">higher levels of selenium </w:t>
      </w:r>
      <w:r w:rsidR="00134839" w:rsidRPr="00366A3B">
        <w:rPr>
          <w:rFonts w:ascii="Times New Roman" w:hAnsi="Times New Roman"/>
          <w:color w:val="000000" w:themeColor="text1"/>
          <w:sz w:val="24"/>
          <w:szCs w:val="24"/>
        </w:rPr>
        <w:t xml:space="preserve">and molybdenum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 xml:space="preserve"> </w:t>
      </w:r>
      <w:del w:id="834" w:author="Evgenia Dubman" w:date="2023-07-24T11:53:00Z">
        <w:r w:rsidR="0076445E" w:rsidRPr="00366A3B" w:rsidDel="00C00E8A">
          <w:rPr>
            <w:rFonts w:ascii="Times New Roman" w:hAnsi="Times New Roman"/>
            <w:color w:val="000000" w:themeColor="text1"/>
            <w:sz w:val="24"/>
            <w:szCs w:val="24"/>
          </w:rPr>
          <w:delText xml:space="preserve">For </w:delText>
        </w:r>
      </w:del>
      <w:ins w:id="835" w:author="Evgenia Dubman" w:date="2023-07-24T11:53:00Z">
        <w:r w:rsidR="00C00E8A">
          <w:rPr>
            <w:rFonts w:ascii="Times New Roman" w:hAnsi="Times New Roman"/>
            <w:color w:val="000000" w:themeColor="text1"/>
            <w:sz w:val="24"/>
            <w:szCs w:val="24"/>
          </w:rPr>
          <w:t>Among</w:t>
        </w:r>
        <w:r w:rsidR="00C00E8A" w:rsidRPr="00366A3B">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 xml:space="preserve">the three </w:t>
      </w:r>
      <w:r w:rsidR="00D11CF4"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we ha</w:t>
      </w:r>
      <w:r w:rsidR="00A71EE4" w:rsidRPr="00366A3B">
        <w:rPr>
          <w:rFonts w:ascii="Times New Roman" w:hAnsi="Times New Roman"/>
          <w:color w:val="000000" w:themeColor="text1"/>
          <w:sz w:val="24"/>
          <w:szCs w:val="24"/>
        </w:rPr>
        <w:t xml:space="preserve">d </w:t>
      </w:r>
      <w:r w:rsidR="0076445E" w:rsidRPr="00366A3B">
        <w:rPr>
          <w:rFonts w:ascii="Times New Roman" w:hAnsi="Times New Roman"/>
          <w:color w:val="000000" w:themeColor="text1"/>
          <w:sz w:val="24"/>
          <w:szCs w:val="24"/>
        </w:rPr>
        <w:t xml:space="preserve">reference ranges for, </w:t>
      </w:r>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values f</w:t>
      </w:r>
      <w:r w:rsidR="006A39F9" w:rsidRPr="00366A3B">
        <w:rPr>
          <w:rFonts w:ascii="Times New Roman" w:hAnsi="Times New Roman"/>
          <w:color w:val="000000" w:themeColor="text1"/>
          <w:sz w:val="24"/>
          <w:szCs w:val="24"/>
        </w:rPr>
        <w:t>e</w:t>
      </w:r>
      <w:r w:rsidR="0076445E" w:rsidRPr="00366A3B">
        <w:rPr>
          <w:rFonts w:ascii="Times New Roman" w:hAnsi="Times New Roman"/>
          <w:color w:val="000000" w:themeColor="text1"/>
          <w:sz w:val="24"/>
          <w:szCs w:val="24"/>
        </w:rPr>
        <w:t>ll at the lowe</w:t>
      </w:r>
      <w:r w:rsidR="00EA6043" w:rsidRPr="00366A3B">
        <w:rPr>
          <w:rFonts w:ascii="Times New Roman" w:hAnsi="Times New Roman"/>
          <w:color w:val="000000" w:themeColor="text1"/>
          <w:sz w:val="24"/>
          <w:szCs w:val="24"/>
        </w:rPr>
        <w:t>r</w:t>
      </w:r>
      <w:r w:rsidR="0076445E" w:rsidRPr="00366A3B">
        <w:rPr>
          <w:rFonts w:ascii="Times New Roman" w:hAnsi="Times New Roman"/>
          <w:color w:val="000000" w:themeColor="text1"/>
          <w:sz w:val="24"/>
          <w:szCs w:val="24"/>
        </w:rPr>
        <w:t xml:space="preserve"> end of the range </w:t>
      </w:r>
      <w:r w:rsidR="00280D7E" w:rsidRPr="00366A3B">
        <w:rPr>
          <w:rFonts w:ascii="Times New Roman" w:hAnsi="Times New Roman"/>
          <w:color w:val="000000" w:themeColor="text1"/>
          <w:sz w:val="24"/>
          <w:szCs w:val="24"/>
        </w:rPr>
        <w:t xml:space="preserve">for </w:t>
      </w:r>
      <w:r w:rsidR="0076445E" w:rsidRPr="00366A3B">
        <w:rPr>
          <w:rFonts w:ascii="Times New Roman" w:hAnsi="Times New Roman"/>
          <w:color w:val="000000" w:themeColor="text1"/>
          <w:sz w:val="24"/>
          <w:szCs w:val="24"/>
        </w:rPr>
        <w:t>selenium</w:t>
      </w:r>
      <w:r w:rsidR="00D160B0" w:rsidRPr="00366A3B">
        <w:rPr>
          <w:rFonts w:ascii="Times New Roman" w:hAnsi="Times New Roman"/>
          <w:color w:val="000000" w:themeColor="text1"/>
          <w:sz w:val="24"/>
          <w:szCs w:val="24"/>
        </w:rPr>
        <w:t xml:space="preserve"> and</w:t>
      </w:r>
      <w:r w:rsidR="0076445E" w:rsidRPr="00366A3B">
        <w:rPr>
          <w:rFonts w:ascii="Times New Roman" w:hAnsi="Times New Roman"/>
          <w:color w:val="000000" w:themeColor="text1"/>
          <w:sz w:val="24"/>
          <w:szCs w:val="24"/>
        </w:rPr>
        <w:t xml:space="preserve"> below the reference range for copper</w:t>
      </w:r>
      <w:r w:rsidR="00280D7E" w:rsidRPr="00366A3B">
        <w:rPr>
          <w:rFonts w:ascii="Times New Roman" w:hAnsi="Times New Roman"/>
          <w:color w:val="000000" w:themeColor="text1"/>
          <w:sz w:val="24"/>
          <w:szCs w:val="24"/>
        </w:rPr>
        <w:t xml:space="preserve"> and zinc</w:t>
      </w:r>
      <w:r w:rsidR="0076445E" w:rsidRPr="00366A3B">
        <w:rPr>
          <w:rFonts w:ascii="Times New Roman" w:hAnsi="Times New Roman"/>
          <w:color w:val="000000" w:themeColor="text1"/>
          <w:sz w:val="24"/>
          <w:szCs w:val="24"/>
        </w:rPr>
        <w:t xml:space="preserve">. </w:t>
      </w:r>
      <w:r w:rsidR="00134839" w:rsidRPr="00366A3B">
        <w:rPr>
          <w:rFonts w:ascii="Times New Roman" w:hAnsi="Times New Roman"/>
          <w:color w:val="000000" w:themeColor="text1"/>
          <w:sz w:val="24"/>
          <w:szCs w:val="24"/>
        </w:rPr>
        <w:t xml:space="preserve">Pregnant caribou </w:t>
      </w:r>
      <w:ins w:id="836" w:author="Clayton Lamb" w:date="2023-08-18T07:51:00Z">
        <w:r w:rsidR="00CE3BB1" w:rsidRPr="00CE3BB1">
          <w:rPr>
            <w:rFonts w:ascii="Times New Roman" w:hAnsi="Times New Roman"/>
            <w:color w:val="000000" w:themeColor="text1"/>
            <w:sz w:val="24"/>
            <w:szCs w:val="24"/>
          </w:rPr>
          <w:t>(</w:t>
        </w:r>
        <w:r w:rsidR="00CE3BB1" w:rsidRPr="00CE3BB1">
          <w:rPr>
            <w:rFonts w:ascii="Times New Roman" w:hAnsi="Times New Roman"/>
            <w:sz w:val="24"/>
            <w:szCs w:val="24"/>
            <w:rPrChange w:id="837" w:author="Clayton Lamb" w:date="2023-08-18T07:51:00Z">
              <w:rPr/>
            </w:rPrChange>
          </w:rPr>
          <w:t xml:space="preserve">regardless of whether they delivered a live calf or not) </w:t>
        </w:r>
      </w:ins>
      <w:r w:rsidR="00134839" w:rsidRPr="00CE3BB1">
        <w:rPr>
          <w:rFonts w:ascii="Times New Roman" w:hAnsi="Times New Roman"/>
          <w:color w:val="000000" w:themeColor="text1"/>
          <w:sz w:val="24"/>
          <w:szCs w:val="24"/>
        </w:rPr>
        <w:t>had</w:t>
      </w:r>
      <w:r w:rsidR="00134839" w:rsidRPr="00366A3B">
        <w:rPr>
          <w:rFonts w:ascii="Times New Roman" w:hAnsi="Times New Roman"/>
          <w:color w:val="000000" w:themeColor="text1"/>
          <w:sz w:val="24"/>
          <w:szCs w:val="24"/>
        </w:rPr>
        <w:t xml:space="preserve"> higher levels of zinc, iron, and cobalt in their blood serum collected in March of that year</w:t>
      </w:r>
      <w:ins w:id="838" w:author="Clayton Lamb" w:date="2023-07-18T17:09:00Z">
        <w:r w:rsidR="00A12A2F" w:rsidRPr="00366A3B">
          <w:rPr>
            <w:rFonts w:ascii="Times New Roman" w:hAnsi="Times New Roman"/>
            <w:color w:val="000000" w:themeColor="text1"/>
            <w:sz w:val="24"/>
            <w:szCs w:val="24"/>
          </w:rPr>
          <w:t xml:space="preserve"> compared to those that were not pregnant</w:t>
        </w:r>
      </w:ins>
      <w:r w:rsidR="00134839" w:rsidRPr="00366A3B">
        <w:rPr>
          <w:rFonts w:ascii="Times New Roman" w:hAnsi="Times New Roman"/>
          <w:color w:val="000000" w:themeColor="text1"/>
          <w:sz w:val="24"/>
          <w:szCs w:val="24"/>
        </w:rPr>
        <w:t xml:space="preserve"> (</w:t>
      </w:r>
      <w:r w:rsidR="00134839" w:rsidRPr="00366A3B">
        <w:rPr>
          <w:rFonts w:ascii="Times New Roman" w:hAnsi="Times New Roman"/>
          <w:color w:val="000000" w:themeColor="text1"/>
          <w:sz w:val="24"/>
          <w:szCs w:val="24"/>
        </w:rPr>
        <w:fldChar w:fldCharType="begin"/>
      </w:r>
      <w:r w:rsidR="00134839" w:rsidRPr="00366A3B">
        <w:rPr>
          <w:rFonts w:ascii="Times New Roman" w:hAnsi="Times New Roman"/>
          <w:color w:val="000000" w:themeColor="text1"/>
          <w:sz w:val="24"/>
          <w:szCs w:val="24"/>
        </w:rPr>
        <w:instrText xml:space="preserve"> REF _Ref98428710 \h  \* MERGEFORMAT </w:instrText>
      </w:r>
      <w:r w:rsidR="00134839" w:rsidRPr="00366A3B">
        <w:rPr>
          <w:rFonts w:ascii="Times New Roman" w:hAnsi="Times New Roman"/>
          <w:color w:val="000000" w:themeColor="text1"/>
          <w:sz w:val="24"/>
          <w:szCs w:val="24"/>
        </w:rPr>
      </w:r>
      <w:r w:rsidR="00134839" w:rsidRPr="00366A3B">
        <w:rPr>
          <w:rFonts w:ascii="Times New Roman" w:hAnsi="Times New Roman"/>
          <w:color w:val="000000" w:themeColor="text1"/>
          <w:sz w:val="24"/>
          <w:szCs w:val="24"/>
        </w:rPr>
        <w:fldChar w:fldCharType="separate"/>
      </w:r>
      <w:ins w:id="839" w:author="Clayton Lamb" w:date="2023-07-13T14:41:00Z">
        <w:r w:rsidR="000754F2" w:rsidRPr="00366A3B">
          <w:rPr>
            <w:rFonts w:ascii="Times New Roman" w:hAnsi="Times New Roman"/>
            <w:color w:val="000000" w:themeColor="text1"/>
            <w:sz w:val="24"/>
            <w:szCs w:val="24"/>
            <w:rPrChange w:id="840"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41" w:author="Clayton Lamb" w:date="2023-07-19T07:26:00Z">
              <w:rPr>
                <w:rFonts w:ascii="Times New Roman" w:hAnsi="Times New Roman"/>
                <w:noProof/>
                <w:sz w:val="24"/>
                <w:szCs w:val="24"/>
              </w:rPr>
            </w:rPrChange>
          </w:rPr>
          <w:t>3</w:t>
        </w:r>
      </w:ins>
      <w:del w:id="842" w:author="Clayton Lamb" w:date="2023-07-13T14:41:00Z">
        <w:r w:rsidR="00134839" w:rsidRPr="00366A3B" w:rsidDel="000754F2">
          <w:rPr>
            <w:rFonts w:ascii="Times New Roman" w:hAnsi="Times New Roman"/>
            <w:color w:val="000000" w:themeColor="text1"/>
            <w:sz w:val="24"/>
            <w:szCs w:val="24"/>
          </w:rPr>
          <w:delText xml:space="preserve">Figure </w:delText>
        </w:r>
        <w:r w:rsidR="00134839" w:rsidRPr="00366A3B" w:rsidDel="000754F2">
          <w:rPr>
            <w:rFonts w:ascii="Times New Roman" w:hAnsi="Times New Roman"/>
            <w:noProof/>
            <w:color w:val="000000" w:themeColor="text1"/>
            <w:sz w:val="24"/>
            <w:szCs w:val="24"/>
          </w:rPr>
          <w:delText>3</w:delText>
        </w:r>
      </w:del>
      <w:r w:rsidR="00134839" w:rsidRPr="00366A3B">
        <w:rPr>
          <w:rFonts w:ascii="Times New Roman" w:hAnsi="Times New Roman"/>
          <w:color w:val="000000" w:themeColor="text1"/>
          <w:sz w:val="24"/>
          <w:szCs w:val="24"/>
        </w:rPr>
        <w:fldChar w:fldCharType="end"/>
      </w:r>
      <w:ins w:id="843" w:author="Clayton Lamb" w:date="2023-07-14T08:25:00Z">
        <w:r w:rsidR="00D448B7" w:rsidRPr="00366A3B">
          <w:rPr>
            <w:rFonts w:ascii="Times New Roman" w:hAnsi="Times New Roman"/>
            <w:color w:val="000000" w:themeColor="text1"/>
            <w:sz w:val="24"/>
            <w:szCs w:val="24"/>
          </w:rPr>
          <w:t>A</w:t>
        </w:r>
      </w:ins>
      <w:r w:rsidR="00134839" w:rsidRPr="00366A3B">
        <w:rPr>
          <w:rFonts w:ascii="Times New Roman" w:hAnsi="Times New Roman"/>
          <w:color w:val="000000" w:themeColor="text1"/>
          <w:sz w:val="24"/>
          <w:szCs w:val="24"/>
        </w:rPr>
        <w:t xml:space="preserve">, zinc: H=8.74, p=0.003, iron: H=8.25, p=0.004, cobalt: H=4.79, p=0.029). </w:t>
      </w:r>
    </w:p>
    <w:p w14:paraId="570F88C2" w14:textId="582250E8" w:rsidR="006331FD" w:rsidRPr="00366A3B" w:rsidRDefault="00134839" w:rsidP="00C12E97">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Of the caribou that were pregnant, </w:t>
      </w:r>
      <w:r w:rsidR="00F4077F" w:rsidRPr="00366A3B">
        <w:rPr>
          <w:rFonts w:ascii="Times New Roman" w:hAnsi="Times New Roman"/>
          <w:color w:val="000000" w:themeColor="text1"/>
          <w:sz w:val="24"/>
          <w:szCs w:val="24"/>
        </w:rPr>
        <w:t xml:space="preserve">those </w:t>
      </w:r>
      <w:r w:rsidR="007B0D78" w:rsidRPr="00366A3B">
        <w:rPr>
          <w:rFonts w:ascii="Times New Roman" w:hAnsi="Times New Roman"/>
          <w:color w:val="000000" w:themeColor="text1"/>
          <w:sz w:val="24"/>
          <w:szCs w:val="24"/>
        </w:rPr>
        <w:t xml:space="preserve">that produced a live calf had </w:t>
      </w:r>
      <w:r w:rsidR="00F4077F" w:rsidRPr="00366A3B">
        <w:rPr>
          <w:rFonts w:ascii="Times New Roman" w:hAnsi="Times New Roman"/>
          <w:color w:val="000000" w:themeColor="text1"/>
          <w:sz w:val="24"/>
          <w:szCs w:val="24"/>
        </w:rPr>
        <w:t xml:space="preserve">moderately </w:t>
      </w:r>
      <w:r w:rsidR="007B0D78" w:rsidRPr="00366A3B">
        <w:rPr>
          <w:rFonts w:ascii="Times New Roman" w:hAnsi="Times New Roman"/>
          <w:color w:val="000000" w:themeColor="text1"/>
          <w:sz w:val="24"/>
          <w:szCs w:val="24"/>
        </w:rPr>
        <w:t xml:space="preserve">higher levels of </w:t>
      </w:r>
      <w:r w:rsidR="00F4077F" w:rsidRPr="00366A3B">
        <w:rPr>
          <w:rFonts w:ascii="Times New Roman" w:hAnsi="Times New Roman"/>
          <w:color w:val="000000" w:themeColor="text1"/>
          <w:sz w:val="24"/>
          <w:szCs w:val="24"/>
        </w:rPr>
        <w:t>iron</w:t>
      </w:r>
      <w:r w:rsidR="007B0D78" w:rsidRPr="00366A3B">
        <w:rPr>
          <w:rFonts w:ascii="Times New Roman" w:hAnsi="Times New Roman"/>
          <w:color w:val="000000" w:themeColor="text1"/>
          <w:sz w:val="24"/>
          <w:szCs w:val="24"/>
        </w:rPr>
        <w:t xml:space="preserve"> </w:t>
      </w:r>
      <w:r w:rsidR="007215C7" w:rsidRPr="00366A3B">
        <w:rPr>
          <w:rFonts w:ascii="Times New Roman" w:hAnsi="Times New Roman"/>
          <w:color w:val="000000" w:themeColor="text1"/>
          <w:sz w:val="24"/>
          <w:szCs w:val="24"/>
        </w:rPr>
        <w:t xml:space="preserve">in </w:t>
      </w:r>
      <w:r w:rsidR="007B0D78" w:rsidRPr="00366A3B">
        <w:rPr>
          <w:rFonts w:ascii="Times New Roman" w:hAnsi="Times New Roman"/>
          <w:color w:val="000000" w:themeColor="text1"/>
          <w:sz w:val="24"/>
          <w:szCs w:val="24"/>
        </w:rPr>
        <w:t xml:space="preserve">their blood serum </w:t>
      </w:r>
      <w:ins w:id="844" w:author="Clayton Lamb" w:date="2023-07-18T17:10:00Z">
        <w:r w:rsidR="00A12A2F" w:rsidRPr="00366A3B">
          <w:rPr>
            <w:rFonts w:ascii="Times New Roman" w:hAnsi="Times New Roman"/>
            <w:color w:val="000000" w:themeColor="text1"/>
            <w:sz w:val="24"/>
            <w:szCs w:val="24"/>
          </w:rPr>
          <w:t xml:space="preserve">compared to caribou that did not produce a live calf </w:t>
        </w:r>
      </w:ins>
      <w:r w:rsidR="00280D7E" w:rsidRPr="00366A3B">
        <w:rPr>
          <w:rFonts w:ascii="Times New Roman" w:hAnsi="Times New Roman"/>
          <w:color w:val="000000" w:themeColor="text1"/>
          <w:sz w:val="24"/>
          <w:szCs w:val="24"/>
        </w:rPr>
        <w:t>(</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845" w:author="Clayton Lamb" w:date="2023-07-13T14:41:00Z">
        <w:r w:rsidR="000754F2" w:rsidRPr="00366A3B">
          <w:rPr>
            <w:rFonts w:ascii="Times New Roman" w:hAnsi="Times New Roman"/>
            <w:color w:val="000000" w:themeColor="text1"/>
            <w:sz w:val="24"/>
            <w:szCs w:val="24"/>
            <w:rPrChange w:id="846"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47" w:author="Clayton Lamb" w:date="2023-07-19T07:26:00Z">
              <w:rPr>
                <w:rFonts w:ascii="Times New Roman" w:hAnsi="Times New Roman"/>
                <w:noProof/>
                <w:sz w:val="24"/>
                <w:szCs w:val="24"/>
              </w:rPr>
            </w:rPrChange>
          </w:rPr>
          <w:t>3</w:t>
        </w:r>
      </w:ins>
      <w:del w:id="848"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849" w:author="Clayton Lamb" w:date="2023-07-14T08:26:00Z">
        <w:r w:rsidR="00D448B7" w:rsidRPr="00366A3B">
          <w:rPr>
            <w:rFonts w:ascii="Times New Roman" w:hAnsi="Times New Roman"/>
            <w:color w:val="000000" w:themeColor="text1"/>
            <w:sz w:val="24"/>
            <w:szCs w:val="24"/>
          </w:rPr>
          <w:t>A</w:t>
        </w:r>
      </w:ins>
      <w:r w:rsidR="00840069" w:rsidRPr="00366A3B">
        <w:rPr>
          <w:rFonts w:ascii="Times New Roman" w:hAnsi="Times New Roman"/>
          <w:color w:val="000000" w:themeColor="text1"/>
          <w:sz w:val="24"/>
          <w:szCs w:val="24"/>
        </w:rPr>
        <w:t xml:space="preserve">, </w:t>
      </w:r>
      <w:r w:rsidR="007B0D78" w:rsidRPr="00366A3B">
        <w:rPr>
          <w:rFonts w:ascii="Times New Roman" w:hAnsi="Times New Roman"/>
          <w:color w:val="000000" w:themeColor="text1"/>
          <w:sz w:val="24"/>
          <w:szCs w:val="24"/>
        </w:rPr>
        <w:t>iron: H=</w:t>
      </w:r>
      <w:r w:rsidR="00F4077F" w:rsidRPr="00366A3B">
        <w:rPr>
          <w:rFonts w:ascii="Times New Roman" w:hAnsi="Times New Roman"/>
          <w:color w:val="000000" w:themeColor="text1"/>
          <w:sz w:val="24"/>
          <w:szCs w:val="24"/>
        </w:rPr>
        <w:t>2.16</w:t>
      </w:r>
      <w:r w:rsidR="007B0D78" w:rsidRPr="00366A3B">
        <w:rPr>
          <w:rFonts w:ascii="Times New Roman" w:hAnsi="Times New Roman"/>
          <w:color w:val="000000" w:themeColor="text1"/>
          <w:sz w:val="24"/>
          <w:szCs w:val="24"/>
        </w:rPr>
        <w:t>, p=0.0</w:t>
      </w:r>
      <w:r w:rsidR="00F4077F" w:rsidRPr="00366A3B">
        <w:rPr>
          <w:rFonts w:ascii="Times New Roman" w:hAnsi="Times New Roman"/>
          <w:color w:val="000000" w:themeColor="text1"/>
          <w:sz w:val="24"/>
          <w:szCs w:val="24"/>
        </w:rPr>
        <w:t>6</w:t>
      </w:r>
      <w:r w:rsidR="00D664C5" w:rsidRPr="00366A3B">
        <w:rPr>
          <w:rFonts w:ascii="Times New Roman" w:hAnsi="Times New Roman"/>
          <w:color w:val="000000" w:themeColor="text1"/>
          <w:sz w:val="24"/>
          <w:szCs w:val="24"/>
        </w:rPr>
        <w:t xml:space="preserve">). </w:t>
      </w:r>
      <w:bookmarkStart w:id="850" w:name="_Toc8116095"/>
    </w:p>
    <w:p w14:paraId="558B604D" w14:textId="016BB497" w:rsidR="00C71D5A"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Exploratory graph</w:t>
      </w:r>
      <w:r w:rsidR="00280D7E"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suggested that </w:t>
      </w:r>
      <w:r w:rsidR="00B87950" w:rsidRPr="00366A3B">
        <w:rPr>
          <w:rFonts w:ascii="Times New Roman" w:hAnsi="Times New Roman"/>
          <w:color w:val="000000" w:themeColor="text1"/>
          <w:sz w:val="24"/>
          <w:szCs w:val="24"/>
        </w:rPr>
        <w:t xml:space="preserve">some trace </w:t>
      </w:r>
      <w:r w:rsidR="00D11CF4" w:rsidRPr="00366A3B">
        <w:rPr>
          <w:rFonts w:ascii="Times New Roman" w:hAnsi="Times New Roman"/>
          <w:color w:val="000000" w:themeColor="text1"/>
          <w:sz w:val="24"/>
          <w:szCs w:val="24"/>
        </w:rPr>
        <w:t>minerals</w:t>
      </w:r>
      <w:r w:rsidR="00B87950" w:rsidRPr="00366A3B">
        <w:rPr>
          <w:rFonts w:ascii="Times New Roman" w:hAnsi="Times New Roman"/>
          <w:color w:val="000000" w:themeColor="text1"/>
          <w:sz w:val="24"/>
          <w:szCs w:val="24"/>
        </w:rPr>
        <w:t xml:space="preserve"> may be </w:t>
      </w:r>
      <w:r w:rsidR="00FF7596" w:rsidRPr="00366A3B">
        <w:rPr>
          <w:rFonts w:ascii="Times New Roman" w:hAnsi="Times New Roman"/>
          <w:color w:val="000000" w:themeColor="text1"/>
          <w:sz w:val="24"/>
          <w:szCs w:val="24"/>
        </w:rPr>
        <w:t xml:space="preserve">either </w:t>
      </w:r>
      <w:r w:rsidR="00B87950" w:rsidRPr="00366A3B">
        <w:rPr>
          <w:rFonts w:ascii="Times New Roman" w:hAnsi="Times New Roman"/>
          <w:color w:val="000000" w:themeColor="text1"/>
          <w:sz w:val="24"/>
          <w:szCs w:val="24"/>
        </w:rPr>
        <w:t>changing through time, through successive penning</w:t>
      </w:r>
      <w:r w:rsidR="00FF7596" w:rsidRPr="00366A3B">
        <w:rPr>
          <w:rFonts w:ascii="Times New Roman" w:hAnsi="Times New Roman"/>
          <w:color w:val="000000" w:themeColor="text1"/>
          <w:sz w:val="24"/>
          <w:szCs w:val="24"/>
        </w:rPr>
        <w:t>, or both</w:t>
      </w:r>
      <w:r w:rsidR="00280D7E" w:rsidRPr="00366A3B">
        <w:rPr>
          <w:rFonts w:ascii="Times New Roman" w:hAnsi="Times New Roman"/>
          <w:color w:val="000000" w:themeColor="text1"/>
          <w:sz w:val="24"/>
          <w:szCs w:val="24"/>
        </w:rPr>
        <w:t xml:space="preserve"> (</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851" w:author="Clayton Lamb" w:date="2023-07-13T14:41:00Z">
        <w:r w:rsidR="000754F2" w:rsidRPr="00366A3B">
          <w:rPr>
            <w:rFonts w:ascii="Times New Roman" w:hAnsi="Times New Roman"/>
            <w:color w:val="000000" w:themeColor="text1"/>
            <w:sz w:val="24"/>
            <w:szCs w:val="24"/>
            <w:rPrChange w:id="852"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53" w:author="Clayton Lamb" w:date="2023-07-19T07:26:00Z">
              <w:rPr>
                <w:rFonts w:ascii="Times New Roman" w:hAnsi="Times New Roman"/>
                <w:noProof/>
                <w:sz w:val="24"/>
                <w:szCs w:val="24"/>
              </w:rPr>
            </w:rPrChange>
          </w:rPr>
          <w:t>3</w:t>
        </w:r>
      </w:ins>
      <w:del w:id="854"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855" w:author="Clayton Lamb" w:date="2023-07-13T14:34:00Z">
        <w:r w:rsidR="009E2A79" w:rsidRPr="00366A3B">
          <w:rPr>
            <w:rFonts w:ascii="Times New Roman" w:hAnsi="Times New Roman"/>
            <w:color w:val="000000" w:themeColor="text1"/>
            <w:sz w:val="24"/>
            <w:szCs w:val="24"/>
          </w:rPr>
          <w:t>B</w:t>
        </w:r>
      </w:ins>
      <w:r w:rsidR="00280D7E" w:rsidRPr="00366A3B">
        <w:rPr>
          <w:rFonts w:ascii="Times New Roman" w:hAnsi="Times New Roman"/>
          <w:color w:val="000000" w:themeColor="text1"/>
          <w:sz w:val="24"/>
          <w:szCs w:val="24"/>
        </w:rPr>
        <w:t>)</w:t>
      </w:r>
      <w:r w:rsidR="00B87950" w:rsidRPr="00366A3B">
        <w:rPr>
          <w:rFonts w:ascii="Times New Roman" w:hAnsi="Times New Roman"/>
          <w:color w:val="000000" w:themeColor="text1"/>
          <w:sz w:val="24"/>
          <w:szCs w:val="24"/>
        </w:rPr>
        <w:t>.</w:t>
      </w:r>
      <w:r w:rsidR="00FF7596" w:rsidRPr="00366A3B">
        <w:rPr>
          <w:rFonts w:ascii="Times New Roman" w:hAnsi="Times New Roman"/>
          <w:color w:val="000000" w:themeColor="text1"/>
          <w:sz w:val="24"/>
          <w:szCs w:val="24"/>
        </w:rPr>
        <w:t xml:space="preserve"> To discrim</w:t>
      </w:r>
      <w:r w:rsidR="00124878" w:rsidRPr="00366A3B">
        <w:rPr>
          <w:rFonts w:ascii="Times New Roman" w:hAnsi="Times New Roman"/>
          <w:color w:val="000000" w:themeColor="text1"/>
          <w:sz w:val="24"/>
          <w:szCs w:val="24"/>
        </w:rPr>
        <w:t>in</w:t>
      </w:r>
      <w:r w:rsidR="00FF7596" w:rsidRPr="00366A3B">
        <w:rPr>
          <w:rFonts w:ascii="Times New Roman" w:hAnsi="Times New Roman"/>
          <w:color w:val="000000" w:themeColor="text1"/>
          <w:sz w:val="24"/>
          <w:szCs w:val="24"/>
        </w:rPr>
        <w:t>ate between annual trends and successive penning, we fit a model using only penned females</w:t>
      </w:r>
      <w:r w:rsidR="00B87950" w:rsidRPr="00366A3B">
        <w:rPr>
          <w:rFonts w:ascii="Times New Roman" w:hAnsi="Times New Roman"/>
          <w:color w:val="000000" w:themeColor="text1"/>
          <w:sz w:val="24"/>
          <w:szCs w:val="24"/>
        </w:rPr>
        <w:t xml:space="preserve"> </w:t>
      </w:r>
      <w:r w:rsidR="00FF7596" w:rsidRPr="00366A3B">
        <w:rPr>
          <w:rFonts w:ascii="Times New Roman" w:hAnsi="Times New Roman"/>
          <w:color w:val="000000" w:themeColor="text1"/>
          <w:sz w:val="24"/>
          <w:szCs w:val="24"/>
        </w:rPr>
        <w:t>f</w:t>
      </w:r>
      <w:r w:rsidR="00B87950" w:rsidRPr="00366A3B">
        <w:rPr>
          <w:rFonts w:ascii="Times New Roman" w:hAnsi="Times New Roman"/>
          <w:color w:val="000000" w:themeColor="text1"/>
          <w:sz w:val="24"/>
          <w:szCs w:val="24"/>
        </w:rPr>
        <w:t xml:space="preserve">or each trace nutrient </w:t>
      </w:r>
      <w:r w:rsidR="00FF7596" w:rsidRPr="00366A3B">
        <w:rPr>
          <w:rFonts w:ascii="Times New Roman" w:hAnsi="Times New Roman"/>
          <w:color w:val="000000" w:themeColor="text1"/>
          <w:sz w:val="24"/>
          <w:szCs w:val="24"/>
        </w:rPr>
        <w:t xml:space="preserve">and </w:t>
      </w:r>
      <w:r w:rsidR="00B87950" w:rsidRPr="00366A3B">
        <w:rPr>
          <w:rFonts w:ascii="Times New Roman" w:hAnsi="Times New Roman"/>
          <w:color w:val="000000" w:themeColor="text1"/>
          <w:sz w:val="24"/>
          <w:szCs w:val="24"/>
        </w:rPr>
        <w:t xml:space="preserve">assessed </w:t>
      </w:r>
      <w:r w:rsidR="00FF7596" w:rsidRPr="00366A3B">
        <w:rPr>
          <w:rFonts w:ascii="Times New Roman" w:hAnsi="Times New Roman"/>
          <w:color w:val="000000" w:themeColor="text1"/>
          <w:sz w:val="24"/>
          <w:szCs w:val="24"/>
        </w:rPr>
        <w:t xml:space="preserve">nutrient </w:t>
      </w:r>
      <w:r w:rsidR="00B87950" w:rsidRPr="00366A3B">
        <w:rPr>
          <w:rFonts w:ascii="Times New Roman" w:hAnsi="Times New Roman"/>
          <w:color w:val="000000" w:themeColor="text1"/>
          <w:sz w:val="24"/>
          <w:szCs w:val="24"/>
        </w:rPr>
        <w:t>level in response to annual changes through time,</w:t>
      </w:r>
      <w:r w:rsidR="00FF7596" w:rsidRPr="00366A3B">
        <w:rPr>
          <w:rFonts w:ascii="Times New Roman" w:hAnsi="Times New Roman"/>
          <w:color w:val="000000" w:themeColor="text1"/>
          <w:sz w:val="24"/>
          <w:szCs w:val="24"/>
        </w:rPr>
        <w:t xml:space="preserve"> pen visit</w:t>
      </w:r>
      <w:r w:rsidR="00124878" w:rsidRPr="00366A3B">
        <w:rPr>
          <w:rFonts w:ascii="Times New Roman" w:hAnsi="Times New Roman"/>
          <w:color w:val="000000" w:themeColor="text1"/>
          <w:sz w:val="24"/>
          <w:szCs w:val="24"/>
        </w:rPr>
        <w:t xml:space="preserve"> number,</w:t>
      </w:r>
      <w:r w:rsidR="00FF7596" w:rsidRPr="00366A3B">
        <w:rPr>
          <w:rFonts w:ascii="Times New Roman" w:hAnsi="Times New Roman"/>
          <w:color w:val="000000" w:themeColor="text1"/>
          <w:sz w:val="24"/>
          <w:szCs w:val="24"/>
        </w:rPr>
        <w:t xml:space="preserve"> </w:t>
      </w:r>
      <w:r w:rsidR="00B87950" w:rsidRPr="00366A3B">
        <w:rPr>
          <w:rFonts w:ascii="Times New Roman" w:hAnsi="Times New Roman"/>
          <w:color w:val="000000" w:themeColor="text1"/>
          <w:sz w:val="24"/>
          <w:szCs w:val="24"/>
        </w:rPr>
        <w:t>female age class, and reproductive</w:t>
      </w:r>
      <w:r w:rsidR="00FF7596" w:rsidRPr="00366A3B">
        <w:rPr>
          <w:rFonts w:ascii="Times New Roman" w:hAnsi="Times New Roman"/>
          <w:color w:val="000000" w:themeColor="text1"/>
          <w:sz w:val="24"/>
          <w:szCs w:val="24"/>
        </w:rPr>
        <w:t xml:space="preserve"> outcome</w:t>
      </w:r>
      <w:r w:rsidR="00B87950"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While successive penning and time are clearly correlated for </w:t>
      </w:r>
      <w:proofErr w:type="gramStart"/>
      <w:r w:rsidR="00124878" w:rsidRPr="00366A3B">
        <w:rPr>
          <w:rFonts w:ascii="Times New Roman" w:hAnsi="Times New Roman"/>
          <w:color w:val="000000" w:themeColor="text1"/>
          <w:sz w:val="24"/>
          <w:szCs w:val="24"/>
        </w:rPr>
        <w:t>each individual</w:t>
      </w:r>
      <w:proofErr w:type="gramEnd"/>
      <w:r w:rsidR="00124878" w:rsidRPr="00366A3B">
        <w:rPr>
          <w:rFonts w:ascii="Times New Roman" w:hAnsi="Times New Roman"/>
          <w:color w:val="000000" w:themeColor="text1"/>
          <w:sz w:val="24"/>
          <w:szCs w:val="24"/>
        </w:rPr>
        <w:t xml:space="preserve"> (r=0.99), at the population</w:t>
      </w:r>
      <w:r w:rsidR="00F30A5B"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level time and penning visits were </w:t>
      </w:r>
      <w:r w:rsidR="000517FC" w:rsidRPr="00366A3B">
        <w:rPr>
          <w:rFonts w:ascii="Times New Roman" w:hAnsi="Times New Roman"/>
          <w:color w:val="000000" w:themeColor="text1"/>
          <w:sz w:val="24"/>
          <w:szCs w:val="24"/>
        </w:rPr>
        <w:t xml:space="preserve">less </w:t>
      </w:r>
      <w:r w:rsidR="00124878" w:rsidRPr="00366A3B">
        <w:rPr>
          <w:rFonts w:ascii="Times New Roman" w:hAnsi="Times New Roman"/>
          <w:color w:val="000000" w:themeColor="text1"/>
          <w:sz w:val="24"/>
          <w:szCs w:val="24"/>
        </w:rPr>
        <w:t xml:space="preserve">correlated </w:t>
      </w:r>
      <w:r w:rsidR="000517FC" w:rsidRPr="00366A3B">
        <w:rPr>
          <w:rFonts w:ascii="Times New Roman" w:hAnsi="Times New Roman"/>
          <w:color w:val="000000" w:themeColor="text1"/>
          <w:sz w:val="24"/>
          <w:szCs w:val="24"/>
        </w:rPr>
        <w:t>(r=</w:t>
      </w:r>
      <w:r w:rsidR="00124878" w:rsidRPr="00366A3B">
        <w:rPr>
          <w:rFonts w:ascii="Times New Roman" w:hAnsi="Times New Roman"/>
          <w:color w:val="000000" w:themeColor="text1"/>
          <w:sz w:val="24"/>
          <w:szCs w:val="24"/>
        </w:rPr>
        <w:t>0.45</w:t>
      </w:r>
      <w:r w:rsidR="000517FC"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 xml:space="preserve">, offering </w:t>
      </w:r>
      <w:r w:rsidR="000517FC" w:rsidRPr="00366A3B">
        <w:rPr>
          <w:rFonts w:ascii="Times New Roman" w:hAnsi="Times New Roman"/>
          <w:color w:val="000000" w:themeColor="text1"/>
          <w:sz w:val="24"/>
          <w:szCs w:val="24"/>
        </w:rPr>
        <w:t>an opportunity to statistically decouple</w:t>
      </w:r>
      <w:r w:rsidR="00124878" w:rsidRPr="00366A3B">
        <w:rPr>
          <w:rFonts w:ascii="Times New Roman" w:hAnsi="Times New Roman"/>
          <w:color w:val="000000" w:themeColor="text1"/>
          <w:sz w:val="24"/>
          <w:szCs w:val="24"/>
        </w:rPr>
        <w:t xml:space="preserve"> the two. </w:t>
      </w:r>
      <w:r w:rsidR="004B496F" w:rsidRPr="00366A3B">
        <w:rPr>
          <w:rFonts w:ascii="Times New Roman" w:hAnsi="Times New Roman"/>
          <w:color w:val="000000" w:themeColor="text1"/>
          <w:sz w:val="24"/>
          <w:szCs w:val="24"/>
        </w:rPr>
        <w:t xml:space="preserve">Of the two temporal variables, year or times penned, year was more often related to changes in nutrients through time. </w:t>
      </w:r>
      <w:r w:rsidR="00840069" w:rsidRPr="00366A3B">
        <w:rPr>
          <w:rFonts w:ascii="Times New Roman" w:hAnsi="Times New Roman"/>
          <w:color w:val="000000" w:themeColor="text1"/>
          <w:sz w:val="24"/>
          <w:szCs w:val="24"/>
        </w:rPr>
        <w:t>There was evidence</w:t>
      </w:r>
      <w:r w:rsidR="004B496F" w:rsidRPr="00366A3B">
        <w:rPr>
          <w:rFonts w:ascii="Times New Roman" w:hAnsi="Times New Roman"/>
          <w:color w:val="000000" w:themeColor="text1"/>
          <w:sz w:val="24"/>
          <w:szCs w:val="24"/>
        </w:rPr>
        <w:t xml:space="preserve"> of declines through time for</w:t>
      </w:r>
      <w:r w:rsidR="00840069" w:rsidRPr="00366A3B">
        <w:rPr>
          <w:rFonts w:ascii="Times New Roman" w:hAnsi="Times New Roman"/>
          <w:color w:val="000000" w:themeColor="text1"/>
          <w:sz w:val="24"/>
          <w:szCs w:val="24"/>
        </w:rPr>
        <w:t xml:space="preserve"> c</w:t>
      </w:r>
      <w:r w:rsidR="00124878" w:rsidRPr="00366A3B">
        <w:rPr>
          <w:rFonts w:ascii="Times New Roman" w:hAnsi="Times New Roman"/>
          <w:color w:val="000000" w:themeColor="text1"/>
          <w:sz w:val="24"/>
          <w:szCs w:val="24"/>
        </w:rPr>
        <w:t>obalt</w:t>
      </w:r>
      <w:r w:rsidR="004B496F" w:rsidRPr="00366A3B">
        <w:rPr>
          <w:rFonts w:ascii="Times New Roman" w:hAnsi="Times New Roman"/>
          <w:color w:val="000000" w:themeColor="text1"/>
          <w:sz w:val="24"/>
          <w:szCs w:val="24"/>
        </w:rPr>
        <w:t xml:space="preserve"> (</w:t>
      </w:r>
      <w:r w:rsidR="004B496F" w:rsidRPr="00366A3B">
        <w:rPr>
          <w:rFonts w:ascii="Times New Roman" w:hAnsi="Times New Roman"/>
          <w:color w:val="000000" w:themeColor="text1"/>
          <w:sz w:val="24"/>
          <w:szCs w:val="24"/>
        </w:rPr>
        <w:sym w:font="Symbol" w:char="F062"/>
      </w:r>
      <w:r w:rsidR="004B496F"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235, </w:t>
      </w:r>
      <w:r w:rsidR="004B496F" w:rsidRPr="00366A3B">
        <w:rPr>
          <w:rFonts w:ascii="Times New Roman" w:hAnsi="Times New Roman"/>
          <w:color w:val="000000" w:themeColor="text1"/>
          <w:sz w:val="24"/>
          <w:szCs w:val="24"/>
        </w:rPr>
        <w:t>p=&lt;0.001)</w:t>
      </w:r>
      <w:r w:rsidR="00242916"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and </w:t>
      </w:r>
      <w:r w:rsidR="00242916" w:rsidRPr="00366A3B">
        <w:rPr>
          <w:rFonts w:ascii="Times New Roman" w:hAnsi="Times New Roman"/>
          <w:color w:val="000000" w:themeColor="text1"/>
          <w:sz w:val="24"/>
          <w:szCs w:val="24"/>
        </w:rPr>
        <w:t>copper</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014,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28</w:t>
      </w:r>
      <w:r w:rsidR="00206277" w:rsidRPr="00366A3B">
        <w:rPr>
          <w:rFonts w:ascii="Times New Roman" w:hAnsi="Times New Roman"/>
          <w:color w:val="000000" w:themeColor="text1"/>
          <w:sz w:val="24"/>
          <w:szCs w:val="24"/>
        </w:rPr>
        <w:t>)</w:t>
      </w:r>
      <w:r w:rsidR="00242916" w:rsidRPr="00366A3B">
        <w:rPr>
          <w:rFonts w:ascii="Times New Roman" w:hAnsi="Times New Roman"/>
          <w:color w:val="000000" w:themeColor="text1"/>
          <w:sz w:val="24"/>
          <w:szCs w:val="24"/>
        </w:rPr>
        <w:t xml:space="preserve">, and for </w:t>
      </w:r>
      <w:r w:rsidR="00242916" w:rsidRPr="00366A3B">
        <w:rPr>
          <w:rFonts w:ascii="Times New Roman" w:hAnsi="Times New Roman"/>
          <w:color w:val="000000" w:themeColor="text1"/>
          <w:sz w:val="24"/>
          <w:szCs w:val="24"/>
        </w:rPr>
        <w:lastRenderedPageBreak/>
        <w:t>increases in iron (</w:t>
      </w:r>
      <w:r w:rsidR="00242916" w:rsidRPr="00366A3B">
        <w:rPr>
          <w:rFonts w:ascii="Times New Roman" w:hAnsi="Times New Roman"/>
          <w:color w:val="000000" w:themeColor="text1"/>
          <w:sz w:val="24"/>
          <w:szCs w:val="24"/>
        </w:rPr>
        <w:sym w:font="Symbol" w:char="F062"/>
      </w:r>
      <w:r w:rsidR="00242916" w:rsidRPr="00366A3B">
        <w:rPr>
          <w:rFonts w:ascii="Times New Roman" w:hAnsi="Times New Roman"/>
          <w:color w:val="000000" w:themeColor="text1"/>
          <w:sz w:val="24"/>
          <w:szCs w:val="24"/>
        </w:rPr>
        <w:t>=1.43, p=&lt;0.01)</w:t>
      </w:r>
      <w:r w:rsidR="00206277" w:rsidRPr="00366A3B">
        <w:rPr>
          <w:rFonts w:ascii="Times New Roman" w:hAnsi="Times New Roman"/>
          <w:color w:val="000000" w:themeColor="text1"/>
          <w:sz w:val="24"/>
          <w:szCs w:val="24"/>
        </w:rPr>
        <w:t>.</w:t>
      </w:r>
      <w:r w:rsidR="00840069" w:rsidRPr="00366A3B">
        <w:rPr>
          <w:rFonts w:ascii="Times New Roman" w:hAnsi="Times New Roman"/>
          <w:color w:val="000000" w:themeColor="text1"/>
          <w:sz w:val="24"/>
          <w:szCs w:val="24"/>
        </w:rPr>
        <w:t xml:space="preserve"> </w:t>
      </w:r>
      <w:r w:rsidR="00242916" w:rsidRPr="00366A3B">
        <w:rPr>
          <w:rFonts w:ascii="Times New Roman" w:hAnsi="Times New Roman"/>
          <w:color w:val="000000" w:themeColor="text1"/>
          <w:sz w:val="24"/>
          <w:szCs w:val="24"/>
        </w:rPr>
        <w:t>S</w:t>
      </w:r>
      <w:r w:rsidR="00840069" w:rsidRPr="00366A3B">
        <w:rPr>
          <w:rFonts w:ascii="Times New Roman" w:hAnsi="Times New Roman"/>
          <w:color w:val="000000" w:themeColor="text1"/>
          <w:sz w:val="24"/>
          <w:szCs w:val="24"/>
        </w:rPr>
        <w:t xml:space="preserve">elenium is a nutrient given to females </w:t>
      </w:r>
      <w:r w:rsidR="00C843D5" w:rsidRPr="00366A3B">
        <w:rPr>
          <w:rFonts w:ascii="Times New Roman" w:hAnsi="Times New Roman"/>
          <w:color w:val="000000" w:themeColor="text1"/>
          <w:sz w:val="24"/>
          <w:szCs w:val="24"/>
        </w:rPr>
        <w:t>parenterally by intramuscular injection</w:t>
      </w:r>
      <w:r w:rsidR="000652B4" w:rsidRPr="00366A3B">
        <w:rPr>
          <w:rFonts w:ascii="Times New Roman" w:hAnsi="Times New Roman"/>
          <w:color w:val="000000" w:themeColor="text1"/>
          <w:sz w:val="24"/>
          <w:szCs w:val="24"/>
        </w:rPr>
        <w:t xml:space="preserve"> </w:t>
      </w:r>
      <w:r w:rsidR="00C84D6B" w:rsidRPr="00366A3B">
        <w:rPr>
          <w:rFonts w:ascii="Times New Roman" w:hAnsi="Times New Roman"/>
          <w:color w:val="000000" w:themeColor="text1"/>
          <w:sz w:val="24"/>
          <w:szCs w:val="24"/>
        </w:rPr>
        <w:t xml:space="preserve">of </w:t>
      </w:r>
      <w:proofErr w:type="spellStart"/>
      <w:r w:rsidR="00C84D6B" w:rsidRPr="00366A3B">
        <w:rPr>
          <w:rFonts w:ascii="Times New Roman" w:hAnsi="Times New Roman"/>
          <w:sz w:val="24"/>
          <w:szCs w:val="24"/>
        </w:rPr>
        <w:t>Dystosel</w:t>
      </w:r>
      <w:proofErr w:type="spellEnd"/>
      <w:r w:rsidR="00C84D6B" w:rsidRPr="00366A3B">
        <w:rPr>
          <w:rFonts w:ascii="Times New Roman" w:hAnsi="Times New Roman"/>
          <w:sz w:val="24"/>
          <w:szCs w:val="24"/>
        </w:rPr>
        <w:t xml:space="preserve"> (</w:t>
      </w:r>
      <w:ins w:id="856" w:author="Clayton Lamb" w:date="2023-07-18T15:34:00Z">
        <w:r w:rsidR="00C5426C" w:rsidRPr="00366A3B">
          <w:rPr>
            <w:rFonts w:ascii="Times New Roman" w:hAnsi="Times New Roman"/>
            <w:sz w:val="24"/>
            <w:szCs w:val="24"/>
          </w:rPr>
          <w:t xml:space="preserve">3 mg/45 kg, </w:t>
        </w:r>
      </w:ins>
      <w:r w:rsidR="00C84D6B" w:rsidRPr="00366A3B">
        <w:rPr>
          <w:rFonts w:ascii="Times New Roman" w:hAnsi="Times New Roman"/>
          <w:sz w:val="24"/>
          <w:szCs w:val="24"/>
        </w:rPr>
        <w:t xml:space="preserve">Zoetis Canada Inc., Kirkland, QC) </w:t>
      </w:r>
      <w:r w:rsidR="00840069" w:rsidRPr="00366A3B">
        <w:rPr>
          <w:rFonts w:ascii="Times New Roman" w:hAnsi="Times New Roman"/>
          <w:color w:val="000000" w:themeColor="text1"/>
          <w:sz w:val="24"/>
          <w:szCs w:val="24"/>
        </w:rPr>
        <w:t>at capture</w:t>
      </w:r>
      <w:ins w:id="857" w:author="Clayton Lamb" w:date="2023-07-18T15:35:00Z">
        <w:r w:rsidR="00C5426C" w:rsidRPr="00366A3B">
          <w:rPr>
            <w:rFonts w:ascii="Times New Roman" w:hAnsi="Times New Roman"/>
            <w:color w:val="000000" w:themeColor="text1"/>
            <w:sz w:val="24"/>
            <w:szCs w:val="24"/>
          </w:rPr>
          <w:t xml:space="preserve"> and it also present in the pelleted diet (</w:t>
        </w:r>
      </w:ins>
      <w:ins w:id="858" w:author="Clayton Lamb" w:date="2023-07-18T15:36:00Z">
        <w:r w:rsidR="00C5426C" w:rsidRPr="00366A3B">
          <w:rPr>
            <w:rFonts w:ascii="Times New Roman" w:hAnsi="Times New Roman"/>
            <w:color w:val="000000" w:themeColor="text1"/>
            <w:sz w:val="24"/>
            <w:szCs w:val="24"/>
          </w:rPr>
          <w:t>0.4 mg selenium/kg of feed</w:t>
        </w:r>
      </w:ins>
      <w:ins w:id="859" w:author="Clayton Lamb" w:date="2023-07-18T15:35:00Z">
        <w:r w:rsidR="00C5426C" w:rsidRPr="00366A3B">
          <w:rPr>
            <w:rFonts w:ascii="Times New Roman" w:hAnsi="Times New Roman"/>
            <w:color w:val="000000" w:themeColor="text1"/>
            <w:sz w:val="24"/>
            <w:szCs w:val="24"/>
          </w:rPr>
          <w:t>)</w:t>
        </w:r>
      </w:ins>
      <w:r w:rsidR="00840069" w:rsidRPr="00366A3B">
        <w:rPr>
          <w:rFonts w:ascii="Times New Roman" w:hAnsi="Times New Roman"/>
          <w:color w:val="000000" w:themeColor="text1"/>
          <w:sz w:val="24"/>
          <w:szCs w:val="24"/>
        </w:rPr>
        <w:t xml:space="preserve"> and</w:t>
      </w:r>
      <w:del w:id="860" w:author="Clayton Lamb" w:date="2023-07-18T15:35:00Z">
        <w:r w:rsidR="00840069" w:rsidRPr="00366A3B" w:rsidDel="00C5426C">
          <w:rPr>
            <w:rFonts w:ascii="Times New Roman" w:hAnsi="Times New Roman"/>
            <w:color w:val="000000" w:themeColor="text1"/>
            <w:sz w:val="24"/>
            <w:szCs w:val="24"/>
          </w:rPr>
          <w:delText xml:space="preserve"> this</w:delText>
        </w:r>
      </w:del>
      <w:r w:rsidR="00840069" w:rsidRPr="00366A3B">
        <w:rPr>
          <w:rFonts w:ascii="Times New Roman" w:hAnsi="Times New Roman"/>
          <w:color w:val="000000" w:themeColor="text1"/>
          <w:sz w:val="24"/>
          <w:szCs w:val="24"/>
        </w:rPr>
        <w:t xml:space="preserve"> was the only nutrient for which we detected evidence of change </w:t>
      </w:r>
      <w:r w:rsidR="000517FC" w:rsidRPr="00366A3B">
        <w:rPr>
          <w:rFonts w:ascii="Times New Roman" w:hAnsi="Times New Roman"/>
          <w:color w:val="000000" w:themeColor="text1"/>
          <w:sz w:val="24"/>
          <w:szCs w:val="24"/>
        </w:rPr>
        <w:t>through</w:t>
      </w:r>
      <w:r w:rsidR="00242916" w:rsidRPr="00366A3B">
        <w:rPr>
          <w:rFonts w:ascii="Times New Roman" w:hAnsi="Times New Roman"/>
          <w:color w:val="000000" w:themeColor="text1"/>
          <w:sz w:val="24"/>
          <w:szCs w:val="24"/>
        </w:rPr>
        <w:t xml:space="preserve"> successive</w:t>
      </w:r>
      <w:r w:rsidR="00840069" w:rsidRPr="00366A3B">
        <w:rPr>
          <w:rFonts w:ascii="Times New Roman" w:hAnsi="Times New Roman"/>
          <w:color w:val="000000" w:themeColor="text1"/>
          <w:sz w:val="24"/>
          <w:szCs w:val="24"/>
        </w:rPr>
        <w:t xml:space="preserve"> penning</w:t>
      </w:r>
      <w:r w:rsidR="000517FC" w:rsidRPr="00366A3B">
        <w:rPr>
          <w:rFonts w:ascii="Times New Roman" w:hAnsi="Times New Roman"/>
          <w:color w:val="000000" w:themeColor="text1"/>
          <w:sz w:val="24"/>
          <w:szCs w:val="24"/>
        </w:rPr>
        <w:t xml:space="preserve"> and </w:t>
      </w:r>
      <w:r w:rsidR="00206277" w:rsidRPr="00366A3B">
        <w:rPr>
          <w:rFonts w:ascii="Times New Roman" w:hAnsi="Times New Roman"/>
          <w:color w:val="000000" w:themeColor="text1"/>
          <w:sz w:val="24"/>
          <w:szCs w:val="24"/>
        </w:rPr>
        <w:t>it was increasing</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=0.0</w:t>
      </w:r>
      <w:r w:rsidR="00242916" w:rsidRPr="00366A3B">
        <w:rPr>
          <w:rFonts w:ascii="Times New Roman" w:hAnsi="Times New Roman"/>
          <w:color w:val="000000" w:themeColor="text1"/>
          <w:sz w:val="24"/>
          <w:szCs w:val="24"/>
        </w:rPr>
        <w:t xml:space="preserve">226,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07</w:t>
      </w:r>
      <w:r w:rsidR="00206277"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w:t>
      </w:r>
      <w:r w:rsidR="00FC0360" w:rsidRPr="00366A3B">
        <w:rPr>
          <w:rFonts w:ascii="Times New Roman" w:hAnsi="Times New Roman"/>
          <w:color w:val="000000" w:themeColor="text1"/>
          <w:sz w:val="24"/>
          <w:szCs w:val="24"/>
        </w:rPr>
        <w:t xml:space="preserve"> </w:t>
      </w:r>
      <w:r w:rsidR="006478E2" w:rsidRPr="00366A3B">
        <w:rPr>
          <w:rFonts w:ascii="Times New Roman" w:hAnsi="Times New Roman"/>
          <w:color w:val="000000" w:themeColor="text1"/>
          <w:sz w:val="24"/>
          <w:szCs w:val="24"/>
        </w:rPr>
        <w:t>Given th</w:t>
      </w:r>
      <w:r w:rsidR="000517FC" w:rsidRPr="00366A3B">
        <w:rPr>
          <w:rFonts w:ascii="Times New Roman" w:hAnsi="Times New Roman"/>
          <w:color w:val="000000" w:themeColor="text1"/>
          <w:sz w:val="24"/>
          <w:szCs w:val="24"/>
        </w:rPr>
        <w:t>e</w:t>
      </w:r>
      <w:r w:rsidR="00FC0360" w:rsidRPr="00366A3B">
        <w:rPr>
          <w:rFonts w:ascii="Times New Roman" w:hAnsi="Times New Roman"/>
          <w:color w:val="000000" w:themeColor="text1"/>
          <w:sz w:val="24"/>
          <w:szCs w:val="24"/>
        </w:rPr>
        <w:t xml:space="preserve"> evidence </w:t>
      </w:r>
      <w:r w:rsidR="000517FC" w:rsidRPr="00366A3B">
        <w:rPr>
          <w:rFonts w:ascii="Times New Roman" w:hAnsi="Times New Roman"/>
          <w:color w:val="000000" w:themeColor="text1"/>
          <w:sz w:val="24"/>
          <w:szCs w:val="24"/>
        </w:rPr>
        <w:t>of</w:t>
      </w:r>
      <w:r w:rsidR="00FC0360" w:rsidRPr="00366A3B">
        <w:rPr>
          <w:rFonts w:ascii="Times New Roman" w:hAnsi="Times New Roman"/>
          <w:color w:val="000000" w:themeColor="text1"/>
          <w:sz w:val="24"/>
          <w:szCs w:val="24"/>
        </w:rPr>
        <w:t xml:space="preserve"> year</w:t>
      </w:r>
      <w:r w:rsidR="000517FC" w:rsidRPr="00366A3B">
        <w:rPr>
          <w:rFonts w:ascii="Times New Roman" w:hAnsi="Times New Roman"/>
          <w:color w:val="000000" w:themeColor="text1"/>
          <w:sz w:val="24"/>
          <w:szCs w:val="24"/>
        </w:rPr>
        <w:t xml:space="preserve"> as</w:t>
      </w:r>
      <w:r w:rsidR="00FC0360" w:rsidRPr="00366A3B">
        <w:rPr>
          <w:rFonts w:ascii="Times New Roman" w:hAnsi="Times New Roman"/>
          <w:color w:val="000000" w:themeColor="text1"/>
          <w:sz w:val="24"/>
          <w:szCs w:val="24"/>
        </w:rPr>
        <w:t xml:space="preserve"> the </w:t>
      </w:r>
      <w:del w:id="861" w:author="Evgenia Dubman" w:date="2023-07-24T23:43:00Z">
        <w:r w:rsidR="00FC0360" w:rsidRPr="00366A3B" w:rsidDel="001A599F">
          <w:rPr>
            <w:rFonts w:ascii="Times New Roman" w:hAnsi="Times New Roman"/>
            <w:color w:val="000000" w:themeColor="text1"/>
            <w:sz w:val="24"/>
            <w:szCs w:val="24"/>
          </w:rPr>
          <w:delText xml:space="preserve">major </w:delText>
        </w:r>
      </w:del>
      <w:ins w:id="862" w:author="Evgenia Dubman" w:date="2023-07-24T23:43:00Z">
        <w:r w:rsidR="001A599F">
          <w:rPr>
            <w:rFonts w:ascii="Times New Roman" w:hAnsi="Times New Roman"/>
            <w:color w:val="000000" w:themeColor="text1"/>
            <w:sz w:val="24"/>
            <w:szCs w:val="24"/>
          </w:rPr>
          <w:t>primary</w:t>
        </w:r>
        <w:r w:rsidR="001A599F" w:rsidRPr="00366A3B">
          <w:rPr>
            <w:rFonts w:ascii="Times New Roman" w:hAnsi="Times New Roman"/>
            <w:color w:val="000000" w:themeColor="text1"/>
            <w:sz w:val="24"/>
            <w:szCs w:val="24"/>
          </w:rPr>
          <w:t xml:space="preserve"> </w:t>
        </w:r>
      </w:ins>
      <w:r w:rsidR="00FC0360" w:rsidRPr="00366A3B">
        <w:rPr>
          <w:rFonts w:ascii="Times New Roman" w:hAnsi="Times New Roman"/>
          <w:color w:val="000000" w:themeColor="text1"/>
          <w:sz w:val="24"/>
          <w:szCs w:val="24"/>
        </w:rPr>
        <w:t xml:space="preserve">driver </w:t>
      </w:r>
      <w:r w:rsidR="000517FC" w:rsidRPr="00366A3B">
        <w:rPr>
          <w:rFonts w:ascii="Times New Roman" w:hAnsi="Times New Roman"/>
          <w:color w:val="000000" w:themeColor="text1"/>
          <w:sz w:val="24"/>
          <w:szCs w:val="24"/>
        </w:rPr>
        <w:t>for</w:t>
      </w:r>
      <w:r w:rsidR="00FC0360" w:rsidRPr="00366A3B">
        <w:rPr>
          <w:rFonts w:ascii="Times New Roman" w:hAnsi="Times New Roman"/>
          <w:color w:val="000000" w:themeColor="text1"/>
          <w:sz w:val="24"/>
          <w:szCs w:val="24"/>
        </w:rPr>
        <w:t xml:space="preserve"> change</w:t>
      </w:r>
      <w:r w:rsidR="000517FC" w:rsidRPr="00366A3B">
        <w:rPr>
          <w:rFonts w:ascii="Times New Roman" w:hAnsi="Times New Roman"/>
          <w:color w:val="000000" w:themeColor="text1"/>
          <w:sz w:val="24"/>
          <w:szCs w:val="24"/>
        </w:rPr>
        <w:t>s</w:t>
      </w:r>
      <w:r w:rsidR="00FC0360" w:rsidRPr="00366A3B">
        <w:rPr>
          <w:rFonts w:ascii="Times New Roman" w:hAnsi="Times New Roman"/>
          <w:color w:val="000000" w:themeColor="text1"/>
          <w:sz w:val="24"/>
          <w:szCs w:val="24"/>
        </w:rPr>
        <w:t xml:space="preserve"> through time, </w:t>
      </w:r>
      <w:r w:rsidR="00206277" w:rsidRPr="00366A3B">
        <w:rPr>
          <w:rFonts w:ascii="Times New Roman" w:hAnsi="Times New Roman"/>
          <w:color w:val="000000" w:themeColor="text1"/>
          <w:sz w:val="24"/>
          <w:szCs w:val="24"/>
        </w:rPr>
        <w:t xml:space="preserve">especially for declining minerals, </w:t>
      </w:r>
      <w:r w:rsidR="00FC0360" w:rsidRPr="00366A3B">
        <w:rPr>
          <w:rFonts w:ascii="Times New Roman" w:hAnsi="Times New Roman"/>
          <w:color w:val="000000" w:themeColor="text1"/>
          <w:sz w:val="24"/>
          <w:szCs w:val="24"/>
        </w:rPr>
        <w:t xml:space="preserve">we fit a second model with all animals that included year, location (penned or not), age class, and reproductive outcome. Results from this analysis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863" w:author="Clayton Lamb" w:date="2023-07-13T14:41:00Z">
        <w:r w:rsidR="000754F2" w:rsidRPr="00366A3B">
          <w:rPr>
            <w:rFonts w:ascii="Times New Roman" w:hAnsi="Times New Roman"/>
            <w:color w:val="000000" w:themeColor="text1"/>
            <w:sz w:val="24"/>
            <w:szCs w:val="24"/>
            <w:rPrChange w:id="864"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65" w:author="Clayton Lamb" w:date="2023-07-19T07:26:00Z">
              <w:rPr>
                <w:rFonts w:ascii="Times New Roman" w:hAnsi="Times New Roman"/>
                <w:noProof/>
                <w:sz w:val="24"/>
                <w:szCs w:val="24"/>
              </w:rPr>
            </w:rPrChange>
          </w:rPr>
          <w:t>3</w:t>
        </w:r>
      </w:ins>
      <w:del w:id="866"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3</w:delText>
        </w:r>
      </w:del>
      <w:r w:rsidR="00465AEA" w:rsidRPr="00366A3B">
        <w:rPr>
          <w:rFonts w:ascii="Times New Roman" w:hAnsi="Times New Roman"/>
          <w:color w:val="000000" w:themeColor="text1"/>
          <w:sz w:val="24"/>
          <w:szCs w:val="24"/>
        </w:rPr>
        <w:fldChar w:fldCharType="end"/>
      </w:r>
      <w:ins w:id="867" w:author="Clayton Lamb" w:date="2023-07-14T08:26:00Z">
        <w:r w:rsidR="005A5CBB" w:rsidRPr="00366A3B">
          <w:rPr>
            <w:rFonts w:ascii="Times New Roman" w:hAnsi="Times New Roman"/>
            <w:color w:val="000000" w:themeColor="text1"/>
            <w:sz w:val="24"/>
            <w:szCs w:val="24"/>
          </w:rPr>
          <w:t>C</w:t>
        </w:r>
      </w:ins>
      <w:r w:rsidR="00465AEA" w:rsidRPr="00366A3B">
        <w:rPr>
          <w:rFonts w:ascii="Times New Roman" w:hAnsi="Times New Roman"/>
          <w:color w:val="000000" w:themeColor="text1"/>
          <w:sz w:val="24"/>
          <w:szCs w:val="24"/>
        </w:rPr>
        <w:t xml:space="preserve">) </w:t>
      </w:r>
      <w:r w:rsidR="00935601" w:rsidRPr="00366A3B">
        <w:rPr>
          <w:rFonts w:ascii="Times New Roman" w:hAnsi="Times New Roman"/>
          <w:color w:val="000000" w:themeColor="text1"/>
          <w:sz w:val="24"/>
          <w:szCs w:val="24"/>
        </w:rPr>
        <w:t>suggested</w:t>
      </w:r>
      <w:r w:rsidR="00FC0360" w:rsidRPr="00366A3B">
        <w:rPr>
          <w:rFonts w:ascii="Times New Roman" w:hAnsi="Times New Roman"/>
          <w:color w:val="000000" w:themeColor="text1"/>
          <w:sz w:val="24"/>
          <w:szCs w:val="24"/>
        </w:rPr>
        <w:t xml:space="preserve"> that cobalt</w:t>
      </w:r>
      <w:r w:rsidR="00A1626A" w:rsidRPr="00366A3B">
        <w:rPr>
          <w:rFonts w:ascii="Times New Roman" w:hAnsi="Times New Roman"/>
          <w:color w:val="000000" w:themeColor="text1"/>
          <w:sz w:val="24"/>
          <w:szCs w:val="24"/>
        </w:rPr>
        <w:t xml:space="preserve"> </w:t>
      </w:r>
      <w:r w:rsidR="00FC0360" w:rsidRPr="00366A3B">
        <w:rPr>
          <w:rFonts w:ascii="Times New Roman" w:hAnsi="Times New Roman"/>
          <w:color w:val="000000" w:themeColor="text1"/>
          <w:sz w:val="24"/>
          <w:szCs w:val="24"/>
        </w:rPr>
        <w:t xml:space="preserve">and copper were significantly decreasing through </w:t>
      </w:r>
      <w:r w:rsidR="006478E2" w:rsidRPr="00366A3B">
        <w:rPr>
          <w:rFonts w:ascii="Times New Roman" w:hAnsi="Times New Roman"/>
          <w:color w:val="000000" w:themeColor="text1"/>
          <w:sz w:val="24"/>
          <w:szCs w:val="24"/>
        </w:rPr>
        <w:t xml:space="preserve">time </w:t>
      </w:r>
      <w:r w:rsidR="00FC0360" w:rsidRPr="00366A3B">
        <w:rPr>
          <w:rFonts w:ascii="Times New Roman" w:hAnsi="Times New Roman"/>
          <w:color w:val="000000" w:themeColor="text1"/>
          <w:sz w:val="24"/>
          <w:szCs w:val="24"/>
        </w:rPr>
        <w:t>across the population (p&lt;0.05)</w:t>
      </w:r>
      <w:r w:rsidR="00A1626A" w:rsidRPr="00366A3B">
        <w:rPr>
          <w:rFonts w:ascii="Times New Roman" w:hAnsi="Times New Roman"/>
          <w:color w:val="000000" w:themeColor="text1"/>
          <w:sz w:val="24"/>
          <w:szCs w:val="24"/>
        </w:rPr>
        <w:t xml:space="preserve"> and iron was increasing (p&lt;0.01)</w:t>
      </w:r>
      <w:r w:rsidR="00FC0360" w:rsidRPr="00366A3B">
        <w:rPr>
          <w:rFonts w:ascii="Times New Roman" w:hAnsi="Times New Roman"/>
          <w:color w:val="000000" w:themeColor="text1"/>
          <w:sz w:val="24"/>
          <w:szCs w:val="24"/>
        </w:rPr>
        <w:t xml:space="preserve">, </w:t>
      </w:r>
      <w:r w:rsidR="001B4825" w:rsidRPr="00366A3B">
        <w:rPr>
          <w:rFonts w:ascii="Times New Roman" w:hAnsi="Times New Roman"/>
          <w:color w:val="000000" w:themeColor="text1"/>
          <w:sz w:val="24"/>
          <w:szCs w:val="24"/>
        </w:rPr>
        <w:t>and compared to young animals, mature animals had lower cobalt</w:t>
      </w:r>
      <w:r w:rsidR="00D347FC"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sym w:font="Symbol" w:char="F062"/>
      </w:r>
      <w:r w:rsidR="00D347FC" w:rsidRPr="00366A3B">
        <w:rPr>
          <w:rFonts w:ascii="Times New Roman" w:hAnsi="Times New Roman"/>
          <w:color w:val="000000" w:themeColor="text1"/>
          <w:sz w:val="24"/>
          <w:szCs w:val="24"/>
        </w:rPr>
        <w:t>=-0.3</w:t>
      </w:r>
      <w:r w:rsidR="00A1626A" w:rsidRPr="00366A3B">
        <w:rPr>
          <w:rFonts w:ascii="Times New Roman" w:hAnsi="Times New Roman"/>
          <w:color w:val="000000" w:themeColor="text1"/>
          <w:sz w:val="24"/>
          <w:szCs w:val="24"/>
        </w:rPr>
        <w:t>0</w:t>
      </w:r>
      <w:r w:rsidR="00D347FC" w:rsidRPr="00366A3B">
        <w:rPr>
          <w:rFonts w:ascii="Times New Roman" w:hAnsi="Times New Roman"/>
          <w:color w:val="000000" w:themeColor="text1"/>
          <w:sz w:val="24"/>
          <w:szCs w:val="24"/>
        </w:rPr>
        <w:t>9</w:t>
      </w:r>
      <w:r w:rsidR="00A1626A"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t>p&lt;0.01)</w:t>
      </w:r>
      <w:r w:rsidR="001B4825" w:rsidRPr="00366A3B">
        <w:rPr>
          <w:rFonts w:ascii="Times New Roman" w:hAnsi="Times New Roman"/>
          <w:color w:val="000000" w:themeColor="text1"/>
          <w:sz w:val="24"/>
          <w:szCs w:val="24"/>
        </w:rPr>
        <w:t>.</w:t>
      </w:r>
      <w:bookmarkEnd w:id="850"/>
    </w:p>
    <w:p w14:paraId="1458C6E9" w14:textId="5399846A"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Fecal nitrogen levels across all samples varied from 1.5 to 4.</w:t>
      </w:r>
      <w:r w:rsidR="006A39F9" w:rsidRPr="00366A3B">
        <w:rPr>
          <w:rFonts w:ascii="Times New Roman" w:hAnsi="Times New Roman"/>
          <w:color w:val="000000" w:themeColor="text1"/>
          <w:sz w:val="24"/>
          <w:szCs w:val="24"/>
        </w:rPr>
        <w:t>7</w:t>
      </w:r>
      <w:r w:rsidRPr="00366A3B">
        <w:rPr>
          <w:rFonts w:ascii="Times New Roman" w:hAnsi="Times New Roman"/>
          <w:color w:val="000000" w:themeColor="text1"/>
          <w:sz w:val="24"/>
          <w:szCs w:val="24"/>
        </w:rPr>
        <w:t xml:space="preserve"> % of fecal dry </w:t>
      </w:r>
      <w:del w:id="868" w:author="Clayton Lamb" w:date="2023-07-18T15:28:00Z">
        <w:r w:rsidRPr="00366A3B" w:rsidDel="00C5426C">
          <w:rPr>
            <w:rFonts w:ascii="Times New Roman" w:hAnsi="Times New Roman"/>
            <w:color w:val="000000" w:themeColor="text1"/>
            <w:sz w:val="24"/>
            <w:szCs w:val="24"/>
          </w:rPr>
          <w:delText>weight</w:delText>
        </w:r>
        <w:r w:rsidR="006A39F9" w:rsidRPr="00366A3B" w:rsidDel="00C5426C">
          <w:rPr>
            <w:rFonts w:ascii="Times New Roman" w:hAnsi="Times New Roman"/>
            <w:color w:val="000000" w:themeColor="text1"/>
            <w:sz w:val="24"/>
            <w:szCs w:val="24"/>
          </w:rPr>
          <w:delText xml:space="preserve"> </w:delText>
        </w:r>
      </w:del>
      <w:ins w:id="869" w:author="Clayton Lamb" w:date="2023-07-18T15:28:00Z">
        <w:r w:rsidR="00C5426C" w:rsidRPr="00366A3B">
          <w:rPr>
            <w:rFonts w:ascii="Times New Roman" w:hAnsi="Times New Roman"/>
            <w:color w:val="000000" w:themeColor="text1"/>
            <w:sz w:val="24"/>
            <w:szCs w:val="24"/>
          </w:rPr>
          <w:t xml:space="preserve">mass </w:t>
        </w:r>
      </w:ins>
      <w:ins w:id="870" w:author="Clayton Lamb" w:date="2023-07-13T14:43:00Z">
        <w:r w:rsidR="000754F2" w:rsidRPr="00366A3B">
          <w:rPr>
            <w:rFonts w:ascii="Times New Roman" w:hAnsi="Times New Roman"/>
            <w:color w:val="000000" w:themeColor="text1"/>
            <w:sz w:val="24"/>
            <w:szCs w:val="24"/>
          </w:rPr>
          <w:t>(</w:t>
        </w:r>
        <w:r w:rsidR="000754F2" w:rsidRPr="00366A3B">
          <w:rPr>
            <w:rFonts w:ascii="Times New Roman" w:hAnsi="Times New Roman"/>
            <w:color w:val="000000" w:themeColor="text1"/>
            <w:sz w:val="24"/>
            <w:szCs w:val="24"/>
          </w:rPr>
          <w:fldChar w:fldCharType="begin"/>
        </w:r>
        <w:r w:rsidR="000754F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0754F2" w:rsidRPr="00366A3B">
        <w:rPr>
          <w:rFonts w:ascii="Times New Roman" w:hAnsi="Times New Roman"/>
          <w:color w:val="000000" w:themeColor="text1"/>
          <w:sz w:val="24"/>
          <w:szCs w:val="24"/>
        </w:rPr>
      </w:r>
      <w:r w:rsidR="000754F2" w:rsidRPr="00366A3B">
        <w:rPr>
          <w:rFonts w:ascii="Times New Roman" w:hAnsi="Times New Roman"/>
          <w:color w:val="000000" w:themeColor="text1"/>
          <w:sz w:val="24"/>
          <w:szCs w:val="24"/>
        </w:rPr>
        <w:fldChar w:fldCharType="separate"/>
      </w:r>
      <w:ins w:id="871" w:author="Clayton Lamb" w:date="2023-07-13T14:43:00Z">
        <w:r w:rsidR="000754F2" w:rsidRPr="00366A3B">
          <w:rPr>
            <w:rFonts w:ascii="Times New Roman" w:hAnsi="Times New Roman"/>
            <w:color w:val="000000" w:themeColor="text1"/>
            <w:sz w:val="24"/>
            <w:szCs w:val="24"/>
            <w:rPrChange w:id="872"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73" w:author="Clayton Lamb" w:date="2023-07-19T07:26:00Z">
              <w:rPr>
                <w:rFonts w:ascii="Times New Roman" w:hAnsi="Times New Roman"/>
                <w:noProof/>
                <w:color w:val="000000" w:themeColor="text1"/>
                <w:szCs w:val="24"/>
              </w:rPr>
            </w:rPrChange>
          </w:rPr>
          <w:t>4</w:t>
        </w:r>
        <w:r w:rsidR="000754F2" w:rsidRPr="00366A3B">
          <w:rPr>
            <w:rFonts w:ascii="Times New Roman" w:hAnsi="Times New Roman"/>
            <w:color w:val="000000" w:themeColor="text1"/>
            <w:sz w:val="24"/>
            <w:szCs w:val="24"/>
          </w:rPr>
          <w:fldChar w:fldCharType="end"/>
        </w:r>
      </w:ins>
      <w:ins w:id="874" w:author="Clayton Lamb" w:date="2023-07-14T08:27:00Z">
        <w:r w:rsidR="00F77017" w:rsidRPr="00366A3B">
          <w:rPr>
            <w:rFonts w:ascii="Times New Roman" w:hAnsi="Times New Roman"/>
            <w:color w:val="000000" w:themeColor="text1"/>
            <w:sz w:val="24"/>
            <w:szCs w:val="24"/>
          </w:rPr>
          <w:t>B</w:t>
        </w:r>
      </w:ins>
      <w:ins w:id="875" w:author="Clayton Lamb" w:date="2023-07-13T14:43:00Z">
        <w:r w:rsidR="000754F2" w:rsidRPr="00366A3B">
          <w:rPr>
            <w:rFonts w:ascii="Times New Roman" w:hAnsi="Times New Roman"/>
            <w:color w:val="000000" w:themeColor="text1"/>
            <w:sz w:val="24"/>
            <w:szCs w:val="24"/>
          </w:rPr>
          <w:t>)</w:t>
        </w:r>
      </w:ins>
      <w:del w:id="876" w:author="Clayton Lamb" w:date="2023-07-13T14:42:00Z">
        <w:r w:rsidRPr="00366A3B" w:rsidDel="000754F2">
          <w:rPr>
            <w:rFonts w:ascii="Times New Roman" w:hAnsi="Times New Roman"/>
            <w:color w:val="000000" w:themeColor="text1"/>
            <w:sz w:val="24"/>
            <w:szCs w:val="24"/>
          </w:rPr>
          <w:delText>(</w:delText>
        </w:r>
        <w:r w:rsidRPr="00366A3B" w:rsidDel="000754F2">
          <w:rPr>
            <w:rFonts w:ascii="Times New Roman" w:hAnsi="Times New Roman"/>
            <w:color w:val="000000" w:themeColor="text1"/>
            <w:sz w:val="24"/>
            <w:szCs w:val="24"/>
          </w:rPr>
          <w:fldChar w:fldCharType="begin"/>
        </w:r>
        <w:r w:rsidRPr="00366A3B" w:rsidDel="000754F2">
          <w:rPr>
            <w:rFonts w:ascii="Times New Roman" w:hAnsi="Times New Roman"/>
            <w:color w:val="000000" w:themeColor="text1"/>
            <w:sz w:val="24"/>
            <w:szCs w:val="24"/>
          </w:rPr>
          <w:delInstrText xml:space="preserve"> REF _Ref98429649 \h  \* MERGEFORMAT </w:delInstrText>
        </w:r>
        <w:r w:rsidRPr="00366A3B" w:rsidDel="000754F2">
          <w:rPr>
            <w:rFonts w:ascii="Times New Roman" w:hAnsi="Times New Roman"/>
            <w:color w:val="000000" w:themeColor="text1"/>
            <w:sz w:val="24"/>
            <w:szCs w:val="24"/>
          </w:rPr>
        </w:r>
      </w:del>
      <w:del w:id="877" w:author="Clayton Lamb" w:date="2023-07-13T14:41:00Z">
        <w:r w:rsidRPr="00366A3B" w:rsidDel="000754F2">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878" w:author="Clayton Lamb" w:date="2023-07-13T14:42:00Z">
        <w:r w:rsidRPr="00366A3B" w:rsidDel="000754F2">
          <w:rPr>
            <w:rFonts w:ascii="Times New Roman" w:hAnsi="Times New Roman"/>
            <w:color w:val="000000" w:themeColor="text1"/>
            <w:sz w:val="24"/>
            <w:szCs w:val="24"/>
          </w:rPr>
          <w:fldChar w:fldCharType="end"/>
        </w:r>
        <w:r w:rsidRPr="00366A3B" w:rsidDel="000754F2">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Overall, the </w:t>
      </w:r>
      <w:ins w:id="879" w:author="Clayton Lamb" w:date="2023-07-18T17:08:00Z">
        <w:r w:rsidR="00BA4A25" w:rsidRPr="00366A3B">
          <w:rPr>
            <w:rFonts w:ascii="Times New Roman" w:hAnsi="Times New Roman"/>
            <w:color w:val="000000" w:themeColor="text1"/>
            <w:sz w:val="24"/>
            <w:szCs w:val="24"/>
          </w:rPr>
          <w:t xml:space="preserve">average </w:t>
        </w:r>
      </w:ins>
      <w:r w:rsidRPr="00366A3B">
        <w:rPr>
          <w:rFonts w:ascii="Times New Roman" w:hAnsi="Times New Roman"/>
          <w:color w:val="000000" w:themeColor="text1"/>
          <w:sz w:val="24"/>
          <w:szCs w:val="24"/>
        </w:rPr>
        <w:t xml:space="preserve">level of fecal nitrogen </w:t>
      </w:r>
      <w:r w:rsidR="006A39F9" w:rsidRPr="00366A3B">
        <w:rPr>
          <w:rFonts w:ascii="Times New Roman" w:hAnsi="Times New Roman"/>
          <w:color w:val="000000" w:themeColor="text1"/>
          <w:sz w:val="24"/>
          <w:szCs w:val="24"/>
        </w:rPr>
        <w:t>was higher</w:t>
      </w:r>
      <w:r w:rsidRPr="00366A3B">
        <w:rPr>
          <w:rFonts w:ascii="Times New Roman" w:hAnsi="Times New Roman"/>
          <w:color w:val="000000" w:themeColor="text1"/>
          <w:sz w:val="24"/>
          <w:szCs w:val="24"/>
        </w:rPr>
        <w:t xml:space="preserve"> </w:t>
      </w:r>
      <w:r w:rsidR="009A45BE" w:rsidRPr="00366A3B">
        <w:rPr>
          <w:rFonts w:ascii="Times New Roman" w:hAnsi="Times New Roman"/>
          <w:color w:val="000000" w:themeColor="text1"/>
          <w:sz w:val="24"/>
          <w:szCs w:val="24"/>
        </w:rPr>
        <w:t>for</w:t>
      </w:r>
      <w:r w:rsidRPr="00366A3B">
        <w:rPr>
          <w:rFonts w:ascii="Times New Roman" w:hAnsi="Times New Roman"/>
          <w:color w:val="000000" w:themeColor="text1"/>
          <w:sz w:val="24"/>
          <w:szCs w:val="24"/>
        </w:rPr>
        <w:t xml:space="preserve"> caribou pellets collected inside the pen </w:t>
      </w:r>
      <w:r w:rsidR="009A45BE" w:rsidRPr="00366A3B">
        <w:rPr>
          <w:rFonts w:ascii="Times New Roman" w:hAnsi="Times New Roman"/>
          <w:color w:val="000000" w:themeColor="text1"/>
          <w:sz w:val="24"/>
          <w:szCs w:val="24"/>
        </w:rPr>
        <w:t>versus</w:t>
      </w:r>
      <w:r w:rsidRPr="00366A3B">
        <w:rPr>
          <w:rFonts w:ascii="Times New Roman" w:hAnsi="Times New Roman"/>
          <w:color w:val="000000" w:themeColor="text1"/>
          <w:sz w:val="24"/>
          <w:szCs w:val="24"/>
        </w:rPr>
        <w:t xml:space="preserve"> outside the pen (2.78</w:t>
      </w:r>
      <w:r w:rsidR="00CA1375" w:rsidRPr="00366A3B">
        <w:rPr>
          <w:rFonts w:ascii="Times New Roman" w:hAnsi="Times New Roman"/>
          <w:color w:val="000000" w:themeColor="text1"/>
          <w:sz w:val="24"/>
          <w:szCs w:val="24"/>
        </w:rPr>
        <w:t>%</w:t>
      </w:r>
      <w:ins w:id="880" w:author="Clayton Lamb" w:date="2023-07-18T17:08:00Z">
        <w:r w:rsidR="00BA4A25" w:rsidRPr="00366A3B">
          <w:rPr>
            <w:rFonts w:ascii="Times New Roman" w:hAnsi="Times New Roman"/>
            <w:color w:val="000000" w:themeColor="text1"/>
            <w:sz w:val="24"/>
            <w:szCs w:val="24"/>
          </w:rPr>
          <w:t>,</w:t>
        </w:r>
      </w:ins>
      <w:ins w:id="881" w:author="Clayton Lamb" w:date="2023-07-18T17:07:00Z">
        <w:r w:rsidR="00BA4A25" w:rsidRPr="00366A3B">
          <w:rPr>
            <w:rFonts w:ascii="Times New Roman" w:hAnsi="Times New Roman"/>
            <w:color w:val="000000" w:themeColor="text1"/>
            <w:sz w:val="24"/>
            <w:szCs w:val="24"/>
          </w:rPr>
          <w:t xml:space="preserve"> </w:t>
        </w:r>
      </w:ins>
      <w:del w:id="882" w:author="Clayton Lamb" w:date="2023-07-18T17:07:00Z">
        <w:r w:rsidRPr="00366A3B" w:rsidDel="00BA4A25">
          <w:rPr>
            <w:rFonts w:ascii="Times New Roman" w:hAnsi="Times New Roman"/>
            <w:color w:val="000000" w:themeColor="text1"/>
            <w:sz w:val="24"/>
            <w:szCs w:val="24"/>
          </w:rPr>
          <w:delText xml:space="preserve"> (</w:delText>
        </w:r>
      </w:del>
      <w:ins w:id="883" w:author="Clayton Lamb" w:date="2023-07-18T17:07:00Z">
        <w:r w:rsidR="00BA4A25" w:rsidRPr="00366A3B">
          <w:rPr>
            <w:rFonts w:ascii="Times New Roman" w:hAnsi="Times New Roman"/>
            <w:color w:val="000000" w:themeColor="text1"/>
            <w:sz w:val="24"/>
            <w:szCs w:val="24"/>
          </w:rPr>
          <w:t>se=</w:t>
        </w:r>
      </w:ins>
      <w:del w:id="884" w:author="Clayton Lamb" w:date="2023-07-13T14:43:00Z">
        <w:r w:rsidR="009A45BE" w:rsidRPr="00366A3B" w:rsidDel="000754F2">
          <w:rPr>
            <w:rFonts w:ascii="Times New Roman" w:hAnsi="Times New Roman"/>
            <w:color w:val="000000" w:themeColor="text1"/>
            <w:sz w:val="24"/>
            <w:szCs w:val="24"/>
          </w:rPr>
          <w:delText>S</w:delText>
        </w:r>
      </w:del>
      <w:del w:id="885" w:author="Clayton Lamb" w:date="2023-07-13T14:45:00Z">
        <w:r w:rsidR="009A45BE" w:rsidRPr="00366A3B" w:rsidDel="000754F2">
          <w:rPr>
            <w:rFonts w:ascii="Times New Roman" w:hAnsi="Times New Roman"/>
            <w:color w:val="000000" w:themeColor="text1"/>
            <w:sz w:val="24"/>
            <w:szCs w:val="24"/>
          </w:rPr>
          <w:delText>E</w:delText>
        </w:r>
      </w:del>
      <w:del w:id="886" w:author="Clayton Lamb" w:date="2023-07-18T17:07:00Z">
        <w:r w:rsidR="009A45BE" w:rsidRPr="00366A3B" w:rsidDel="00BA4A2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04</w:t>
      </w:r>
      <w:r w:rsidRPr="00366A3B">
        <w:rPr>
          <w:rFonts w:ascii="Times New Roman" w:hAnsi="Times New Roman"/>
          <w:color w:val="000000" w:themeColor="text1"/>
          <w:sz w:val="24"/>
          <w:szCs w:val="24"/>
        </w:rPr>
        <w:t>) and 2.59</w:t>
      </w:r>
      <w:r w:rsidR="00CA13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ins w:id="887" w:author="Clayton Lamb" w:date="2023-07-13T14:45:00Z">
        <w:r w:rsidR="000754F2" w:rsidRPr="00366A3B">
          <w:rPr>
            <w:rFonts w:ascii="Times New Roman" w:hAnsi="Times New Roman"/>
            <w:color w:val="000000" w:themeColor="text1"/>
            <w:sz w:val="24"/>
            <w:szCs w:val="24"/>
          </w:rPr>
          <w:t>se</w:t>
        </w:r>
      </w:ins>
      <w:del w:id="888" w:author="Clayton Lamb" w:date="2023-07-13T14:45:00Z">
        <w:r w:rsidR="009A45BE" w:rsidRPr="00366A3B" w:rsidDel="000754F2">
          <w:rPr>
            <w:rFonts w:ascii="Times New Roman" w:hAnsi="Times New Roman"/>
            <w:color w:val="000000" w:themeColor="text1"/>
            <w:sz w:val="24"/>
            <w:szCs w:val="24"/>
          </w:rPr>
          <w:delText>SE</w:delText>
        </w:r>
      </w:del>
      <w:r w:rsidR="009A45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05</w:t>
      </w:r>
      <w:r w:rsidRPr="00366A3B">
        <w:rPr>
          <w:rFonts w:ascii="Times New Roman" w:hAnsi="Times New Roman"/>
          <w:color w:val="000000" w:themeColor="text1"/>
          <w:sz w:val="24"/>
          <w:szCs w:val="24"/>
        </w:rPr>
        <w:t xml:space="preserve">), respectively, </w:t>
      </w:r>
      <w:r w:rsidR="009A45BE"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w:t>
      </w:r>
      <w:r w:rsidR="009A45BE" w:rsidRPr="00366A3B">
        <w:rPr>
          <w:rFonts w:ascii="Times New Roman" w:hAnsi="Times New Roman"/>
          <w:color w:val="000000" w:themeColor="text1"/>
          <w:sz w:val="24"/>
          <w:szCs w:val="24"/>
        </w:rPr>
        <w:t>44.2, p&lt;0.001</w:t>
      </w:r>
      <w:r w:rsidRPr="00366A3B">
        <w:rPr>
          <w:rFonts w:ascii="Times New Roman" w:hAnsi="Times New Roman"/>
          <w:color w:val="000000" w:themeColor="text1"/>
          <w:sz w:val="24"/>
          <w:szCs w:val="24"/>
        </w:rPr>
        <w:t xml:space="preserve">). </w:t>
      </w:r>
      <w:del w:id="889" w:author="Clayton Lamb" w:date="2023-07-18T14:06:00Z">
        <w:r w:rsidRPr="00366A3B" w:rsidDel="008B3E83">
          <w:rPr>
            <w:rFonts w:ascii="Times New Roman" w:hAnsi="Times New Roman"/>
            <w:color w:val="000000" w:themeColor="text1"/>
            <w:sz w:val="24"/>
            <w:szCs w:val="24"/>
          </w:rPr>
          <w:delText xml:space="preserve">Using a sample of genotyped samples of known sex from the free-ranging population we tested whether fecal nitrogen differed by sex, after controlling for day of year, location, their interaction, and a random intercept for year.  </w:delText>
        </w:r>
      </w:del>
      <w:r w:rsidRPr="00366A3B">
        <w:rPr>
          <w:rFonts w:ascii="Times New Roman" w:hAnsi="Times New Roman"/>
          <w:color w:val="000000" w:themeColor="text1"/>
          <w:sz w:val="24"/>
          <w:szCs w:val="24"/>
        </w:rPr>
        <w:t xml:space="preserve">We found little evidence that sex influenced fecal nitrogen levels (sex(male):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=0.013 (se= 0.09), z=0.14), and the estimated effect was small (0.013), thus we pooled male and female samples together</w:t>
      </w:r>
      <w:ins w:id="890" w:author="Clayton Lamb" w:date="2023-07-13T14:44:00Z">
        <w:r w:rsidR="000754F2" w:rsidRPr="00366A3B">
          <w:rPr>
            <w:rFonts w:ascii="Times New Roman" w:hAnsi="Times New Roman"/>
            <w:color w:val="000000" w:themeColor="text1"/>
            <w:sz w:val="24"/>
            <w:szCs w:val="24"/>
          </w:rPr>
          <w:t xml:space="preserve"> for analysis</w:t>
        </w:r>
      </w:ins>
      <w:del w:id="891" w:author="Clayton Lamb" w:date="2023-07-13T14:44:00Z">
        <w:r w:rsidRPr="00366A3B" w:rsidDel="000754F2">
          <w:rPr>
            <w:rFonts w:ascii="Times New Roman" w:hAnsi="Times New Roman"/>
            <w:color w:val="000000" w:themeColor="text1"/>
            <w:sz w:val="24"/>
            <w:szCs w:val="24"/>
          </w:rPr>
          <w:delText xml:space="preserve"> in the data</w:delText>
        </w:r>
      </w:del>
      <w:r w:rsidRPr="00366A3B">
        <w:rPr>
          <w:rFonts w:ascii="Times New Roman" w:hAnsi="Times New Roman"/>
          <w:color w:val="000000" w:themeColor="text1"/>
          <w:sz w:val="24"/>
          <w:szCs w:val="24"/>
        </w:rPr>
        <w:t>.</w:t>
      </w:r>
    </w:p>
    <w:p w14:paraId="2CD38933" w14:textId="48AD9224"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Free-ranging animals appeared to have lower levels of fecal nitrogen than penned animals in April</w:t>
      </w:r>
      <w:r w:rsidR="001147DB" w:rsidRPr="00366A3B">
        <w:rPr>
          <w:rFonts w:ascii="Times New Roman" w:hAnsi="Times New Roman"/>
          <w:color w:val="000000" w:themeColor="text1"/>
          <w:sz w:val="24"/>
          <w:szCs w:val="24"/>
        </w:rPr>
        <w:t>, but</w:t>
      </w:r>
      <w:r w:rsidR="00281B6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by July the levels were similar between the two groups </w:t>
      </w:r>
      <w:ins w:id="892" w:author="Clayton Lamb" w:date="2023-07-14T08:28:00Z">
        <w:r w:rsidR="00F77017" w:rsidRPr="00366A3B">
          <w:rPr>
            <w:rFonts w:ascii="Times New Roman" w:hAnsi="Times New Roman"/>
            <w:color w:val="000000" w:themeColor="text1"/>
            <w:sz w:val="24"/>
            <w:szCs w:val="24"/>
          </w:rPr>
          <w:fldChar w:fldCharType="begin"/>
        </w:r>
        <w:r w:rsidR="00F77017"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F77017" w:rsidRPr="00366A3B">
        <w:rPr>
          <w:rFonts w:ascii="Times New Roman" w:hAnsi="Times New Roman"/>
          <w:color w:val="000000" w:themeColor="text1"/>
          <w:sz w:val="24"/>
          <w:szCs w:val="24"/>
        </w:rPr>
      </w:r>
      <w:ins w:id="893" w:author="Clayton Lamb" w:date="2023-07-14T08:28:00Z">
        <w:r w:rsidR="00F77017" w:rsidRPr="00366A3B">
          <w:rPr>
            <w:rFonts w:ascii="Times New Roman" w:hAnsi="Times New Roman"/>
            <w:color w:val="000000" w:themeColor="text1"/>
            <w:sz w:val="24"/>
            <w:szCs w:val="24"/>
          </w:rPr>
          <w:fldChar w:fldCharType="separate"/>
        </w:r>
        <w:r w:rsidR="00F77017" w:rsidRPr="00366A3B">
          <w:rPr>
            <w:rFonts w:ascii="Times New Roman" w:hAnsi="Times New Roman"/>
            <w:color w:val="000000" w:themeColor="text1"/>
            <w:sz w:val="24"/>
            <w:szCs w:val="24"/>
            <w:rPrChange w:id="894" w:author="Clayton Lamb" w:date="2023-07-19T07:26:00Z">
              <w:rPr>
                <w:rFonts w:ascii="Times New Roman" w:hAnsi="Times New Roman"/>
                <w:color w:val="000000" w:themeColor="text1"/>
                <w:szCs w:val="24"/>
              </w:rPr>
            </w:rPrChange>
          </w:rPr>
          <w:t xml:space="preserve">Figure </w:t>
        </w:r>
        <w:r w:rsidR="00F77017" w:rsidRPr="00366A3B">
          <w:rPr>
            <w:rFonts w:ascii="Times New Roman" w:hAnsi="Times New Roman"/>
            <w:noProof/>
            <w:color w:val="000000" w:themeColor="text1"/>
            <w:sz w:val="24"/>
            <w:szCs w:val="24"/>
            <w:rPrChange w:id="895" w:author="Clayton Lamb" w:date="2023-07-19T07:26:00Z">
              <w:rPr>
                <w:rFonts w:ascii="Times New Roman" w:hAnsi="Times New Roman"/>
                <w:noProof/>
                <w:color w:val="000000" w:themeColor="text1"/>
                <w:szCs w:val="24"/>
              </w:rPr>
            </w:rPrChange>
          </w:rPr>
          <w:t>4</w:t>
        </w:r>
        <w:r w:rsidR="00F77017" w:rsidRPr="00366A3B">
          <w:rPr>
            <w:rFonts w:ascii="Times New Roman" w:hAnsi="Times New Roman"/>
            <w:color w:val="000000" w:themeColor="text1"/>
            <w:sz w:val="24"/>
            <w:szCs w:val="24"/>
          </w:rPr>
          <w:fldChar w:fldCharType="end"/>
        </w:r>
        <w:r w:rsidR="00F77017" w:rsidRPr="00366A3B">
          <w:rPr>
            <w:rFonts w:ascii="Times New Roman" w:hAnsi="Times New Roman"/>
            <w:color w:val="000000" w:themeColor="text1"/>
            <w:sz w:val="24"/>
            <w:szCs w:val="24"/>
          </w:rPr>
          <w:t>B.</w:t>
        </w:r>
      </w:ins>
      <w:del w:id="896" w:author="Clayton Lamb" w:date="2023-07-14T08:28:00Z">
        <w:r w:rsidRPr="00366A3B" w:rsidDel="00F77017">
          <w:rPr>
            <w:rFonts w:ascii="Times New Roman" w:hAnsi="Times New Roman"/>
            <w:color w:val="000000" w:themeColor="text1"/>
            <w:sz w:val="24"/>
            <w:szCs w:val="24"/>
          </w:rPr>
          <w:delText>(</w:delText>
        </w:r>
        <w:r w:rsidRPr="00366A3B" w:rsidDel="00F77017">
          <w:rPr>
            <w:rFonts w:ascii="Times New Roman" w:hAnsi="Times New Roman"/>
            <w:color w:val="000000" w:themeColor="text1"/>
            <w:sz w:val="24"/>
            <w:szCs w:val="24"/>
          </w:rPr>
          <w:fldChar w:fldCharType="begin"/>
        </w:r>
        <w:r w:rsidRPr="00366A3B" w:rsidDel="00F77017">
          <w:rPr>
            <w:rFonts w:ascii="Times New Roman" w:hAnsi="Times New Roman"/>
            <w:color w:val="000000" w:themeColor="text1"/>
            <w:sz w:val="24"/>
            <w:szCs w:val="24"/>
          </w:rPr>
          <w:delInstrText xml:space="preserve"> REF _Ref98429649 \h  \* MERGEFORMAT </w:delInstrText>
        </w:r>
        <w:r w:rsidRPr="00366A3B" w:rsidDel="00F77017">
          <w:rPr>
            <w:rFonts w:ascii="Times New Roman" w:hAnsi="Times New Roman"/>
            <w:color w:val="000000" w:themeColor="text1"/>
            <w:sz w:val="24"/>
            <w:szCs w:val="24"/>
          </w:rPr>
        </w:r>
      </w:del>
      <w:del w:id="897" w:author="Clayton Lamb" w:date="2023-07-13T14:41:00Z">
        <w:r w:rsidRPr="00366A3B" w:rsidDel="00F77017">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898" w:author="Clayton Lamb" w:date="2023-07-14T08:28:00Z">
        <w:r w:rsidRPr="00366A3B" w:rsidDel="00F77017">
          <w:rPr>
            <w:rFonts w:ascii="Times New Roman" w:hAnsi="Times New Roman"/>
            <w:color w:val="000000" w:themeColor="text1"/>
            <w:sz w:val="24"/>
            <w:szCs w:val="24"/>
          </w:rPr>
          <w:fldChar w:fldCharType="end"/>
        </w:r>
        <w:r w:rsidRPr="00366A3B" w:rsidDel="00F77017">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with year as a random intercept suggested that fecal nitrogen was higher in the 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=0.70</w:t>
      </w:r>
      <w:r w:rsidR="008A671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z=6.2), increased through the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=0.015 (se= 0.001), z=13.3), and increased slightly faster through the year for free-ranging animals (day of year*location(pen):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=-0.006 (se= 0.002), z=-4.16). In addition, a negative trend in the random effect</w:t>
      </w:r>
      <w:r w:rsidR="006D5F28" w:rsidRPr="00366A3B">
        <w:rPr>
          <w:rFonts w:ascii="Times New Roman" w:hAnsi="Times New Roman"/>
          <w:color w:val="000000" w:themeColor="text1"/>
          <w:sz w:val="24"/>
          <w:szCs w:val="24"/>
        </w:rPr>
        <w:t xml:space="preserve"> for year</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lastRenderedPageBreak/>
        <w:t xml:space="preserve">was observed, so we included year in a post-hoc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provided similar inferences and provided weak evidence for an annual decrease in fecal nitrogen overall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=-0.06 (se= 0.04), p=0.12), and was most notable for penned animals where fecal nitrogen levels were higher than in free ranging samples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=1.4 (se= 0.21), p&lt;0.001) but was slowly declining through time (year*pen: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=-0.18 (se= 0.05), p&lt;0.001).</w:t>
      </w:r>
    </w:p>
    <w:p w14:paraId="480F5ABF" w14:textId="77777777" w:rsidR="005241F2" w:rsidRPr="00366A3B" w:rsidRDefault="005241F2" w:rsidP="00C12E97">
      <w:pPr>
        <w:spacing w:line="480" w:lineRule="auto"/>
        <w:ind w:firstLine="360"/>
        <w:rPr>
          <w:rFonts w:ascii="Times New Roman" w:hAnsi="Times New Roman"/>
          <w:color w:val="000000" w:themeColor="text1"/>
          <w:sz w:val="24"/>
          <w:szCs w:val="24"/>
        </w:rPr>
      </w:pPr>
    </w:p>
    <w:p w14:paraId="7FB4B3B9" w14:textId="0ECC986D" w:rsidR="0076445E" w:rsidRPr="00366A3B" w:rsidRDefault="000E2F2D" w:rsidP="00C12E97">
      <w:pPr>
        <w:pStyle w:val="Heading2"/>
        <w:spacing w:line="480" w:lineRule="auto"/>
        <w:rPr>
          <w:rFonts w:ascii="Times New Roman" w:hAnsi="Times New Roman"/>
          <w:b w:val="0"/>
          <w:bCs/>
          <w:i/>
          <w:iCs/>
          <w:color w:val="000000" w:themeColor="text1"/>
          <w:spacing w:val="5"/>
          <w:sz w:val="24"/>
          <w:szCs w:val="24"/>
        </w:rPr>
      </w:pPr>
      <w:r w:rsidRPr="00366A3B">
        <w:rPr>
          <w:rFonts w:ascii="Times New Roman" w:hAnsi="Times New Roman"/>
          <w:b w:val="0"/>
          <w:bCs/>
          <w:i/>
          <w:iCs/>
          <w:color w:val="000000" w:themeColor="text1"/>
          <w:sz w:val="24"/>
          <w:szCs w:val="24"/>
        </w:rPr>
        <w:t>Inflammation</w:t>
      </w:r>
    </w:p>
    <w:p w14:paraId="3E7C4CDB" w14:textId="626BE152" w:rsidR="0076445E" w:rsidRPr="00366A3B" w:rsidRDefault="0076445E"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Haptoglobin levels across </w:t>
      </w:r>
      <w:r w:rsidR="009A45BE"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adult female</w:t>
      </w:r>
      <w:r w:rsidR="001147DB" w:rsidRPr="00366A3B">
        <w:rPr>
          <w:rFonts w:ascii="Times New Roman" w:hAnsi="Times New Roman"/>
          <w:color w:val="000000" w:themeColor="text1"/>
          <w:sz w:val="24"/>
          <w:szCs w:val="24"/>
        </w:rPr>
        <w:t xml:space="preserve"> serum samples</w:t>
      </w:r>
      <w:r w:rsidRPr="00366A3B">
        <w:rPr>
          <w:rFonts w:ascii="Times New Roman" w:hAnsi="Times New Roman"/>
          <w:color w:val="000000" w:themeColor="text1"/>
          <w:sz w:val="24"/>
          <w:szCs w:val="24"/>
        </w:rPr>
        <w:t xml:space="preserve"> had a mean of 0.28 g/L</w:t>
      </w:r>
      <w:r w:rsidR="001147D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ranged from 0.15 to 1.36 g/L. These values </w:t>
      </w:r>
      <w:r w:rsidR="002E2FC3" w:rsidRPr="00366A3B">
        <w:rPr>
          <w:rFonts w:ascii="Times New Roman" w:hAnsi="Times New Roman"/>
          <w:color w:val="000000" w:themeColor="text1"/>
          <w:sz w:val="24"/>
          <w:szCs w:val="24"/>
        </w:rPr>
        <w:t>were</w:t>
      </w:r>
      <w:r w:rsidRPr="00366A3B">
        <w:rPr>
          <w:rFonts w:ascii="Times New Roman" w:hAnsi="Times New Roman"/>
          <w:color w:val="000000" w:themeColor="text1"/>
          <w:sz w:val="24"/>
          <w:szCs w:val="24"/>
        </w:rPr>
        <w:t xml:space="preserve"> higher than </w:t>
      </w:r>
      <w:r w:rsidR="002E2FC3" w:rsidRPr="00366A3B">
        <w:rPr>
          <w:rFonts w:ascii="Times New Roman" w:hAnsi="Times New Roman"/>
          <w:color w:val="000000" w:themeColor="text1"/>
          <w:sz w:val="24"/>
          <w:szCs w:val="24"/>
        </w:rPr>
        <w:t xml:space="preserve">those </w:t>
      </w:r>
      <w:r w:rsidRPr="00366A3B">
        <w:rPr>
          <w:rFonts w:ascii="Times New Roman" w:hAnsi="Times New Roman"/>
          <w:color w:val="000000" w:themeColor="text1"/>
          <w:sz w:val="24"/>
          <w:szCs w:val="24"/>
        </w:rPr>
        <w:t xml:space="preserve">reported for </w:t>
      </w:r>
      <w:r w:rsidR="002E2FC3" w:rsidRPr="00366A3B">
        <w:rPr>
          <w:rFonts w:ascii="Times New Roman" w:hAnsi="Times New Roman"/>
          <w:color w:val="000000" w:themeColor="text1"/>
          <w:sz w:val="24"/>
          <w:szCs w:val="24"/>
        </w:rPr>
        <w:t xml:space="preserve">151 </w:t>
      </w:r>
      <w:r w:rsidRPr="00366A3B">
        <w:rPr>
          <w:rFonts w:ascii="Times New Roman" w:hAnsi="Times New Roman"/>
          <w:color w:val="000000" w:themeColor="text1"/>
          <w:sz w:val="24"/>
          <w:szCs w:val="24"/>
        </w:rPr>
        <w:t>boreal caribo</w:t>
      </w:r>
      <w:r w:rsidR="002E2FC3" w:rsidRPr="00366A3B">
        <w:rPr>
          <w:rFonts w:ascii="Times New Roman" w:hAnsi="Times New Roman"/>
          <w:color w:val="000000" w:themeColor="text1"/>
          <w:sz w:val="24"/>
          <w:szCs w:val="24"/>
        </w:rPr>
        <w:t xml:space="preserve">u </w:t>
      </w:r>
      <w:r w:rsidR="002E2FC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{"citationID":"E880mm5I","properties":{"formattedCitation":"(Bondo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2E2FC3" w:rsidRPr="00366A3B">
        <w:rPr>
          <w:rFonts w:ascii="Times New Roman" w:hAnsi="Times New Roman"/>
          <w:color w:val="000000" w:themeColor="text1"/>
          <w:sz w:val="24"/>
          <w:szCs w:val="24"/>
        </w:rPr>
        <w:fldChar w:fldCharType="separate"/>
      </w:r>
      <w:r w:rsidR="002E2FC3" w:rsidRPr="00366A3B">
        <w:rPr>
          <w:rFonts w:ascii="Times New Roman" w:hAnsi="Times New Roman"/>
          <w:noProof/>
          <w:color w:val="000000" w:themeColor="text1"/>
          <w:sz w:val="24"/>
          <w:szCs w:val="24"/>
        </w:rPr>
        <w:t>(0.14-0.1</w:t>
      </w:r>
      <w:r w:rsidR="009A45BE" w:rsidRPr="00366A3B">
        <w:rPr>
          <w:rFonts w:ascii="Times New Roman" w:hAnsi="Times New Roman"/>
          <w:noProof/>
          <w:color w:val="000000" w:themeColor="text1"/>
          <w:sz w:val="24"/>
          <w:szCs w:val="24"/>
        </w:rPr>
        <w:t>9</w:t>
      </w:r>
      <w:r w:rsidR="001147DB" w:rsidRPr="00366A3B">
        <w:rPr>
          <w:rFonts w:ascii="Times New Roman" w:hAnsi="Times New Roman"/>
          <w:noProof/>
          <w:color w:val="000000" w:themeColor="text1"/>
          <w:sz w:val="24"/>
          <w:szCs w:val="24"/>
        </w:rPr>
        <w:t xml:space="preserve"> g/L</w:t>
      </w:r>
      <w:r w:rsidR="002E2FC3" w:rsidRPr="00366A3B">
        <w:rPr>
          <w:rFonts w:ascii="Times New Roman" w:hAnsi="Times New Roman"/>
          <w:noProof/>
          <w:color w:val="000000" w:themeColor="text1"/>
          <w:sz w:val="24"/>
          <w:szCs w:val="24"/>
        </w:rPr>
        <w:t>, Bondo et al. 2019)</w:t>
      </w:r>
      <w:r w:rsidR="002E2FC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2E2FC3" w:rsidRPr="00366A3B">
        <w:rPr>
          <w:rFonts w:ascii="Times New Roman" w:hAnsi="Times New Roman"/>
          <w:color w:val="000000" w:themeColor="text1"/>
          <w:sz w:val="24"/>
          <w:szCs w:val="24"/>
        </w:rPr>
        <w:t>T</w:t>
      </w:r>
      <w:r w:rsidRPr="00366A3B">
        <w:rPr>
          <w:rFonts w:ascii="Times New Roman" w:hAnsi="Times New Roman"/>
          <w:color w:val="000000" w:themeColor="text1"/>
          <w:sz w:val="24"/>
          <w:szCs w:val="24"/>
        </w:rPr>
        <w:t>he maximum value in our data (1.36 g/L) is a</w:t>
      </w:r>
      <w:r w:rsidR="00465AEA" w:rsidRPr="00366A3B">
        <w:rPr>
          <w:rFonts w:ascii="Times New Roman" w:hAnsi="Times New Roman"/>
          <w:color w:val="000000" w:themeColor="text1"/>
          <w:sz w:val="24"/>
          <w:szCs w:val="24"/>
        </w:rPr>
        <w:t xml:space="preserve"> likely an </w:t>
      </w:r>
      <w:r w:rsidRPr="00366A3B">
        <w:rPr>
          <w:rFonts w:ascii="Times New Roman" w:hAnsi="Times New Roman"/>
          <w:color w:val="000000" w:themeColor="text1"/>
          <w:sz w:val="24"/>
          <w:szCs w:val="24"/>
        </w:rPr>
        <w:t>outlier since the next highest value is 0.</w:t>
      </w:r>
      <w:r w:rsidR="009A45BE" w:rsidRPr="00366A3B">
        <w:rPr>
          <w:rFonts w:ascii="Times New Roman" w:hAnsi="Times New Roman"/>
          <w:color w:val="000000" w:themeColor="text1"/>
          <w:sz w:val="24"/>
          <w:szCs w:val="24"/>
        </w:rPr>
        <w:t>65</w:t>
      </w:r>
      <w:r w:rsidRPr="00366A3B">
        <w:rPr>
          <w:rFonts w:ascii="Times New Roman" w:hAnsi="Times New Roman"/>
          <w:color w:val="000000" w:themeColor="text1"/>
          <w:sz w:val="24"/>
          <w:szCs w:val="24"/>
        </w:rPr>
        <w:t xml:space="preserve">. This </w:t>
      </w:r>
      <w:ins w:id="899" w:author="Clayton Lamb" w:date="2023-07-18T12:54:00Z">
        <w:r w:rsidR="00AD7713" w:rsidRPr="00366A3B">
          <w:rPr>
            <w:rFonts w:ascii="Times New Roman" w:hAnsi="Times New Roman"/>
            <w:color w:val="000000" w:themeColor="text1"/>
            <w:sz w:val="24"/>
            <w:szCs w:val="24"/>
          </w:rPr>
          <w:t>adult female</w:t>
        </w:r>
      </w:ins>
      <w:del w:id="900"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was re-collared in the wild in March 2018 – she had a large, hairless, very bruised</w:t>
      </w:r>
      <w:r w:rsidR="00935601"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scabbed-over wound on her back (Appendix </w:t>
      </w:r>
      <w:ins w:id="901" w:author="Clayton Lamb" w:date="2023-08-17T13:00:00Z">
        <w:r w:rsidR="000E38C8">
          <w:rPr>
            <w:rFonts w:ascii="Times New Roman" w:hAnsi="Times New Roman"/>
            <w:color w:val="000000" w:themeColor="text1"/>
            <w:sz w:val="24"/>
            <w:szCs w:val="24"/>
          </w:rPr>
          <w:t>E</w:t>
        </w:r>
      </w:ins>
      <w:del w:id="902" w:author="Clayton Lamb" w:date="2023-08-17T13:00:00Z">
        <w:r w:rsidRPr="00366A3B" w:rsidDel="000E38C8">
          <w:rPr>
            <w:rFonts w:ascii="Times New Roman" w:hAnsi="Times New Roman"/>
            <w:color w:val="000000" w:themeColor="text1"/>
            <w:sz w:val="24"/>
            <w:szCs w:val="24"/>
          </w:rPr>
          <w:delText>D</w:delText>
        </w:r>
      </w:del>
      <w:r w:rsidR="00E3738F" w:rsidRPr="00366A3B">
        <w:rPr>
          <w:rFonts w:ascii="Times New Roman" w:hAnsi="Times New Roman"/>
          <w:color w:val="000000" w:themeColor="text1"/>
          <w:sz w:val="24"/>
          <w:szCs w:val="24"/>
        </w:rPr>
        <w:t>, Figure S2</w:t>
      </w:r>
      <w:r w:rsidRPr="00366A3B">
        <w:rPr>
          <w:rFonts w:ascii="Times New Roman" w:hAnsi="Times New Roman"/>
          <w:color w:val="000000" w:themeColor="text1"/>
          <w:sz w:val="24"/>
          <w:szCs w:val="24"/>
        </w:rPr>
        <w:t xml:space="preserve">), which might explain the high inflammation markers in her blood.  </w:t>
      </w:r>
    </w:p>
    <w:p w14:paraId="34A3AD46" w14:textId="2D2B2C68" w:rsidR="0076445E" w:rsidRPr="00366A3B" w:rsidRDefault="00F71C24"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8A6712"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 xml:space="preserve">aptoglobin </w:t>
      </w:r>
      <w:r w:rsidR="008A6712" w:rsidRPr="00366A3B">
        <w:rPr>
          <w:rFonts w:ascii="Times New Roman" w:hAnsi="Times New Roman"/>
          <w:color w:val="000000" w:themeColor="text1"/>
          <w:sz w:val="24"/>
          <w:szCs w:val="24"/>
        </w:rPr>
        <w:t xml:space="preserve">levels were </w:t>
      </w:r>
      <w:r w:rsidR="008400DA" w:rsidRPr="00366A3B">
        <w:rPr>
          <w:rFonts w:ascii="Times New Roman" w:hAnsi="Times New Roman"/>
          <w:color w:val="000000" w:themeColor="text1"/>
          <w:sz w:val="24"/>
          <w:szCs w:val="24"/>
        </w:rPr>
        <w:t xml:space="preserve">similar between females </w:t>
      </w:r>
      <w:r w:rsidR="00F4077F" w:rsidRPr="00366A3B">
        <w:rPr>
          <w:rFonts w:ascii="Times New Roman" w:hAnsi="Times New Roman"/>
          <w:color w:val="000000" w:themeColor="text1"/>
          <w:sz w:val="24"/>
          <w:szCs w:val="24"/>
        </w:rPr>
        <w:t>regardless of pregnancy status</w:t>
      </w:r>
      <w:r w:rsidR="00040A33"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H=1.71, p=0.18</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 and viability of their calves</w:t>
      </w:r>
      <w:r w:rsidR="005321EB" w:rsidRPr="00366A3B">
        <w:rPr>
          <w:rFonts w:ascii="Times New Roman" w:hAnsi="Times New Roman"/>
          <w:color w:val="000000" w:themeColor="text1"/>
          <w:sz w:val="24"/>
          <w:szCs w:val="24"/>
        </w:rPr>
        <w:t xml:space="preserve"> </w:t>
      </w:r>
      <w:r w:rsidR="00F4077F" w:rsidRPr="00366A3B">
        <w:rPr>
          <w:rFonts w:ascii="Times New Roman" w:hAnsi="Times New Roman"/>
          <w:color w:val="000000" w:themeColor="text1"/>
          <w:sz w:val="24"/>
          <w:szCs w:val="24"/>
        </w:rPr>
        <w:t>(H=1.06, p=0.29)</w:t>
      </w:r>
      <w:r w:rsidR="00465AEA"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903" w:author="Clayton Lamb" w:date="2023-07-13T14:41:00Z">
        <w:r w:rsidR="000754F2" w:rsidRPr="00366A3B">
          <w:rPr>
            <w:rFonts w:ascii="Times New Roman" w:hAnsi="Times New Roman"/>
            <w:color w:val="000000" w:themeColor="text1"/>
            <w:sz w:val="24"/>
            <w:szCs w:val="24"/>
            <w:rPrChange w:id="904"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05" w:author="Clayton Lamb" w:date="2023-07-19T07:26:00Z">
              <w:rPr>
                <w:rFonts w:ascii="Times New Roman" w:hAnsi="Times New Roman"/>
                <w:noProof/>
                <w:color w:val="000000" w:themeColor="text1"/>
                <w:szCs w:val="24"/>
              </w:rPr>
            </w:rPrChange>
          </w:rPr>
          <w:t>5</w:t>
        </w:r>
      </w:ins>
      <w:del w:id="906"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907" w:author="Clayton Lamb" w:date="2023-07-14T08:29:00Z">
        <w:r w:rsidR="00F77017" w:rsidRPr="00366A3B">
          <w:rPr>
            <w:rFonts w:ascii="Times New Roman" w:hAnsi="Times New Roman"/>
            <w:color w:val="000000" w:themeColor="text1"/>
            <w:sz w:val="24"/>
            <w:szCs w:val="24"/>
          </w:rPr>
          <w:t>A</w:t>
        </w:r>
      </w:ins>
      <w:r w:rsidR="00465AEA" w:rsidRPr="00366A3B">
        <w:rPr>
          <w:rFonts w:ascii="Times New Roman" w:hAnsi="Times New Roman"/>
          <w:color w:val="000000" w:themeColor="text1"/>
          <w:sz w:val="24"/>
          <w:szCs w:val="24"/>
        </w:rPr>
        <w:t>)</w:t>
      </w:r>
      <w:r w:rsidR="008400DA"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 xml:space="preserve">Assessing </w:t>
      </w:r>
      <w:r w:rsidR="008A4021" w:rsidRPr="00366A3B">
        <w:rPr>
          <w:rFonts w:ascii="Times New Roman" w:hAnsi="Times New Roman"/>
          <w:color w:val="000000" w:themeColor="text1"/>
          <w:sz w:val="24"/>
          <w:szCs w:val="24"/>
        </w:rPr>
        <w:t xml:space="preserve">haptoglobin </w:t>
      </w:r>
      <w:r w:rsidR="0015077B" w:rsidRPr="00366A3B">
        <w:rPr>
          <w:rFonts w:ascii="Times New Roman" w:hAnsi="Times New Roman"/>
          <w:color w:val="000000" w:themeColor="text1"/>
          <w:sz w:val="24"/>
          <w:szCs w:val="24"/>
        </w:rPr>
        <w:t>changes</w:t>
      </w:r>
      <w:r w:rsidR="008A4021" w:rsidRPr="00366A3B">
        <w:rPr>
          <w:rFonts w:ascii="Times New Roman" w:hAnsi="Times New Roman"/>
          <w:color w:val="000000" w:themeColor="text1"/>
          <w:sz w:val="24"/>
          <w:szCs w:val="24"/>
        </w:rPr>
        <w:t xml:space="preserve"> through time</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 xml:space="preserve">for </w:t>
      </w:r>
      <w:r w:rsidR="0015077B" w:rsidRPr="00366A3B">
        <w:rPr>
          <w:rFonts w:ascii="Times New Roman" w:hAnsi="Times New Roman"/>
          <w:color w:val="000000" w:themeColor="text1"/>
          <w:sz w:val="24"/>
          <w:szCs w:val="24"/>
        </w:rPr>
        <w:t xml:space="preserve">penned and free-ranging animals </w:t>
      </w:r>
      <w:r w:rsidR="008A4021" w:rsidRPr="00366A3B">
        <w:rPr>
          <w:rFonts w:ascii="Times New Roman" w:hAnsi="Times New Roman"/>
          <w:color w:val="000000" w:themeColor="text1"/>
          <w:sz w:val="24"/>
          <w:szCs w:val="24"/>
        </w:rPr>
        <w:t>provided</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weak evidence for</w:t>
      </w:r>
      <w:r w:rsidR="006478E2"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haptoglobin decrea</w:t>
      </w:r>
      <w:r w:rsidR="008A4021" w:rsidRPr="00366A3B">
        <w:rPr>
          <w:rFonts w:ascii="Times New Roman" w:hAnsi="Times New Roman"/>
          <w:color w:val="000000" w:themeColor="text1"/>
          <w:sz w:val="24"/>
          <w:szCs w:val="24"/>
        </w:rPr>
        <w:t>ses</w:t>
      </w:r>
      <w:r w:rsidR="0015077B" w:rsidRPr="00366A3B">
        <w:rPr>
          <w:rFonts w:ascii="Times New Roman" w:hAnsi="Times New Roman"/>
          <w:color w:val="000000" w:themeColor="text1"/>
          <w:sz w:val="24"/>
          <w:szCs w:val="24"/>
        </w:rPr>
        <w:t xml:space="preserve"> through time</w:t>
      </w:r>
      <w:r w:rsidR="008A4021" w:rsidRPr="00366A3B">
        <w:rPr>
          <w:rFonts w:ascii="Times New Roman" w:hAnsi="Times New Roman"/>
          <w:color w:val="000000" w:themeColor="text1"/>
          <w:sz w:val="24"/>
          <w:szCs w:val="24"/>
        </w:rPr>
        <w:t xml:space="preserve"> in penned animals</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and</w:t>
      </w:r>
      <w:r w:rsidR="001A4637"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free ranging</w:t>
      </w:r>
      <w:r w:rsidR="008A4021" w:rsidRPr="00366A3B">
        <w:rPr>
          <w:rFonts w:ascii="Times New Roman" w:hAnsi="Times New Roman"/>
          <w:color w:val="000000" w:themeColor="text1"/>
          <w:sz w:val="24"/>
          <w:szCs w:val="24"/>
        </w:rPr>
        <w:t xml:space="preserve"> animals (year: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07, </w:t>
      </w:r>
      <w:r w:rsidR="008A4021" w:rsidRPr="00366A3B">
        <w:rPr>
          <w:rFonts w:ascii="Times New Roman" w:hAnsi="Times New Roman"/>
          <w:color w:val="000000" w:themeColor="text1"/>
          <w:sz w:val="24"/>
          <w:szCs w:val="24"/>
        </w:rPr>
        <w:t>p=0.0</w:t>
      </w:r>
      <w:r w:rsidR="008400DA" w:rsidRPr="00366A3B">
        <w:rPr>
          <w:rFonts w:ascii="Times New Roman" w:hAnsi="Times New Roman"/>
          <w:color w:val="000000" w:themeColor="text1"/>
          <w:sz w:val="24"/>
          <w:szCs w:val="24"/>
        </w:rPr>
        <w:t>4</w:t>
      </w:r>
      <w:r w:rsidR="008A4021" w:rsidRPr="00366A3B">
        <w:rPr>
          <w:rFonts w:ascii="Times New Roman" w:hAnsi="Times New Roman"/>
          <w:color w:val="000000" w:themeColor="text1"/>
          <w:sz w:val="24"/>
          <w:szCs w:val="24"/>
        </w:rPr>
        <w:t xml:space="preserve">, year*pen: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07, p=</w:t>
      </w:r>
      <w:r w:rsidR="008A4021" w:rsidRPr="00366A3B">
        <w:rPr>
          <w:rFonts w:ascii="Times New Roman" w:hAnsi="Times New Roman"/>
          <w:color w:val="000000" w:themeColor="text1"/>
          <w:sz w:val="24"/>
          <w:szCs w:val="24"/>
        </w:rPr>
        <w:t>0.04)</w:t>
      </w:r>
      <w:r w:rsidR="001A4637" w:rsidRPr="00366A3B">
        <w:rPr>
          <w:rFonts w:ascii="Times New Roman" w:hAnsi="Times New Roman"/>
          <w:color w:val="000000" w:themeColor="text1"/>
          <w:sz w:val="24"/>
          <w:szCs w:val="24"/>
        </w:rPr>
        <w:t xml:space="preserve">, with </w:t>
      </w:r>
      <w:r w:rsidR="005D19C1" w:rsidRPr="00366A3B">
        <w:rPr>
          <w:rFonts w:ascii="Times New Roman" w:hAnsi="Times New Roman"/>
          <w:color w:val="000000" w:themeColor="text1"/>
          <w:sz w:val="24"/>
          <w:szCs w:val="24"/>
        </w:rPr>
        <w:t xml:space="preserve">haptoglobin in </w:t>
      </w:r>
      <w:r w:rsidR="001A4637" w:rsidRPr="00366A3B">
        <w:rPr>
          <w:rFonts w:ascii="Times New Roman" w:hAnsi="Times New Roman"/>
          <w:color w:val="000000" w:themeColor="text1"/>
          <w:sz w:val="24"/>
          <w:szCs w:val="24"/>
        </w:rPr>
        <w:t>penned animals decreasing less per year than free ranging animals</w:t>
      </w:r>
      <w:r w:rsidR="0015077B" w:rsidRPr="00366A3B">
        <w:rPr>
          <w:rFonts w:ascii="Times New Roman" w:hAnsi="Times New Roman"/>
          <w:color w:val="000000" w:themeColor="text1"/>
          <w:sz w:val="24"/>
          <w:szCs w:val="24"/>
        </w:rPr>
        <w:t xml:space="preserve">. However, this result was sensitive to the removal of </w:t>
      </w:r>
      <w:r w:rsidR="00843B75" w:rsidRPr="00366A3B">
        <w:rPr>
          <w:rFonts w:ascii="Times New Roman" w:hAnsi="Times New Roman"/>
          <w:color w:val="000000" w:themeColor="text1"/>
          <w:sz w:val="24"/>
          <w:szCs w:val="24"/>
        </w:rPr>
        <w:t xml:space="preserve">the </w:t>
      </w:r>
      <w:r w:rsidR="0015077B" w:rsidRPr="00366A3B">
        <w:rPr>
          <w:rFonts w:ascii="Times New Roman" w:hAnsi="Times New Roman"/>
          <w:color w:val="000000" w:themeColor="text1"/>
          <w:sz w:val="24"/>
          <w:szCs w:val="24"/>
        </w:rPr>
        <w:t>one free-ranging outlier, and</w:t>
      </w:r>
      <w:r w:rsidR="00D35607" w:rsidRPr="00366A3B">
        <w:rPr>
          <w:rFonts w:ascii="Times New Roman" w:hAnsi="Times New Roman"/>
          <w:color w:val="000000" w:themeColor="text1"/>
          <w:sz w:val="24"/>
          <w:szCs w:val="24"/>
        </w:rPr>
        <w:t xml:space="preserve"> when removed </w:t>
      </w:r>
      <w:r w:rsidR="001A4637" w:rsidRPr="00366A3B">
        <w:rPr>
          <w:rFonts w:ascii="Times New Roman" w:hAnsi="Times New Roman"/>
          <w:color w:val="000000" w:themeColor="text1"/>
          <w:sz w:val="24"/>
          <w:szCs w:val="24"/>
        </w:rPr>
        <w:t xml:space="preserve">the interaction </w:t>
      </w:r>
      <w:r w:rsidR="00D35607" w:rsidRPr="00366A3B">
        <w:rPr>
          <w:rFonts w:ascii="Times New Roman" w:hAnsi="Times New Roman"/>
          <w:color w:val="000000" w:themeColor="text1"/>
          <w:sz w:val="24"/>
          <w:szCs w:val="24"/>
        </w:rPr>
        <w:t xml:space="preserve">effect </w:t>
      </w:r>
      <w:r w:rsidR="006D5B8B" w:rsidRPr="00366A3B">
        <w:rPr>
          <w:rFonts w:ascii="Times New Roman" w:hAnsi="Times New Roman"/>
          <w:color w:val="000000" w:themeColor="text1"/>
          <w:sz w:val="24"/>
          <w:szCs w:val="24"/>
        </w:rPr>
        <w:t xml:space="preserve">flipped and suggested that free ranging </w:t>
      </w:r>
      <w:r w:rsidR="005D19C1" w:rsidRPr="00366A3B">
        <w:rPr>
          <w:rFonts w:ascii="Times New Roman" w:hAnsi="Times New Roman"/>
          <w:color w:val="000000" w:themeColor="text1"/>
          <w:sz w:val="24"/>
          <w:szCs w:val="24"/>
        </w:rPr>
        <w:t>haptoglobin</w:t>
      </w:r>
      <w:r w:rsidR="006D5B8B" w:rsidRPr="00366A3B">
        <w:rPr>
          <w:rFonts w:ascii="Times New Roman" w:hAnsi="Times New Roman"/>
          <w:color w:val="000000" w:themeColor="text1"/>
          <w:sz w:val="24"/>
          <w:szCs w:val="24"/>
        </w:rPr>
        <w:t xml:space="preserve"> was increasing through time </w:t>
      </w:r>
      <w:r w:rsidR="006D5B8B" w:rsidRPr="00366A3B">
        <w:rPr>
          <w:rFonts w:ascii="Times New Roman" w:hAnsi="Times New Roman"/>
          <w:color w:val="000000" w:themeColor="text1"/>
          <w:sz w:val="24"/>
          <w:szCs w:val="24"/>
        </w:rPr>
        <w:lastRenderedPageBreak/>
        <w:t xml:space="preserve">while the effects in the pen remained </w:t>
      </w:r>
      <w:proofErr w:type="gramStart"/>
      <w:r w:rsidR="006D5B8B" w:rsidRPr="00366A3B">
        <w:rPr>
          <w:rFonts w:ascii="Times New Roman" w:hAnsi="Times New Roman"/>
          <w:color w:val="000000" w:themeColor="text1"/>
          <w:sz w:val="24"/>
          <w:szCs w:val="24"/>
        </w:rPr>
        <w:t xml:space="preserve">similar </w:t>
      </w:r>
      <w:r w:rsidR="005D19C1" w:rsidRPr="00366A3B">
        <w:rPr>
          <w:rFonts w:ascii="Times New Roman" w:hAnsi="Times New Roman"/>
          <w:color w:val="000000" w:themeColor="text1"/>
          <w:sz w:val="24"/>
          <w:szCs w:val="24"/>
        </w:rPr>
        <w:t>to</w:t>
      </w:r>
      <w:proofErr w:type="gramEnd"/>
      <w:r w:rsidR="005D19C1" w:rsidRPr="00366A3B">
        <w:rPr>
          <w:rFonts w:ascii="Times New Roman" w:hAnsi="Times New Roman"/>
          <w:color w:val="000000" w:themeColor="text1"/>
          <w:sz w:val="24"/>
          <w:szCs w:val="24"/>
        </w:rPr>
        <w:t xml:space="preserve"> </w:t>
      </w:r>
      <w:r w:rsidR="006D5B8B" w:rsidRPr="00366A3B">
        <w:rPr>
          <w:rFonts w:ascii="Times New Roman" w:hAnsi="Times New Roman"/>
          <w:color w:val="000000" w:themeColor="text1"/>
          <w:sz w:val="24"/>
          <w:szCs w:val="24"/>
        </w:rPr>
        <w:t xml:space="preserve">the previous model (year: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p=0.1</w:t>
      </w:r>
      <w:r w:rsidR="008400DA" w:rsidRPr="00366A3B">
        <w:rPr>
          <w:rFonts w:ascii="Times New Roman" w:hAnsi="Times New Roman"/>
          <w:color w:val="000000" w:themeColor="text1"/>
          <w:sz w:val="24"/>
          <w:szCs w:val="24"/>
        </w:rPr>
        <w:t>4</w:t>
      </w:r>
      <w:r w:rsidR="006D5B8B" w:rsidRPr="00366A3B">
        <w:rPr>
          <w:rFonts w:ascii="Times New Roman" w:hAnsi="Times New Roman"/>
          <w:color w:val="000000" w:themeColor="text1"/>
          <w:sz w:val="24"/>
          <w:szCs w:val="24"/>
        </w:rPr>
        <w:t xml:space="preserve">, year*pen: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w:t>
      </w:r>
      <w:r w:rsidR="008400DA" w:rsidRPr="00366A3B">
        <w:rPr>
          <w:rFonts w:ascii="Times New Roman" w:hAnsi="Times New Roman"/>
          <w:color w:val="000000" w:themeColor="text1"/>
          <w:sz w:val="24"/>
          <w:szCs w:val="24"/>
        </w:rPr>
        <w:t>15</w:t>
      </w:r>
      <w:r w:rsidR="006D5B8B" w:rsidRPr="00366A3B">
        <w:rPr>
          <w:rFonts w:ascii="Times New Roman" w:hAnsi="Times New Roman"/>
          <w:color w:val="000000" w:themeColor="text1"/>
          <w:sz w:val="24"/>
          <w:szCs w:val="24"/>
        </w:rPr>
        <w:t xml:space="preserve">). Removing the outlier only left </w:t>
      </w:r>
      <w:r w:rsidR="004F2016" w:rsidRPr="00366A3B">
        <w:rPr>
          <w:rFonts w:ascii="Times New Roman" w:hAnsi="Times New Roman"/>
          <w:color w:val="000000" w:themeColor="text1"/>
          <w:sz w:val="24"/>
          <w:szCs w:val="24"/>
        </w:rPr>
        <w:t>11</w:t>
      </w:r>
      <w:r w:rsidR="006D5B8B" w:rsidRPr="00366A3B">
        <w:rPr>
          <w:rFonts w:ascii="Times New Roman" w:hAnsi="Times New Roman"/>
          <w:color w:val="000000" w:themeColor="text1"/>
          <w:sz w:val="24"/>
          <w:szCs w:val="24"/>
        </w:rPr>
        <w:t xml:space="preserve"> samples for free-ranging animals, likely contributing to the statistical instability of </w:t>
      </w:r>
      <w:r w:rsidR="005D19C1" w:rsidRPr="00366A3B">
        <w:rPr>
          <w:rFonts w:ascii="Times New Roman" w:hAnsi="Times New Roman"/>
          <w:color w:val="000000" w:themeColor="text1"/>
          <w:sz w:val="24"/>
          <w:szCs w:val="24"/>
        </w:rPr>
        <w:t>free-ranging results</w:t>
      </w:r>
      <w:r w:rsidR="00D35607"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908" w:author="Clayton Lamb" w:date="2023-07-13T14:41:00Z">
        <w:r w:rsidR="000754F2" w:rsidRPr="00366A3B">
          <w:rPr>
            <w:rFonts w:ascii="Times New Roman" w:hAnsi="Times New Roman"/>
            <w:color w:val="000000" w:themeColor="text1"/>
            <w:sz w:val="24"/>
            <w:szCs w:val="24"/>
            <w:rPrChange w:id="909"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10" w:author="Clayton Lamb" w:date="2023-07-19T07:26:00Z">
              <w:rPr>
                <w:rFonts w:ascii="Times New Roman" w:hAnsi="Times New Roman"/>
                <w:noProof/>
                <w:color w:val="000000" w:themeColor="text1"/>
                <w:szCs w:val="24"/>
              </w:rPr>
            </w:rPrChange>
          </w:rPr>
          <w:t>5</w:t>
        </w:r>
      </w:ins>
      <w:del w:id="911"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912" w:author="Clayton Lamb" w:date="2023-07-14T08:30:00Z">
        <w:r w:rsidR="00F77017" w:rsidRPr="00366A3B">
          <w:rPr>
            <w:rFonts w:ascii="Times New Roman" w:hAnsi="Times New Roman"/>
            <w:color w:val="000000" w:themeColor="text1"/>
            <w:sz w:val="24"/>
            <w:szCs w:val="24"/>
          </w:rPr>
          <w:t>B</w:t>
        </w:r>
      </w:ins>
      <w:r w:rsidR="00465AEA" w:rsidRPr="00366A3B">
        <w:rPr>
          <w:rFonts w:ascii="Times New Roman" w:hAnsi="Times New Roman"/>
          <w:color w:val="000000" w:themeColor="text1"/>
          <w:sz w:val="24"/>
          <w:szCs w:val="24"/>
        </w:rPr>
        <w:t xml:space="preserve">). </w:t>
      </w:r>
      <w:r w:rsidR="00A1052D" w:rsidRPr="00366A3B">
        <w:rPr>
          <w:rFonts w:ascii="Times New Roman" w:hAnsi="Times New Roman"/>
          <w:color w:val="000000" w:themeColor="text1"/>
          <w:sz w:val="24"/>
          <w:szCs w:val="24"/>
        </w:rPr>
        <w:t>A</w:t>
      </w:r>
      <w:r w:rsidR="0015077B" w:rsidRPr="00366A3B">
        <w:rPr>
          <w:rFonts w:ascii="Times New Roman" w:hAnsi="Times New Roman"/>
          <w:color w:val="000000" w:themeColor="text1"/>
          <w:sz w:val="24"/>
          <w:szCs w:val="24"/>
        </w:rPr>
        <w:t>ssessing</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haptoglobin</w:t>
      </w:r>
      <w:r w:rsidR="00E413E7" w:rsidRPr="00366A3B">
        <w:rPr>
          <w:rFonts w:ascii="Times New Roman" w:hAnsi="Times New Roman"/>
          <w:color w:val="000000" w:themeColor="text1"/>
          <w:sz w:val="24"/>
          <w:szCs w:val="24"/>
        </w:rPr>
        <w:t xml:space="preserve"> levels for only</w:t>
      </w:r>
      <w:r w:rsidR="00A1052D" w:rsidRPr="00366A3B">
        <w:rPr>
          <w:rFonts w:ascii="Times New Roman" w:hAnsi="Times New Roman"/>
          <w:color w:val="000000" w:themeColor="text1"/>
          <w:sz w:val="24"/>
          <w:szCs w:val="24"/>
        </w:rPr>
        <w:t xml:space="preserve"> penned animals with a model that included year and stays in pen provided </w:t>
      </w:r>
      <w:r w:rsidR="004F2016" w:rsidRPr="00366A3B">
        <w:rPr>
          <w:rFonts w:ascii="Times New Roman" w:hAnsi="Times New Roman"/>
          <w:color w:val="000000" w:themeColor="text1"/>
          <w:sz w:val="24"/>
          <w:szCs w:val="24"/>
        </w:rPr>
        <w:t xml:space="preserve">no </w:t>
      </w:r>
      <w:r w:rsidR="00E413E7" w:rsidRPr="00366A3B">
        <w:rPr>
          <w:rFonts w:ascii="Times New Roman" w:hAnsi="Times New Roman"/>
          <w:color w:val="000000" w:themeColor="text1"/>
          <w:sz w:val="24"/>
          <w:szCs w:val="24"/>
        </w:rPr>
        <w:t>evidence of</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 xml:space="preserve">decreases through time </w:t>
      </w:r>
      <w:r w:rsidR="00A1052D" w:rsidRPr="00366A3B">
        <w:rPr>
          <w:rFonts w:ascii="Times New Roman" w:hAnsi="Times New Roman"/>
          <w:color w:val="000000" w:themeColor="text1"/>
          <w:sz w:val="24"/>
          <w:szCs w:val="24"/>
        </w:rPr>
        <w:t>(</w:t>
      </w:r>
      <w:r w:rsidR="00E413E7" w:rsidRPr="00366A3B">
        <w:rPr>
          <w:rFonts w:ascii="Times New Roman" w:hAnsi="Times New Roman"/>
          <w:color w:val="000000" w:themeColor="text1"/>
          <w:sz w:val="24"/>
          <w:szCs w:val="24"/>
        </w:rPr>
        <w:sym w:font="Symbol" w:char="F062"/>
      </w:r>
      <w:r w:rsidR="00E413E7" w:rsidRPr="00366A3B">
        <w:rPr>
          <w:rFonts w:ascii="Times New Roman" w:hAnsi="Times New Roman"/>
          <w:color w:val="000000" w:themeColor="text1"/>
          <w:sz w:val="24"/>
          <w:szCs w:val="24"/>
        </w:rPr>
        <w:t>=-0.</w:t>
      </w:r>
      <w:r w:rsidR="004F2016" w:rsidRPr="00366A3B">
        <w:rPr>
          <w:rFonts w:ascii="Times New Roman" w:hAnsi="Times New Roman"/>
          <w:color w:val="000000" w:themeColor="text1"/>
          <w:sz w:val="24"/>
          <w:szCs w:val="24"/>
        </w:rPr>
        <w:t xml:space="preserve">005, </w:t>
      </w:r>
      <w:r w:rsidR="00E413E7" w:rsidRPr="00366A3B">
        <w:rPr>
          <w:rFonts w:ascii="Times New Roman" w:hAnsi="Times New Roman"/>
          <w:color w:val="000000" w:themeColor="text1"/>
          <w:sz w:val="24"/>
          <w:szCs w:val="24"/>
        </w:rPr>
        <w:t>p=</w:t>
      </w:r>
      <w:r w:rsidR="004F2016" w:rsidRPr="00366A3B">
        <w:rPr>
          <w:rFonts w:ascii="Times New Roman" w:hAnsi="Times New Roman"/>
          <w:color w:val="000000" w:themeColor="text1"/>
          <w:sz w:val="24"/>
          <w:szCs w:val="24"/>
        </w:rPr>
        <w:t>0</w:t>
      </w:r>
      <w:r w:rsidR="00E413E7"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t>40</w:t>
      </w:r>
      <w:r w:rsidR="00A1052D" w:rsidRPr="00366A3B">
        <w:rPr>
          <w:rFonts w:ascii="Times New Roman" w:hAnsi="Times New Roman"/>
          <w:color w:val="000000" w:themeColor="text1"/>
          <w:sz w:val="24"/>
          <w:szCs w:val="24"/>
        </w:rPr>
        <w:t>), and</w:t>
      </w:r>
      <w:r w:rsidR="00E413E7"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some</w:t>
      </w:r>
      <w:r w:rsidR="00E413E7" w:rsidRPr="00366A3B">
        <w:rPr>
          <w:rFonts w:ascii="Times New Roman" w:hAnsi="Times New Roman"/>
          <w:color w:val="000000" w:themeColor="text1"/>
          <w:sz w:val="24"/>
          <w:szCs w:val="24"/>
        </w:rPr>
        <w:t xml:space="preserve"> evidence for additional </w:t>
      </w:r>
      <w:r w:rsidR="00A1052D" w:rsidRPr="00366A3B">
        <w:rPr>
          <w:rFonts w:ascii="Times New Roman" w:hAnsi="Times New Roman"/>
          <w:color w:val="000000" w:themeColor="text1"/>
          <w:sz w:val="24"/>
          <w:szCs w:val="24"/>
        </w:rPr>
        <w:t>decreas</w:t>
      </w:r>
      <w:r w:rsidR="00E413E7" w:rsidRPr="00366A3B">
        <w:rPr>
          <w:rFonts w:ascii="Times New Roman" w:hAnsi="Times New Roman"/>
          <w:color w:val="000000" w:themeColor="text1"/>
          <w:sz w:val="24"/>
          <w:szCs w:val="24"/>
        </w:rPr>
        <w:t>es in</w:t>
      </w:r>
      <w:r w:rsidR="00A1052D" w:rsidRPr="00366A3B">
        <w:rPr>
          <w:rFonts w:ascii="Times New Roman" w:hAnsi="Times New Roman"/>
          <w:color w:val="000000" w:themeColor="text1"/>
          <w:sz w:val="24"/>
          <w:szCs w:val="24"/>
        </w:rPr>
        <w:t xml:space="preserve"> haptoglobin with increasing stays in pen</w:t>
      </w:r>
      <w:r w:rsidR="00E413E7" w:rsidRPr="00366A3B">
        <w:rPr>
          <w:rFonts w:ascii="Times New Roman" w:hAnsi="Times New Roman"/>
          <w:color w:val="000000" w:themeColor="text1"/>
          <w:sz w:val="24"/>
          <w:szCs w:val="24"/>
        </w:rPr>
        <w:t xml:space="preserve"> </w:t>
      </w:r>
      <w:r w:rsidR="004F2016"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sym w:font="Symbol" w:char="F062"/>
      </w:r>
      <w:r w:rsidR="004F2016" w:rsidRPr="00366A3B">
        <w:rPr>
          <w:rFonts w:ascii="Times New Roman" w:hAnsi="Times New Roman"/>
          <w:color w:val="000000" w:themeColor="text1"/>
          <w:sz w:val="24"/>
          <w:szCs w:val="24"/>
        </w:rPr>
        <w:t>=-0.016 p=0.05).</w:t>
      </w:r>
    </w:p>
    <w:p w14:paraId="32C2725A" w14:textId="71F475B4" w:rsidR="00B931BA" w:rsidRPr="00366A3B" w:rsidRDefault="00B931BA"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560784E3" w14:textId="6B69AE64" w:rsidR="0076445E" w:rsidRPr="00366A3B" w:rsidRDefault="005B299F"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Stress</w:t>
      </w:r>
    </w:p>
    <w:p w14:paraId="7981CE41" w14:textId="0E46EC7F" w:rsidR="0076445E" w:rsidRPr="00366A3B" w:rsidRDefault="0076445E" w:rsidP="00C12E97">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hair cortisol concentration in our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D7730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samples </w:t>
      </w:r>
      <w:r w:rsidR="00D7730E" w:rsidRPr="00366A3B">
        <w:rPr>
          <w:rFonts w:ascii="Times New Roman" w:hAnsi="Times New Roman"/>
          <w:color w:val="000000" w:themeColor="text1"/>
          <w:sz w:val="24"/>
          <w:szCs w:val="24"/>
        </w:rPr>
        <w:t xml:space="preserve">consisted mostly of </w:t>
      </w:r>
      <w:r w:rsidR="006B79D7" w:rsidRPr="00366A3B">
        <w:rPr>
          <w:rFonts w:ascii="Times New Roman" w:hAnsi="Times New Roman"/>
          <w:color w:val="000000" w:themeColor="text1"/>
          <w:sz w:val="24"/>
          <w:szCs w:val="24"/>
        </w:rPr>
        <w:t xml:space="preserve">observations from </w:t>
      </w:r>
      <w:r w:rsidR="00D7730E" w:rsidRPr="00366A3B">
        <w:rPr>
          <w:rFonts w:ascii="Times New Roman" w:hAnsi="Times New Roman"/>
          <w:color w:val="000000" w:themeColor="text1"/>
          <w:sz w:val="24"/>
          <w:szCs w:val="24"/>
        </w:rPr>
        <w:t>penned females (n</w:t>
      </w:r>
      <w:r w:rsidRPr="00366A3B">
        <w:rPr>
          <w:rFonts w:ascii="Times New Roman" w:hAnsi="Times New Roman"/>
          <w:color w:val="000000" w:themeColor="text1"/>
          <w:sz w:val="24"/>
          <w:szCs w:val="24"/>
        </w:rPr>
        <w:t xml:space="preserve"> </w:t>
      </w:r>
      <w:r w:rsidR="00D7730E" w:rsidRPr="00366A3B">
        <w:rPr>
          <w:rFonts w:ascii="Times New Roman" w:hAnsi="Times New Roman"/>
          <w:color w:val="000000" w:themeColor="text1"/>
          <w:sz w:val="24"/>
          <w:szCs w:val="24"/>
        </w:rPr>
        <w:t>=</w:t>
      </w:r>
      <w:r w:rsidR="006B79D7" w:rsidRPr="00366A3B">
        <w:rPr>
          <w:rFonts w:ascii="Times New Roman" w:hAnsi="Times New Roman"/>
          <w:color w:val="000000" w:themeColor="text1"/>
          <w:sz w:val="24"/>
          <w:szCs w:val="24"/>
        </w:rPr>
        <w:t>7</w:t>
      </w:r>
      <w:r w:rsidR="005E47A7" w:rsidRPr="00366A3B">
        <w:rPr>
          <w:rFonts w:ascii="Times New Roman" w:hAnsi="Times New Roman"/>
          <w:color w:val="000000" w:themeColor="text1"/>
          <w:sz w:val="24"/>
          <w:szCs w:val="24"/>
        </w:rPr>
        <w:t>5</w:t>
      </w:r>
      <w:r w:rsidR="007A286D" w:rsidRPr="00366A3B">
        <w:rPr>
          <w:rFonts w:ascii="Times New Roman" w:hAnsi="Times New Roman"/>
          <w:color w:val="000000" w:themeColor="text1"/>
          <w:sz w:val="24"/>
          <w:szCs w:val="24"/>
        </w:rPr>
        <w:t>, mean=</w:t>
      </w:r>
      <w:r w:rsidR="005E47A7" w:rsidRPr="00366A3B">
        <w:rPr>
          <w:rFonts w:ascii="Times New Roman" w:hAnsi="Times New Roman"/>
          <w:color w:val="000000" w:themeColor="text1"/>
          <w:sz w:val="24"/>
          <w:szCs w:val="24"/>
        </w:rPr>
        <w:t>4.76</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D7730E" w:rsidRPr="00366A3B">
        <w:rPr>
          <w:rFonts w:ascii="Times New Roman" w:hAnsi="Times New Roman"/>
          <w:color w:val="000000" w:themeColor="text1"/>
          <w:sz w:val="24"/>
          <w:szCs w:val="24"/>
        </w:rPr>
        <w:t xml:space="preserve">) but also included </w:t>
      </w:r>
      <w:r w:rsidR="006B79D7" w:rsidRPr="00366A3B">
        <w:rPr>
          <w:rFonts w:ascii="Times New Roman" w:hAnsi="Times New Roman"/>
          <w:color w:val="000000" w:themeColor="text1"/>
          <w:sz w:val="24"/>
          <w:szCs w:val="24"/>
        </w:rPr>
        <w:t>twelve observations from</w:t>
      </w:r>
      <w:r w:rsidR="00D7730E" w:rsidRPr="00366A3B">
        <w:rPr>
          <w:rFonts w:ascii="Times New Roman" w:hAnsi="Times New Roman"/>
          <w:color w:val="000000" w:themeColor="text1"/>
          <w:sz w:val="24"/>
          <w:szCs w:val="24"/>
        </w:rPr>
        <w:t xml:space="preserve"> free</w:t>
      </w:r>
      <w:r w:rsidR="007A286D"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rang</w:t>
      </w:r>
      <w:r w:rsidR="007A286D" w:rsidRPr="00366A3B">
        <w:rPr>
          <w:rFonts w:ascii="Times New Roman" w:hAnsi="Times New Roman"/>
          <w:color w:val="000000" w:themeColor="text1"/>
          <w:sz w:val="24"/>
          <w:szCs w:val="24"/>
        </w:rPr>
        <w:t>ing</w:t>
      </w:r>
      <w:r w:rsidR="00D7730E" w:rsidRPr="00366A3B">
        <w:rPr>
          <w:rFonts w:ascii="Times New Roman" w:hAnsi="Times New Roman"/>
          <w:color w:val="000000" w:themeColor="text1"/>
          <w:sz w:val="24"/>
          <w:szCs w:val="24"/>
        </w:rPr>
        <w:t xml:space="preserve"> animals</w:t>
      </w:r>
      <w:r w:rsidR="007A286D" w:rsidRPr="00366A3B">
        <w:rPr>
          <w:rFonts w:ascii="Times New Roman" w:hAnsi="Times New Roman"/>
          <w:color w:val="000000" w:themeColor="text1"/>
          <w:sz w:val="24"/>
          <w:szCs w:val="24"/>
        </w:rPr>
        <w:t xml:space="preserve"> (mean=</w:t>
      </w:r>
      <w:r w:rsidR="006B79D7" w:rsidRPr="00366A3B">
        <w:rPr>
          <w:rFonts w:ascii="Times New Roman" w:hAnsi="Times New Roman"/>
          <w:color w:val="000000" w:themeColor="text1"/>
          <w:sz w:val="24"/>
          <w:szCs w:val="24"/>
        </w:rPr>
        <w:t>5.58</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0A2C2A"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w:t>
      </w:r>
      <w:r w:rsidR="007A286D"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We excluded </w:t>
      </w:r>
      <w:r w:rsidR="00194ADB" w:rsidRPr="00366A3B">
        <w:rPr>
          <w:rFonts w:ascii="Times New Roman" w:hAnsi="Times New Roman"/>
          <w:color w:val="000000" w:themeColor="text1"/>
          <w:sz w:val="24"/>
          <w:szCs w:val="24"/>
        </w:rPr>
        <w:t>one</w:t>
      </w:r>
      <w:r w:rsidR="00BB090A" w:rsidRPr="00366A3B">
        <w:rPr>
          <w:rFonts w:ascii="Times New Roman" w:hAnsi="Times New Roman"/>
          <w:color w:val="000000" w:themeColor="text1"/>
          <w:sz w:val="24"/>
          <w:szCs w:val="24"/>
        </w:rPr>
        <w:t xml:space="preserve"> potential outlier value</w:t>
      </w:r>
      <w:r w:rsidR="003B4B74" w:rsidRPr="00366A3B">
        <w:rPr>
          <w:rFonts w:ascii="Times New Roman" w:hAnsi="Times New Roman"/>
          <w:color w:val="000000" w:themeColor="text1"/>
          <w:sz w:val="24"/>
          <w:szCs w:val="24"/>
        </w:rPr>
        <w:t xml:space="preserve"> of </w:t>
      </w:r>
      <w:r w:rsidR="006B79D7" w:rsidRPr="00366A3B">
        <w:rPr>
          <w:rFonts w:ascii="Times New Roman" w:hAnsi="Times New Roman"/>
          <w:color w:val="000000" w:themeColor="text1"/>
          <w:sz w:val="24"/>
          <w:szCs w:val="24"/>
        </w:rPr>
        <w:t>213.4</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194ADB"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from </w:t>
      </w:r>
      <w:r w:rsidR="00194ADB" w:rsidRPr="00366A3B">
        <w:rPr>
          <w:rFonts w:ascii="Times New Roman" w:hAnsi="Times New Roman"/>
          <w:color w:val="000000" w:themeColor="text1"/>
          <w:sz w:val="24"/>
          <w:szCs w:val="24"/>
        </w:rPr>
        <w:t>a</w:t>
      </w:r>
      <w:r w:rsidR="00BB090A" w:rsidRPr="00366A3B">
        <w:rPr>
          <w:rFonts w:ascii="Times New Roman" w:hAnsi="Times New Roman"/>
          <w:color w:val="000000" w:themeColor="text1"/>
          <w:sz w:val="24"/>
          <w:szCs w:val="24"/>
        </w:rPr>
        <w:t xml:space="preserve"> </w:t>
      </w:r>
      <w:r w:rsidR="006B79D7" w:rsidRPr="00366A3B">
        <w:rPr>
          <w:rFonts w:ascii="Times New Roman" w:hAnsi="Times New Roman"/>
          <w:color w:val="000000" w:themeColor="text1"/>
          <w:sz w:val="24"/>
          <w:szCs w:val="24"/>
        </w:rPr>
        <w:t>free-ranging</w:t>
      </w:r>
      <w:r w:rsidR="00194ADB" w:rsidRPr="00366A3B">
        <w:rPr>
          <w:rFonts w:ascii="Times New Roman" w:hAnsi="Times New Roman"/>
          <w:color w:val="000000" w:themeColor="text1"/>
          <w:sz w:val="24"/>
          <w:szCs w:val="24"/>
        </w:rPr>
        <w:t xml:space="preserve"> female</w:t>
      </w:r>
      <w:r w:rsidR="003B4B74" w:rsidRPr="00366A3B">
        <w:rPr>
          <w:rFonts w:ascii="Times New Roman" w:hAnsi="Times New Roman"/>
          <w:color w:val="000000" w:themeColor="text1"/>
          <w:sz w:val="24"/>
          <w:szCs w:val="24"/>
        </w:rPr>
        <w:t xml:space="preserve"> in 2019 because this value was &gt;6 times larger than the next largest value (33.4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and the same individual had a hair cortisol level of 11.7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w:t>
      </w:r>
      <w:r w:rsidR="005E47A7" w:rsidRPr="00366A3B">
        <w:rPr>
          <w:rFonts w:ascii="Times New Roman" w:hAnsi="Times New Roman"/>
          <w:color w:val="000000" w:themeColor="text1"/>
          <w:sz w:val="24"/>
          <w:szCs w:val="24"/>
        </w:rPr>
        <w:t xml:space="preserve">when it </w:t>
      </w:r>
      <w:r w:rsidR="00AC316A" w:rsidRPr="00366A3B">
        <w:rPr>
          <w:rFonts w:ascii="Times New Roman" w:hAnsi="Times New Roman"/>
          <w:color w:val="000000" w:themeColor="text1"/>
          <w:sz w:val="24"/>
          <w:szCs w:val="24"/>
        </w:rPr>
        <w:t xml:space="preserve">was </w:t>
      </w:r>
      <w:r w:rsidR="005E47A7" w:rsidRPr="00366A3B">
        <w:rPr>
          <w:rFonts w:ascii="Times New Roman" w:hAnsi="Times New Roman"/>
          <w:color w:val="000000" w:themeColor="text1"/>
          <w:sz w:val="24"/>
          <w:szCs w:val="24"/>
        </w:rPr>
        <w:t>captured the following year</w:t>
      </w:r>
      <w:r w:rsidR="00BB090A" w:rsidRPr="00366A3B">
        <w:rPr>
          <w:rFonts w:ascii="Times New Roman" w:hAnsi="Times New Roman"/>
          <w:color w:val="000000" w:themeColor="text1"/>
          <w:sz w:val="24"/>
          <w:szCs w:val="24"/>
        </w:rPr>
        <w:t xml:space="preserve">. </w:t>
      </w:r>
    </w:p>
    <w:p w14:paraId="6D020556" w14:textId="4296A24C" w:rsidR="009A6E37" w:rsidRPr="00366A3B" w:rsidDel="000754F2" w:rsidRDefault="002107C1" w:rsidP="009A6E37">
      <w:pPr>
        <w:pStyle w:val="BodyText"/>
        <w:keepNext/>
        <w:spacing w:line="480" w:lineRule="auto"/>
        <w:ind w:firstLine="360"/>
        <w:jc w:val="left"/>
        <w:rPr>
          <w:del w:id="913" w:author="Clayton Lamb" w:date="2023-07-13T14:46:00Z"/>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D2660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 xml:space="preserve">hair cortisol </w:t>
      </w:r>
      <w:r w:rsidR="009F4BA5" w:rsidRPr="00366A3B">
        <w:rPr>
          <w:rFonts w:ascii="Times New Roman" w:hAnsi="Times New Roman"/>
          <w:color w:val="000000" w:themeColor="text1"/>
          <w:sz w:val="24"/>
          <w:szCs w:val="24"/>
        </w:rPr>
        <w:t xml:space="preserve">concentrations </w:t>
      </w:r>
      <w:r w:rsidRPr="00366A3B">
        <w:rPr>
          <w:rFonts w:ascii="Times New Roman" w:hAnsi="Times New Roman"/>
          <w:color w:val="000000" w:themeColor="text1"/>
          <w:sz w:val="24"/>
          <w:szCs w:val="24"/>
        </w:rPr>
        <w:t>w</w:t>
      </w:r>
      <w:r w:rsidR="009F4BA5" w:rsidRPr="00366A3B">
        <w:rPr>
          <w:rFonts w:ascii="Times New Roman" w:hAnsi="Times New Roman"/>
          <w:color w:val="000000" w:themeColor="text1"/>
          <w:sz w:val="24"/>
          <w:szCs w:val="24"/>
        </w:rPr>
        <w:t>ere</w:t>
      </w:r>
      <w:r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t>significantly higher than</w:t>
      </w:r>
      <w:r w:rsidRPr="00366A3B">
        <w:rPr>
          <w:rFonts w:ascii="Times New Roman" w:hAnsi="Times New Roman"/>
          <w:color w:val="000000" w:themeColor="text1"/>
          <w:sz w:val="24"/>
          <w:szCs w:val="24"/>
        </w:rPr>
        <w:t xml:space="preserve"> </w:t>
      </w:r>
      <w:r w:rsidR="0031003E" w:rsidRPr="00366A3B">
        <w:rPr>
          <w:rFonts w:ascii="Times New Roman" w:hAnsi="Times New Roman"/>
          <w:color w:val="000000" w:themeColor="text1"/>
          <w:sz w:val="24"/>
          <w:szCs w:val="24"/>
        </w:rPr>
        <w:t xml:space="preserve">those measured in </w:t>
      </w:r>
      <w:proofErr w:type="spellStart"/>
      <w:r w:rsidR="003D08DE" w:rsidRPr="00366A3B">
        <w:rPr>
          <w:rFonts w:ascii="Times New Roman" w:hAnsi="Times New Roman"/>
          <w:color w:val="000000" w:themeColor="text1"/>
          <w:sz w:val="24"/>
          <w:szCs w:val="24"/>
        </w:rPr>
        <w:t>Omineca</w:t>
      </w:r>
      <w:proofErr w:type="spellEnd"/>
      <w:r w:rsidR="003F11D8" w:rsidRPr="00366A3B">
        <w:rPr>
          <w:rFonts w:ascii="Times New Roman" w:hAnsi="Times New Roman"/>
          <w:color w:val="000000" w:themeColor="text1"/>
          <w:sz w:val="24"/>
          <w:szCs w:val="24"/>
        </w:rPr>
        <w:t xml:space="preserve"> </w:t>
      </w:r>
      <w:r w:rsidR="00A71FA5" w:rsidRPr="00366A3B">
        <w:rPr>
          <w:rFonts w:ascii="Times New Roman" w:hAnsi="Times New Roman"/>
          <w:color w:val="000000" w:themeColor="text1"/>
          <w:sz w:val="24"/>
          <w:szCs w:val="24"/>
        </w:rPr>
        <w:t xml:space="preserve">(Z=6.12, p&lt;0.001) </w:t>
      </w:r>
      <w:r w:rsidR="001E7F89" w:rsidRPr="00366A3B">
        <w:rPr>
          <w:rFonts w:ascii="Times New Roman" w:hAnsi="Times New Roman"/>
          <w:color w:val="000000" w:themeColor="text1"/>
          <w:sz w:val="24"/>
          <w:szCs w:val="24"/>
        </w:rPr>
        <w:t xml:space="preserve">and boreal </w:t>
      </w:r>
      <w:r w:rsidR="00A71FA5" w:rsidRPr="00366A3B">
        <w:rPr>
          <w:rFonts w:ascii="Times New Roman" w:hAnsi="Times New Roman"/>
          <w:color w:val="000000" w:themeColor="text1"/>
          <w:sz w:val="24"/>
          <w:szCs w:val="24"/>
        </w:rPr>
        <w:t xml:space="preserve">(Z=11.7, p&lt;0.001) </w:t>
      </w:r>
      <w:r w:rsidR="001E7F89" w:rsidRPr="00366A3B">
        <w:rPr>
          <w:rFonts w:ascii="Times New Roman" w:hAnsi="Times New Roman"/>
          <w:color w:val="000000" w:themeColor="text1"/>
          <w:sz w:val="24"/>
          <w:szCs w:val="24"/>
        </w:rPr>
        <w:t>subpopulations</w:t>
      </w:r>
      <w:r w:rsidR="00FB470C"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fldChar w:fldCharType="begin"/>
      </w:r>
      <w:r w:rsidR="00FB470C" w:rsidRPr="00366A3B">
        <w:rPr>
          <w:rFonts w:ascii="Times New Roman" w:hAnsi="Times New Roman"/>
          <w:color w:val="000000" w:themeColor="text1"/>
          <w:sz w:val="24"/>
          <w:szCs w:val="24"/>
        </w:rPr>
        <w:instrText xml:space="preserve"> REF _Ref98429141 \h  \* MERGEFORMAT </w:instrText>
      </w:r>
      <w:r w:rsidR="00FB470C" w:rsidRPr="00366A3B">
        <w:rPr>
          <w:rFonts w:ascii="Times New Roman" w:hAnsi="Times New Roman"/>
          <w:color w:val="000000" w:themeColor="text1"/>
          <w:sz w:val="24"/>
          <w:szCs w:val="24"/>
        </w:rPr>
      </w:r>
      <w:r w:rsidR="00FB470C" w:rsidRPr="00366A3B">
        <w:rPr>
          <w:rFonts w:ascii="Times New Roman" w:hAnsi="Times New Roman"/>
          <w:color w:val="000000" w:themeColor="text1"/>
          <w:sz w:val="24"/>
          <w:szCs w:val="24"/>
        </w:rPr>
        <w:fldChar w:fldCharType="separate"/>
      </w:r>
      <w:ins w:id="914" w:author="Clayton Lamb" w:date="2023-07-13T14:41:00Z">
        <w:r w:rsidR="000754F2" w:rsidRPr="00366A3B">
          <w:rPr>
            <w:rFonts w:ascii="Times New Roman" w:hAnsi="Times New Roman"/>
            <w:color w:val="000000" w:themeColor="text1"/>
            <w:sz w:val="24"/>
            <w:szCs w:val="24"/>
            <w:rPrChange w:id="915"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16" w:author="Clayton Lamb" w:date="2023-07-19T07:26:00Z">
              <w:rPr>
                <w:rFonts w:ascii="Times New Roman" w:hAnsi="Times New Roman"/>
                <w:noProof/>
                <w:color w:val="000000" w:themeColor="text1"/>
                <w:szCs w:val="24"/>
              </w:rPr>
            </w:rPrChange>
          </w:rPr>
          <w:t>6</w:t>
        </w:r>
      </w:ins>
      <w:del w:id="917" w:author="Clayton Lamb" w:date="2023-07-13T14:41:00Z">
        <w:r w:rsidR="00FB470C" w:rsidRPr="00366A3B" w:rsidDel="000754F2">
          <w:rPr>
            <w:rFonts w:ascii="Times New Roman" w:hAnsi="Times New Roman"/>
            <w:color w:val="000000" w:themeColor="text1"/>
            <w:sz w:val="24"/>
            <w:szCs w:val="24"/>
          </w:rPr>
          <w:delText xml:space="preserve">Figure </w:delText>
        </w:r>
        <w:r w:rsidR="00FB470C" w:rsidRPr="00366A3B" w:rsidDel="000754F2">
          <w:rPr>
            <w:rFonts w:ascii="Times New Roman" w:hAnsi="Times New Roman"/>
            <w:noProof/>
            <w:color w:val="000000" w:themeColor="text1"/>
            <w:sz w:val="24"/>
            <w:szCs w:val="24"/>
          </w:rPr>
          <w:delText>5</w:delText>
        </w:r>
      </w:del>
      <w:r w:rsidR="00FB470C" w:rsidRPr="00366A3B">
        <w:rPr>
          <w:rFonts w:ascii="Times New Roman" w:hAnsi="Times New Roman"/>
          <w:color w:val="000000" w:themeColor="text1"/>
          <w:sz w:val="24"/>
          <w:szCs w:val="24"/>
        </w:rPr>
        <w:fldChar w:fldCharType="end"/>
      </w:r>
      <w:ins w:id="918" w:author="Clayton Lamb" w:date="2023-07-14T08:30:00Z">
        <w:r w:rsidR="00F77017" w:rsidRPr="00366A3B">
          <w:rPr>
            <w:rFonts w:ascii="Times New Roman" w:hAnsi="Times New Roman"/>
            <w:color w:val="000000" w:themeColor="text1"/>
            <w:sz w:val="24"/>
            <w:szCs w:val="24"/>
          </w:rPr>
          <w:t>A</w:t>
        </w:r>
      </w:ins>
      <w:r w:rsidR="00FB470C" w:rsidRPr="00366A3B">
        <w:rPr>
          <w:rFonts w:ascii="Times New Roman" w:hAnsi="Times New Roman"/>
          <w:color w:val="000000" w:themeColor="text1"/>
          <w:sz w:val="24"/>
          <w:szCs w:val="24"/>
        </w:rPr>
        <w:t>)</w:t>
      </w:r>
      <w:r w:rsidR="001E7F89" w:rsidRPr="00366A3B">
        <w:rPr>
          <w:rFonts w:ascii="Times New Roman" w:hAnsi="Times New Roman"/>
          <w:color w:val="000000" w:themeColor="text1"/>
          <w:sz w:val="24"/>
          <w:szCs w:val="24"/>
        </w:rPr>
        <w:t xml:space="preserve">. </w:t>
      </w:r>
      <w:r w:rsidR="006D1F6D" w:rsidRPr="00366A3B">
        <w:rPr>
          <w:rFonts w:ascii="Times New Roman" w:hAnsi="Times New Roman"/>
          <w:color w:val="000000" w:themeColor="text1"/>
          <w:sz w:val="24"/>
          <w:szCs w:val="24"/>
        </w:rPr>
        <w:t>We did not find evidence for cortisol relationships with caribou body mass</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-0.05, p=0.23)</w:t>
      </w:r>
      <w:r w:rsidR="006D1F6D" w:rsidRPr="00366A3B">
        <w:rPr>
          <w:rFonts w:ascii="Times New Roman" w:hAnsi="Times New Roman"/>
          <w:color w:val="000000" w:themeColor="text1"/>
          <w:sz w:val="24"/>
          <w:szCs w:val="24"/>
        </w:rPr>
        <w:t xml:space="preserve">, </w:t>
      </w:r>
      <w:r w:rsidR="00843B75" w:rsidRPr="00366A3B">
        <w:rPr>
          <w:rFonts w:ascii="Times New Roman" w:hAnsi="Times New Roman"/>
          <w:color w:val="000000" w:themeColor="text1"/>
          <w:sz w:val="24"/>
          <w:szCs w:val="24"/>
        </w:rPr>
        <w:t xml:space="preserve">body </w:t>
      </w:r>
      <w:r w:rsidR="006D1F6D" w:rsidRPr="00366A3B">
        <w:rPr>
          <w:rFonts w:ascii="Times New Roman" w:hAnsi="Times New Roman"/>
          <w:color w:val="000000" w:themeColor="text1"/>
          <w:sz w:val="24"/>
          <w:szCs w:val="24"/>
        </w:rPr>
        <w:t>condition</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-1.4, p=0.42),</w:t>
      </w:r>
      <w:r w:rsidR="006D1F6D" w:rsidRPr="00366A3B">
        <w:rPr>
          <w:rFonts w:ascii="Times New Roman" w:hAnsi="Times New Roman"/>
          <w:color w:val="000000" w:themeColor="text1"/>
          <w:sz w:val="24"/>
          <w:szCs w:val="24"/>
        </w:rPr>
        <w:t xml:space="preserve"> or body fat</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-0.44, p=0.51)</w:t>
      </w:r>
      <w:r w:rsidR="006D1F6D"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FA3348" w:rsidRPr="00366A3B">
        <w:rPr>
          <w:rFonts w:ascii="Times New Roman" w:hAnsi="Times New Roman"/>
          <w:color w:val="000000" w:themeColor="text1"/>
          <w:sz w:val="24"/>
          <w:szCs w:val="24"/>
        </w:rPr>
        <w:t>W</w:t>
      </w:r>
      <w:r w:rsidR="0076445E" w:rsidRPr="00366A3B">
        <w:rPr>
          <w:rFonts w:ascii="Times New Roman" w:hAnsi="Times New Roman"/>
          <w:color w:val="000000" w:themeColor="text1"/>
          <w:sz w:val="24"/>
          <w:szCs w:val="24"/>
        </w:rPr>
        <w:t xml:space="preserve">e compared levels of hair cortisol between </w:t>
      </w:r>
      <w:r w:rsidR="009A6E37" w:rsidRPr="00366A3B">
        <w:rPr>
          <w:rFonts w:ascii="Times New Roman" w:hAnsi="Times New Roman"/>
          <w:color w:val="000000" w:themeColor="text1"/>
          <w:sz w:val="24"/>
          <w:szCs w:val="24"/>
        </w:rPr>
        <w:t xml:space="preserve">pregnant and non-pregnant </w:t>
      </w:r>
      <w:r w:rsidR="007A0979" w:rsidRPr="00366A3B">
        <w:rPr>
          <w:rFonts w:ascii="Times New Roman" w:hAnsi="Times New Roman"/>
          <w:color w:val="000000" w:themeColor="text1"/>
          <w:sz w:val="24"/>
          <w:szCs w:val="24"/>
        </w:rPr>
        <w:t xml:space="preserve">adult females in the </w:t>
      </w:r>
      <w:r w:rsidR="009A6E37" w:rsidRPr="00366A3B">
        <w:rPr>
          <w:rFonts w:ascii="Times New Roman" w:hAnsi="Times New Roman"/>
          <w:color w:val="000000" w:themeColor="text1"/>
          <w:sz w:val="24"/>
          <w:szCs w:val="24"/>
        </w:rPr>
        <w:t xml:space="preserve">pen </w:t>
      </w:r>
      <w:r w:rsidR="00ED6B51" w:rsidRPr="00366A3B">
        <w:rPr>
          <w:rFonts w:ascii="Times New Roman" w:hAnsi="Times New Roman"/>
          <w:color w:val="000000" w:themeColor="text1"/>
          <w:sz w:val="24"/>
          <w:szCs w:val="24"/>
        </w:rPr>
        <w:t>but found no effect</w:t>
      </w:r>
      <w:r w:rsidR="00E27749" w:rsidRPr="00366A3B">
        <w:rPr>
          <w:rFonts w:ascii="Times New Roman" w:hAnsi="Times New Roman"/>
          <w:color w:val="000000" w:themeColor="text1"/>
          <w:sz w:val="24"/>
          <w:szCs w:val="24"/>
        </w:rPr>
        <w:t xml:space="preserve"> (</w:t>
      </w:r>
      <w:r w:rsidR="00E27749" w:rsidRPr="00366A3B">
        <w:rPr>
          <w:rFonts w:ascii="Times New Roman" w:hAnsi="Times New Roman"/>
          <w:color w:val="000000"/>
          <w:sz w:val="24"/>
          <w:szCs w:val="24"/>
          <w:shd w:val="clear" w:color="auto" w:fill="FFFFFF"/>
        </w:rPr>
        <w:t>H=</w:t>
      </w:r>
      <w:r w:rsidR="00E27749" w:rsidRPr="00366A3B">
        <w:rPr>
          <w:rFonts w:ascii="Times New Roman" w:hAnsi="Times New Roman"/>
          <w:color w:val="000000" w:themeColor="text1"/>
          <w:sz w:val="24"/>
          <w:szCs w:val="24"/>
        </w:rPr>
        <w:t>0</w:t>
      </w:r>
      <w:r w:rsidR="005321EB" w:rsidRPr="00366A3B">
        <w:rPr>
          <w:rFonts w:ascii="Times New Roman" w:hAnsi="Times New Roman"/>
          <w:color w:val="000000" w:themeColor="text1"/>
          <w:sz w:val="24"/>
          <w:szCs w:val="24"/>
        </w:rPr>
        <w:t>.004</w:t>
      </w:r>
      <w:r w:rsidR="00E27749" w:rsidRPr="00366A3B">
        <w:rPr>
          <w:rFonts w:ascii="Times New Roman" w:hAnsi="Times New Roman"/>
          <w:color w:val="000000" w:themeColor="text1"/>
          <w:sz w:val="24"/>
          <w:szCs w:val="24"/>
        </w:rPr>
        <w:t>, p=0.</w:t>
      </w:r>
      <w:r w:rsidR="005321EB" w:rsidRPr="00366A3B">
        <w:rPr>
          <w:rFonts w:ascii="Times New Roman" w:hAnsi="Times New Roman"/>
          <w:color w:val="000000" w:themeColor="text1"/>
          <w:sz w:val="24"/>
          <w:szCs w:val="24"/>
        </w:rPr>
        <w:t>95</w:t>
      </w:r>
      <w:r w:rsidR="00E27749" w:rsidRPr="00366A3B">
        <w:rPr>
          <w:rFonts w:ascii="Times New Roman" w:hAnsi="Times New Roman"/>
          <w:color w:val="000000" w:themeColor="text1"/>
          <w:sz w:val="24"/>
          <w:szCs w:val="24"/>
        </w:rPr>
        <w:t>)</w:t>
      </w:r>
      <w:r w:rsidR="00747402" w:rsidRPr="00366A3B">
        <w:rPr>
          <w:rFonts w:ascii="Times New Roman" w:hAnsi="Times New Roman"/>
          <w:color w:val="000000" w:themeColor="text1"/>
          <w:sz w:val="24"/>
          <w:szCs w:val="24"/>
        </w:rPr>
        <w:t xml:space="preserve"> </w:t>
      </w:r>
      <w:r w:rsidR="007A0979" w:rsidRPr="00366A3B">
        <w:rPr>
          <w:rFonts w:ascii="Times New Roman" w:hAnsi="Times New Roman"/>
          <w:color w:val="000000" w:themeColor="text1"/>
          <w:sz w:val="24"/>
          <w:szCs w:val="24"/>
        </w:rPr>
        <w:t>(</w:t>
      </w:r>
      <w:r w:rsidR="007A0979" w:rsidRPr="00366A3B">
        <w:rPr>
          <w:rFonts w:ascii="Times New Roman" w:hAnsi="Times New Roman"/>
          <w:color w:val="000000" w:themeColor="text1"/>
          <w:sz w:val="24"/>
          <w:szCs w:val="24"/>
        </w:rPr>
        <w:fldChar w:fldCharType="begin"/>
      </w:r>
      <w:r w:rsidR="007A0979" w:rsidRPr="00366A3B">
        <w:rPr>
          <w:rFonts w:ascii="Times New Roman" w:hAnsi="Times New Roman"/>
          <w:color w:val="000000" w:themeColor="text1"/>
          <w:sz w:val="24"/>
          <w:szCs w:val="24"/>
        </w:rPr>
        <w:instrText xml:space="preserve"> REF _Ref98429141 \h </w:instrText>
      </w:r>
      <w:r w:rsidR="00840069" w:rsidRPr="00366A3B">
        <w:rPr>
          <w:rFonts w:ascii="Times New Roman" w:hAnsi="Times New Roman"/>
          <w:color w:val="000000" w:themeColor="text1"/>
          <w:sz w:val="24"/>
          <w:szCs w:val="24"/>
        </w:rPr>
        <w:instrText xml:space="preserve"> \* MERGEFORMAT </w:instrText>
      </w:r>
      <w:r w:rsidR="007A0979" w:rsidRPr="00366A3B">
        <w:rPr>
          <w:rFonts w:ascii="Times New Roman" w:hAnsi="Times New Roman"/>
          <w:color w:val="000000" w:themeColor="text1"/>
          <w:sz w:val="24"/>
          <w:szCs w:val="24"/>
        </w:rPr>
      </w:r>
      <w:r w:rsidR="007A0979" w:rsidRPr="00366A3B">
        <w:rPr>
          <w:rFonts w:ascii="Times New Roman" w:hAnsi="Times New Roman"/>
          <w:color w:val="000000" w:themeColor="text1"/>
          <w:sz w:val="24"/>
          <w:szCs w:val="24"/>
        </w:rPr>
        <w:fldChar w:fldCharType="separate"/>
      </w:r>
      <w:ins w:id="919" w:author="Clayton Lamb" w:date="2023-07-13T14:41:00Z">
        <w:r w:rsidR="000754F2" w:rsidRPr="00366A3B">
          <w:rPr>
            <w:rFonts w:ascii="Times New Roman" w:hAnsi="Times New Roman"/>
            <w:color w:val="000000" w:themeColor="text1"/>
            <w:sz w:val="24"/>
            <w:szCs w:val="24"/>
            <w:rPrChange w:id="920"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21" w:author="Clayton Lamb" w:date="2023-07-19T07:26:00Z">
              <w:rPr>
                <w:rFonts w:ascii="Times New Roman" w:hAnsi="Times New Roman"/>
                <w:noProof/>
                <w:color w:val="000000" w:themeColor="text1"/>
                <w:szCs w:val="24"/>
              </w:rPr>
            </w:rPrChange>
          </w:rPr>
          <w:t>6</w:t>
        </w:r>
      </w:ins>
      <w:del w:id="922" w:author="Clayton Lamb" w:date="2023-07-13T14:41:00Z">
        <w:r w:rsidR="007A0979" w:rsidRPr="00366A3B" w:rsidDel="000754F2">
          <w:rPr>
            <w:rFonts w:ascii="Times New Roman" w:hAnsi="Times New Roman"/>
            <w:color w:val="000000" w:themeColor="text1"/>
            <w:sz w:val="24"/>
            <w:szCs w:val="24"/>
          </w:rPr>
          <w:delText xml:space="preserve">Figure </w:delText>
        </w:r>
        <w:r w:rsidR="007A0979" w:rsidRPr="00366A3B" w:rsidDel="000754F2">
          <w:rPr>
            <w:rFonts w:ascii="Times New Roman" w:hAnsi="Times New Roman"/>
            <w:noProof/>
            <w:color w:val="000000" w:themeColor="text1"/>
            <w:sz w:val="24"/>
            <w:szCs w:val="24"/>
          </w:rPr>
          <w:delText>5</w:delText>
        </w:r>
      </w:del>
      <w:r w:rsidR="007A0979" w:rsidRPr="00366A3B">
        <w:rPr>
          <w:rFonts w:ascii="Times New Roman" w:hAnsi="Times New Roman"/>
          <w:color w:val="000000" w:themeColor="text1"/>
          <w:sz w:val="24"/>
          <w:szCs w:val="24"/>
        </w:rPr>
        <w:fldChar w:fldCharType="end"/>
      </w:r>
      <w:ins w:id="923" w:author="Clayton Lamb" w:date="2023-07-14T08:30:00Z">
        <w:r w:rsidR="00F77017" w:rsidRPr="00366A3B">
          <w:rPr>
            <w:rFonts w:ascii="Times New Roman" w:hAnsi="Times New Roman"/>
            <w:color w:val="000000" w:themeColor="text1"/>
            <w:sz w:val="24"/>
            <w:szCs w:val="24"/>
          </w:rPr>
          <w:t>D</w:t>
        </w:r>
      </w:ins>
      <w:r w:rsidR="007A0979" w:rsidRPr="00366A3B">
        <w:rPr>
          <w:rFonts w:ascii="Times New Roman" w:hAnsi="Times New Roman"/>
          <w:color w:val="000000" w:themeColor="text1"/>
          <w:sz w:val="24"/>
          <w:szCs w:val="24"/>
        </w:rPr>
        <w:t>)</w:t>
      </w:r>
      <w:r w:rsidR="00D60B59" w:rsidRPr="00366A3B">
        <w:rPr>
          <w:rFonts w:ascii="Times New Roman" w:hAnsi="Times New Roman"/>
          <w:color w:val="000000" w:themeColor="text1"/>
          <w:sz w:val="24"/>
          <w:szCs w:val="24"/>
        </w:rPr>
        <w:t xml:space="preserve">. </w:t>
      </w:r>
      <w:r w:rsidR="009A6E37" w:rsidRPr="00366A3B">
        <w:rPr>
          <w:rFonts w:ascii="Times New Roman" w:hAnsi="Times New Roman"/>
          <w:color w:val="000000" w:themeColor="text1"/>
          <w:sz w:val="24"/>
          <w:szCs w:val="24"/>
        </w:rPr>
        <w:t xml:space="preserve">We detected a weak effect difference in hair cortisol between adult females that produced a live calf versus those </w:t>
      </w:r>
      <w:r w:rsidR="009A6E37" w:rsidRPr="00366A3B">
        <w:rPr>
          <w:rFonts w:ascii="Times New Roman" w:hAnsi="Times New Roman"/>
          <w:color w:val="000000" w:themeColor="text1"/>
          <w:sz w:val="24"/>
          <w:szCs w:val="24"/>
        </w:rPr>
        <w:lastRenderedPageBreak/>
        <w:t>that aborted or had a stillborn calf (</w:t>
      </w:r>
      <w:r w:rsidR="005321EB" w:rsidRPr="00366A3B">
        <w:rPr>
          <w:rFonts w:ascii="Times New Roman" w:hAnsi="Times New Roman"/>
          <w:color w:val="000000"/>
          <w:sz w:val="24"/>
          <w:szCs w:val="24"/>
          <w:shd w:val="clear" w:color="auto" w:fill="FFFFFF"/>
        </w:rPr>
        <w:t>Z</w:t>
      </w:r>
      <w:r w:rsidR="009A6E37" w:rsidRPr="00366A3B">
        <w:rPr>
          <w:rFonts w:ascii="Times New Roman" w:hAnsi="Times New Roman"/>
          <w:color w:val="000000"/>
          <w:sz w:val="24"/>
          <w:szCs w:val="24"/>
          <w:shd w:val="clear" w:color="auto" w:fill="FFFFFF"/>
        </w:rPr>
        <w:t>=</w:t>
      </w:r>
      <w:r w:rsidR="005321EB" w:rsidRPr="00366A3B">
        <w:rPr>
          <w:rFonts w:ascii="Times New Roman" w:hAnsi="Times New Roman"/>
          <w:color w:val="000000" w:themeColor="text1"/>
          <w:sz w:val="24"/>
          <w:szCs w:val="24"/>
        </w:rPr>
        <w:t>1.84</w:t>
      </w:r>
      <w:r w:rsidR="009A6E37" w:rsidRPr="00366A3B">
        <w:rPr>
          <w:rFonts w:ascii="Times New Roman" w:hAnsi="Times New Roman"/>
          <w:color w:val="000000" w:themeColor="text1"/>
          <w:sz w:val="24"/>
          <w:szCs w:val="24"/>
        </w:rPr>
        <w:t>, p=0.0</w:t>
      </w:r>
      <w:r w:rsidR="005321EB" w:rsidRPr="00366A3B">
        <w:rPr>
          <w:rFonts w:ascii="Times New Roman" w:hAnsi="Times New Roman"/>
          <w:color w:val="000000" w:themeColor="text1"/>
          <w:sz w:val="24"/>
          <w:szCs w:val="24"/>
        </w:rPr>
        <w:t>6</w:t>
      </w:r>
      <w:r w:rsidR="009A6E37" w:rsidRPr="00366A3B">
        <w:rPr>
          <w:rFonts w:ascii="Times New Roman" w:hAnsi="Times New Roman"/>
          <w:color w:val="000000" w:themeColor="text1"/>
          <w:sz w:val="24"/>
          <w:szCs w:val="24"/>
        </w:rPr>
        <w:t>).</w:t>
      </w:r>
      <w:ins w:id="924" w:author="Clayton Lamb" w:date="2023-07-13T14:46:00Z">
        <w:r w:rsidR="000754F2" w:rsidRPr="00366A3B">
          <w:rPr>
            <w:rFonts w:ascii="Times New Roman" w:hAnsi="Times New Roman"/>
            <w:color w:val="000000" w:themeColor="text1"/>
            <w:sz w:val="24"/>
            <w:szCs w:val="24"/>
          </w:rPr>
          <w:t xml:space="preserve"> </w:t>
        </w:r>
      </w:ins>
    </w:p>
    <w:p w14:paraId="7976CBD5" w14:textId="45CC4FCF" w:rsidR="0076445E" w:rsidRPr="00366A3B" w:rsidRDefault="00940C1B" w:rsidP="000754F2">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 moderate increase in</w:t>
      </w:r>
      <w:r w:rsidR="001D04C0" w:rsidRPr="00366A3B">
        <w:rPr>
          <w:rFonts w:ascii="Times New Roman" w:hAnsi="Times New Roman"/>
          <w:color w:val="000000" w:themeColor="text1"/>
          <w:sz w:val="24"/>
          <w:szCs w:val="24"/>
        </w:rPr>
        <w:t xml:space="preserve"> average</w:t>
      </w:r>
      <w:r w:rsidRPr="00366A3B">
        <w:rPr>
          <w:rFonts w:ascii="Times New Roman" w:hAnsi="Times New Roman"/>
          <w:color w:val="000000" w:themeColor="text1"/>
          <w:sz w:val="24"/>
          <w:szCs w:val="24"/>
        </w:rPr>
        <w:t xml:space="preserve"> hair cortisol </w:t>
      </w:r>
      <w:r w:rsidR="001D04C0" w:rsidRPr="00366A3B">
        <w:rPr>
          <w:rFonts w:ascii="Times New Roman" w:hAnsi="Times New Roman"/>
          <w:color w:val="000000" w:themeColor="text1"/>
          <w:sz w:val="24"/>
          <w:szCs w:val="24"/>
        </w:rPr>
        <w:t xml:space="preserve">across all animals </w:t>
      </w:r>
      <w:r w:rsidRPr="00366A3B">
        <w:rPr>
          <w:rFonts w:ascii="Times New Roman" w:hAnsi="Times New Roman"/>
          <w:color w:val="000000" w:themeColor="text1"/>
          <w:sz w:val="24"/>
          <w:szCs w:val="24"/>
        </w:rPr>
        <w:t>was detected through time</w:t>
      </w:r>
      <w:r w:rsidR="002362C0" w:rsidRPr="00366A3B">
        <w:rPr>
          <w:rFonts w:ascii="Times New Roman" w:hAnsi="Times New Roman"/>
          <w:color w:val="000000" w:themeColor="text1"/>
          <w:sz w:val="24"/>
          <w:szCs w:val="24"/>
        </w:rPr>
        <w:t xml:space="preserve">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shd w:val="clear" w:color="auto" w:fill="FFFFFF"/>
        </w:rPr>
        <w:softHyphen/>
      </w:r>
      <w:r w:rsidR="00B01964" w:rsidRPr="00366A3B">
        <w:rPr>
          <w:rFonts w:ascii="Times New Roman" w:hAnsi="Times New Roman"/>
          <w:color w:val="000000"/>
          <w:sz w:val="24"/>
          <w:szCs w:val="24"/>
          <w:shd w:val="clear" w:color="auto" w:fill="FFFFFF"/>
          <w:vertAlign w:val="subscript"/>
        </w:rPr>
        <w:t>year</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w:t>
      </w:r>
      <w:r w:rsidR="00B01964" w:rsidRPr="00366A3B">
        <w:rPr>
          <w:rFonts w:ascii="Times New Roman" w:hAnsi="Times New Roman"/>
          <w:color w:val="000000" w:themeColor="text1"/>
          <w:sz w:val="24"/>
          <w:szCs w:val="24"/>
        </w:rPr>
        <w:t>66</w:t>
      </w:r>
      <w:r w:rsidR="002362C0" w:rsidRPr="00366A3B">
        <w:rPr>
          <w:rFonts w:ascii="Times New Roman" w:hAnsi="Times New Roman"/>
          <w:color w:val="000000" w:themeColor="text1"/>
          <w:sz w:val="24"/>
          <w:szCs w:val="24"/>
        </w:rPr>
        <w:t>, p</w:t>
      </w:r>
      <w:r w:rsidR="00B01964" w:rsidRPr="00366A3B">
        <w:rPr>
          <w:rFonts w:ascii="Times New Roman" w:hAnsi="Times New Roman"/>
          <w:color w:val="000000" w:themeColor="text1"/>
          <w:sz w:val="24"/>
          <w:szCs w:val="24"/>
        </w:rPr>
        <w:t>&lt;0.01</w:t>
      </w:r>
      <w:r w:rsidR="002362C0" w:rsidRPr="00366A3B">
        <w:rPr>
          <w:rFonts w:ascii="Times New Roman" w:hAnsi="Times New Roman"/>
          <w:color w:val="000000" w:themeColor="text1"/>
          <w:sz w:val="24"/>
          <w:szCs w:val="24"/>
        </w:rPr>
        <w:t>,</w:t>
      </w:r>
      <w:r w:rsidR="00590730" w:rsidRPr="00366A3B">
        <w:rPr>
          <w:rFonts w:ascii="Times New Roman" w:hAnsi="Times New Roman"/>
          <w:color w:val="000000" w:themeColor="text1"/>
          <w:sz w:val="24"/>
          <w:szCs w:val="24"/>
        </w:rPr>
        <w:t xml:space="preserve"> </w:t>
      </w:r>
      <w:r w:rsidR="00590730" w:rsidRPr="00366A3B">
        <w:rPr>
          <w:rFonts w:ascii="Times New Roman" w:hAnsi="Times New Roman"/>
          <w:color w:val="000000" w:themeColor="text1"/>
          <w:sz w:val="24"/>
          <w:szCs w:val="24"/>
        </w:rPr>
        <w:fldChar w:fldCharType="begin"/>
      </w:r>
      <w:r w:rsidR="00590730" w:rsidRPr="00366A3B">
        <w:rPr>
          <w:rFonts w:ascii="Times New Roman" w:hAnsi="Times New Roman"/>
          <w:color w:val="000000" w:themeColor="text1"/>
          <w:sz w:val="24"/>
          <w:szCs w:val="24"/>
        </w:rPr>
        <w:instrText xml:space="preserve"> REF _Ref128069517 \h </w:instrText>
      </w:r>
      <w:r w:rsidR="006457CE" w:rsidRPr="00366A3B">
        <w:rPr>
          <w:rFonts w:ascii="Times New Roman" w:hAnsi="Times New Roman"/>
          <w:color w:val="000000" w:themeColor="text1"/>
          <w:sz w:val="24"/>
          <w:szCs w:val="24"/>
        </w:rPr>
        <w:instrText xml:space="preserve"> \* MERGEFORMAT </w:instrText>
      </w:r>
      <w:r w:rsidR="00590730" w:rsidRPr="00366A3B">
        <w:rPr>
          <w:rFonts w:ascii="Times New Roman" w:hAnsi="Times New Roman"/>
          <w:color w:val="000000" w:themeColor="text1"/>
          <w:sz w:val="24"/>
          <w:szCs w:val="24"/>
        </w:rPr>
      </w:r>
      <w:r w:rsidR="00590730" w:rsidRPr="00366A3B">
        <w:rPr>
          <w:rFonts w:ascii="Times New Roman" w:hAnsi="Times New Roman"/>
          <w:color w:val="000000" w:themeColor="text1"/>
          <w:sz w:val="24"/>
          <w:szCs w:val="24"/>
        </w:rPr>
        <w:fldChar w:fldCharType="separate"/>
      </w:r>
      <w:ins w:id="925" w:author="Clayton Lamb" w:date="2023-07-13T14:41:00Z">
        <w:r w:rsidR="000754F2" w:rsidRPr="00366A3B">
          <w:rPr>
            <w:rFonts w:ascii="Times New Roman" w:hAnsi="Times New Roman"/>
            <w:sz w:val="24"/>
            <w:szCs w:val="24"/>
            <w:rPrChange w:id="926" w:author="Clayton Lamb" w:date="2023-07-19T07:26:00Z">
              <w:rPr>
                <w:rFonts w:ascii="Times New Roman" w:hAnsi="Times New Roman"/>
                <w:szCs w:val="24"/>
              </w:rPr>
            </w:rPrChange>
          </w:rPr>
          <w:t xml:space="preserve">Figure </w:t>
        </w:r>
        <w:r w:rsidR="000754F2" w:rsidRPr="00366A3B">
          <w:rPr>
            <w:rFonts w:ascii="Times New Roman" w:hAnsi="Times New Roman"/>
            <w:noProof/>
            <w:sz w:val="24"/>
            <w:szCs w:val="24"/>
            <w:rPrChange w:id="927" w:author="Clayton Lamb" w:date="2023-07-19T07:26:00Z">
              <w:rPr>
                <w:rFonts w:ascii="Times New Roman" w:hAnsi="Times New Roman"/>
                <w:noProof/>
                <w:szCs w:val="24"/>
              </w:rPr>
            </w:rPrChange>
          </w:rPr>
          <w:t>7</w:t>
        </w:r>
      </w:ins>
      <w:del w:id="928" w:author="Clayton Lamb" w:date="2023-07-13T14:41:00Z">
        <w:r w:rsidR="00590730" w:rsidRPr="00366A3B" w:rsidDel="000754F2">
          <w:rPr>
            <w:rFonts w:ascii="Times New Roman" w:hAnsi="Times New Roman"/>
            <w:sz w:val="24"/>
            <w:szCs w:val="24"/>
            <w:rPrChange w:id="929" w:author="Clayton Lamb" w:date="2023-07-19T07:26:00Z">
              <w:rPr>
                <w:rFonts w:ascii="Times New Roman" w:hAnsi="Times New Roman"/>
                <w:szCs w:val="24"/>
              </w:rPr>
            </w:rPrChange>
          </w:rPr>
          <w:delText xml:space="preserve">Figure </w:delText>
        </w:r>
        <w:r w:rsidR="00590730" w:rsidRPr="00366A3B" w:rsidDel="000754F2">
          <w:rPr>
            <w:rFonts w:ascii="Times New Roman" w:hAnsi="Times New Roman"/>
            <w:noProof/>
            <w:sz w:val="24"/>
            <w:szCs w:val="24"/>
            <w:rPrChange w:id="930" w:author="Clayton Lamb" w:date="2023-07-19T07:26:00Z">
              <w:rPr>
                <w:rFonts w:ascii="Times New Roman" w:hAnsi="Times New Roman"/>
                <w:noProof/>
                <w:szCs w:val="24"/>
              </w:rPr>
            </w:rPrChange>
          </w:rPr>
          <w:delText>6</w:delText>
        </w:r>
      </w:del>
      <w:r w:rsidR="00590730" w:rsidRPr="00366A3B">
        <w:rPr>
          <w:rFonts w:ascii="Times New Roman" w:hAnsi="Times New Roman"/>
          <w:color w:val="000000" w:themeColor="text1"/>
          <w:sz w:val="24"/>
          <w:szCs w:val="24"/>
        </w:rPr>
        <w:fldChar w:fldCharType="end"/>
      </w:r>
      <w:r w:rsidR="002362C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There was no evidence that this related to the number of times animals were captured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shd w:val="clear" w:color="auto" w:fill="FFFFFF"/>
          <w:rPrChange w:id="931" w:author="Clayton Lamb" w:date="2023-07-19T07:26:00Z">
            <w:rPr>
              <w:rFonts w:ascii="Times New Roman" w:hAnsi="Times New Roman"/>
              <w:color w:val="000000"/>
              <w:sz w:val="24"/>
              <w:highlight w:val="yellow"/>
              <w:shd w:val="clear" w:color="auto" w:fill="FFFFFF"/>
            </w:rPr>
          </w:rPrChange>
        </w:rPr>
        <w:softHyphen/>
      </w:r>
      <w:r w:rsidR="00B01964" w:rsidRPr="00366A3B">
        <w:rPr>
          <w:rFonts w:ascii="Times New Roman" w:hAnsi="Times New Roman"/>
          <w:color w:val="000000"/>
          <w:sz w:val="24"/>
          <w:szCs w:val="24"/>
          <w:shd w:val="clear" w:color="auto" w:fill="FFFFFF"/>
          <w:vertAlign w:val="subscript"/>
        </w:rPr>
        <w:t>captures</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0.03, p=0.94</w:t>
      </w:r>
      <w:r w:rsidRPr="00366A3B">
        <w:rPr>
          <w:rFonts w:ascii="Times New Roman" w:hAnsi="Times New Roman"/>
          <w:color w:val="000000" w:themeColor="text1"/>
          <w:sz w:val="24"/>
          <w:szCs w:val="24"/>
        </w:rPr>
        <w:t xml:space="preserve">). </w:t>
      </w:r>
      <w:bookmarkEnd w:id="818"/>
      <w:bookmarkEnd w:id="819"/>
    </w:p>
    <w:bookmarkEnd w:id="820"/>
    <w:p w14:paraId="4D47930C" w14:textId="2DF4A65A" w:rsidR="007B1743" w:rsidRPr="00366A3B" w:rsidRDefault="005241F2" w:rsidP="005241F2">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 xml:space="preserve">Across all the fecal samples (free-ranging n = 501 and penned n = </w:t>
      </w:r>
      <w:r w:rsidR="00B931BA" w:rsidRPr="00366A3B">
        <w:rPr>
          <w:rFonts w:ascii="Times New Roman" w:hAnsi="Times New Roman"/>
          <w:color w:val="000000" w:themeColor="text1"/>
          <w:sz w:val="24"/>
          <w:szCs w:val="24"/>
        </w:rPr>
        <w:t>301</w:t>
      </w:r>
      <w:r w:rsidR="00420F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Pr="00366A3B">
        <w:rPr>
          <w:rFonts w:ascii="Times New Roman" w:hAnsi="Times New Roman"/>
          <w:iCs/>
          <w:color w:val="000000" w:themeColor="text1"/>
          <w:sz w:val="24"/>
          <w:szCs w:val="24"/>
        </w:rPr>
        <w:t>collected April to July</w:t>
      </w:r>
      <w:r w:rsidR="00420FBE" w:rsidRPr="00366A3B">
        <w:rPr>
          <w:rFonts w:ascii="Times New Roman" w:hAnsi="Times New Roman"/>
          <w:color w:val="000000" w:themeColor="text1"/>
          <w:sz w:val="24"/>
          <w:szCs w:val="24"/>
        </w:rPr>
        <w:t xml:space="preserve">, </w:t>
      </w:r>
      <w:r w:rsidR="00F73419" w:rsidRPr="00366A3B">
        <w:rPr>
          <w:rFonts w:ascii="Times New Roman" w:hAnsi="Times New Roman"/>
          <w:color w:val="000000" w:themeColor="text1"/>
          <w:sz w:val="24"/>
          <w:szCs w:val="24"/>
        </w:rPr>
        <w:t xml:space="preserve">FGM </w:t>
      </w:r>
      <w:r w:rsidR="00420FBE" w:rsidRPr="00366A3B">
        <w:rPr>
          <w:rFonts w:ascii="Times New Roman" w:hAnsi="Times New Roman"/>
          <w:color w:val="000000" w:themeColor="text1"/>
          <w:sz w:val="24"/>
          <w:szCs w:val="24"/>
        </w:rPr>
        <w:t xml:space="preserve">levels ranged </w:t>
      </w:r>
      <w:proofErr w:type="gramStart"/>
      <w:r w:rsidR="00420FBE" w:rsidRPr="00366A3B">
        <w:rPr>
          <w:rFonts w:ascii="Times New Roman" w:hAnsi="Times New Roman"/>
          <w:color w:val="000000" w:themeColor="text1"/>
          <w:sz w:val="24"/>
          <w:szCs w:val="24"/>
        </w:rPr>
        <w:t>from 17.3 ng/g of dried feces,</w:t>
      </w:r>
      <w:proofErr w:type="gramEnd"/>
      <w:r w:rsidR="00420FBE" w:rsidRPr="00366A3B">
        <w:rPr>
          <w:rFonts w:ascii="Times New Roman" w:hAnsi="Times New Roman"/>
          <w:color w:val="000000" w:themeColor="text1"/>
          <w:sz w:val="24"/>
          <w:szCs w:val="24"/>
        </w:rPr>
        <w:t xml:space="preserve"> to 1273.3 ng/g. </w:t>
      </w:r>
      <w:r w:rsidR="007B1743" w:rsidRPr="00366A3B">
        <w:rPr>
          <w:rFonts w:ascii="Times New Roman" w:hAnsi="Times New Roman"/>
          <w:color w:val="000000" w:themeColor="text1"/>
          <w:sz w:val="24"/>
          <w:szCs w:val="24"/>
        </w:rPr>
        <w:t>The</w:t>
      </w:r>
      <w:r w:rsidR="00420FBE" w:rsidRPr="00366A3B">
        <w:rPr>
          <w:rFonts w:ascii="Times New Roman" w:hAnsi="Times New Roman"/>
          <w:color w:val="000000" w:themeColor="text1"/>
          <w:sz w:val="24"/>
          <w:szCs w:val="24"/>
        </w:rPr>
        <w:t xml:space="preserve"> mean across all samples </w:t>
      </w:r>
      <w:r w:rsidR="00291ECF" w:rsidRPr="00366A3B">
        <w:rPr>
          <w:rFonts w:ascii="Times New Roman" w:hAnsi="Times New Roman"/>
          <w:color w:val="000000" w:themeColor="text1"/>
          <w:sz w:val="24"/>
          <w:szCs w:val="24"/>
        </w:rPr>
        <w:t>was</w:t>
      </w:r>
      <w:r w:rsidR="00420FBE" w:rsidRPr="00366A3B">
        <w:rPr>
          <w:rFonts w:ascii="Times New Roman" w:hAnsi="Times New Roman"/>
          <w:color w:val="000000" w:themeColor="text1"/>
          <w:sz w:val="24"/>
          <w:szCs w:val="24"/>
        </w:rPr>
        <w:t xml:space="preserve"> 18</w:t>
      </w:r>
      <w:r w:rsidR="00B931BA" w:rsidRPr="00366A3B">
        <w:rPr>
          <w:rFonts w:ascii="Times New Roman" w:hAnsi="Times New Roman"/>
          <w:color w:val="000000" w:themeColor="text1"/>
          <w:sz w:val="24"/>
          <w:szCs w:val="24"/>
        </w:rPr>
        <w:t>3.0</w:t>
      </w:r>
      <w:r w:rsidR="00420FBE" w:rsidRPr="00366A3B">
        <w:rPr>
          <w:rFonts w:ascii="Times New Roman" w:hAnsi="Times New Roman"/>
          <w:color w:val="000000" w:themeColor="text1"/>
          <w:sz w:val="24"/>
          <w:szCs w:val="24"/>
        </w:rPr>
        <w:t xml:space="preserve"> ng/g. </w:t>
      </w:r>
      <w:bookmarkStart w:id="932" w:name="_Toc8116097"/>
      <w:r w:rsidR="007B1743" w:rsidRPr="00366A3B">
        <w:rPr>
          <w:rFonts w:ascii="Times New Roman" w:hAnsi="Times New Roman"/>
          <w:color w:val="000000" w:themeColor="text1"/>
          <w:sz w:val="24"/>
          <w:szCs w:val="24"/>
        </w:rPr>
        <w:t>T</w:t>
      </w:r>
      <w:r w:rsidR="00420FBE" w:rsidRPr="00366A3B">
        <w:rPr>
          <w:rFonts w:ascii="Times New Roman" w:hAnsi="Times New Roman"/>
          <w:color w:val="000000" w:themeColor="text1"/>
          <w:sz w:val="24"/>
          <w:szCs w:val="24"/>
        </w:rPr>
        <w:t xml:space="preserve">hese results do not reflect the initial stress animals may </w:t>
      </w:r>
      <w:r w:rsidR="007A0979" w:rsidRPr="00366A3B">
        <w:rPr>
          <w:rFonts w:ascii="Times New Roman" w:hAnsi="Times New Roman"/>
          <w:color w:val="000000" w:themeColor="text1"/>
          <w:sz w:val="24"/>
          <w:szCs w:val="24"/>
        </w:rPr>
        <w:t xml:space="preserve">have </w:t>
      </w:r>
      <w:r w:rsidR="00420FBE" w:rsidRPr="00366A3B">
        <w:rPr>
          <w:rFonts w:ascii="Times New Roman" w:hAnsi="Times New Roman"/>
          <w:color w:val="000000" w:themeColor="text1"/>
          <w:sz w:val="24"/>
          <w:szCs w:val="24"/>
        </w:rPr>
        <w:t>experience</w:t>
      </w:r>
      <w:r w:rsidR="007A0979" w:rsidRPr="00366A3B">
        <w:rPr>
          <w:rFonts w:ascii="Times New Roman" w:hAnsi="Times New Roman"/>
          <w:color w:val="000000" w:themeColor="text1"/>
          <w:sz w:val="24"/>
          <w:szCs w:val="24"/>
        </w:rPr>
        <w:t>d</w:t>
      </w:r>
      <w:r w:rsidR="00420FBE" w:rsidRPr="00366A3B">
        <w:rPr>
          <w:rFonts w:ascii="Times New Roman" w:hAnsi="Times New Roman"/>
          <w:color w:val="000000" w:themeColor="text1"/>
          <w:sz w:val="24"/>
          <w:szCs w:val="24"/>
        </w:rPr>
        <w:t xml:space="preserve"> as a result of capture, since we d</w:t>
      </w:r>
      <w:r w:rsidR="00C810F5" w:rsidRPr="00366A3B">
        <w:rPr>
          <w:rFonts w:ascii="Times New Roman" w:hAnsi="Times New Roman"/>
          <w:color w:val="000000" w:themeColor="text1"/>
          <w:sz w:val="24"/>
          <w:szCs w:val="24"/>
        </w:rPr>
        <w:t>id</w:t>
      </w:r>
      <w:r w:rsidR="00420FBE" w:rsidRPr="00366A3B">
        <w:rPr>
          <w:rFonts w:ascii="Times New Roman" w:hAnsi="Times New Roman"/>
          <w:color w:val="000000" w:themeColor="text1"/>
          <w:sz w:val="24"/>
          <w:szCs w:val="24"/>
        </w:rPr>
        <w:t xml:space="preserve"> not </w:t>
      </w:r>
      <w:ins w:id="933" w:author="Clayton Lamb" w:date="2023-07-13T14:47:00Z">
        <w:r w:rsidR="000754F2" w:rsidRPr="00366A3B">
          <w:rPr>
            <w:rFonts w:ascii="Times New Roman" w:hAnsi="Times New Roman"/>
            <w:color w:val="000000" w:themeColor="text1"/>
            <w:sz w:val="24"/>
            <w:szCs w:val="24"/>
          </w:rPr>
          <w:t>begin</w:t>
        </w:r>
      </w:ins>
      <w:del w:id="934" w:author="Clayton Lamb" w:date="2023-07-13T14:47:00Z">
        <w:r w:rsidR="00420FBE" w:rsidRPr="00366A3B" w:rsidDel="000754F2">
          <w:rPr>
            <w:rFonts w:ascii="Times New Roman" w:hAnsi="Times New Roman"/>
            <w:color w:val="000000" w:themeColor="text1"/>
            <w:sz w:val="24"/>
            <w:szCs w:val="24"/>
          </w:rPr>
          <w:delText>start</w:delText>
        </w:r>
      </w:del>
      <w:r w:rsidR="00420FBE" w:rsidRPr="00366A3B">
        <w:rPr>
          <w:rFonts w:ascii="Times New Roman" w:hAnsi="Times New Roman"/>
          <w:color w:val="000000" w:themeColor="text1"/>
          <w:sz w:val="24"/>
          <w:szCs w:val="24"/>
        </w:rPr>
        <w:t xml:space="preserve"> pellet collection until several weeks post-capture.</w:t>
      </w:r>
      <w:bookmarkEnd w:id="932"/>
      <w:r w:rsidR="00420FBE" w:rsidRPr="00366A3B">
        <w:rPr>
          <w:rFonts w:ascii="Times New Roman" w:hAnsi="Times New Roman"/>
          <w:color w:val="000000" w:themeColor="text1"/>
          <w:sz w:val="24"/>
          <w:szCs w:val="24"/>
        </w:rPr>
        <w:t xml:space="preserve">  </w:t>
      </w:r>
      <w:del w:id="935" w:author="Clayton Lamb" w:date="2023-07-13T14:48:00Z">
        <w:r w:rsidR="001F4EF6" w:rsidRPr="00366A3B" w:rsidDel="000754F2">
          <w:rPr>
            <w:rFonts w:ascii="Times New Roman" w:hAnsi="Times New Roman"/>
            <w:color w:val="000000" w:themeColor="text1"/>
            <w:sz w:val="24"/>
            <w:szCs w:val="24"/>
          </w:rPr>
          <w:delText xml:space="preserve">Using a </w:delText>
        </w:r>
        <w:r w:rsidR="00F73419" w:rsidRPr="00366A3B" w:rsidDel="000754F2">
          <w:rPr>
            <w:rFonts w:ascii="Times New Roman" w:hAnsi="Times New Roman"/>
            <w:color w:val="000000" w:themeColor="text1"/>
            <w:sz w:val="24"/>
            <w:szCs w:val="24"/>
          </w:rPr>
          <w:delText>subset</w:delText>
        </w:r>
        <w:r w:rsidR="001F4EF6" w:rsidRPr="00366A3B" w:rsidDel="000754F2">
          <w:rPr>
            <w:rFonts w:ascii="Times New Roman" w:hAnsi="Times New Roman"/>
            <w:color w:val="000000" w:themeColor="text1"/>
            <w:sz w:val="24"/>
            <w:szCs w:val="24"/>
          </w:rPr>
          <w:delText xml:space="preserve"> of genotyped samples of known sex</w:delText>
        </w:r>
        <w:r w:rsidR="00C810F5" w:rsidRPr="00366A3B" w:rsidDel="000754F2">
          <w:rPr>
            <w:rFonts w:ascii="Times New Roman" w:hAnsi="Times New Roman"/>
            <w:color w:val="000000" w:themeColor="text1"/>
            <w:sz w:val="24"/>
            <w:szCs w:val="24"/>
          </w:rPr>
          <w:delText>,</w:delText>
        </w:r>
        <w:r w:rsidR="001F4EF6" w:rsidRPr="00366A3B" w:rsidDel="000754F2">
          <w:rPr>
            <w:rFonts w:ascii="Times New Roman" w:hAnsi="Times New Roman"/>
            <w:color w:val="000000" w:themeColor="text1"/>
            <w:sz w:val="24"/>
            <w:szCs w:val="24"/>
          </w:rPr>
          <w:delText xml:space="preserve"> we tested whether </w:delText>
        </w:r>
        <w:r w:rsidR="00F73419" w:rsidRPr="00366A3B" w:rsidDel="000754F2">
          <w:rPr>
            <w:rFonts w:ascii="Times New Roman" w:hAnsi="Times New Roman"/>
            <w:color w:val="000000" w:themeColor="text1"/>
            <w:sz w:val="24"/>
            <w:szCs w:val="24"/>
          </w:rPr>
          <w:delText>FGM levels</w:delText>
        </w:r>
        <w:r w:rsidR="001F4EF6" w:rsidRPr="00366A3B" w:rsidDel="000754F2">
          <w:rPr>
            <w:rFonts w:ascii="Times New Roman" w:hAnsi="Times New Roman"/>
            <w:color w:val="000000" w:themeColor="text1"/>
            <w:sz w:val="24"/>
            <w:szCs w:val="24"/>
          </w:rPr>
          <w:delText xml:space="preserve"> differed by sex, after controlling for day of year, location, </w:delText>
        </w:r>
        <w:r w:rsidR="006007C8" w:rsidRPr="00366A3B" w:rsidDel="000754F2">
          <w:rPr>
            <w:rFonts w:ascii="Times New Roman" w:hAnsi="Times New Roman"/>
            <w:color w:val="000000" w:themeColor="text1"/>
            <w:sz w:val="24"/>
            <w:szCs w:val="24"/>
          </w:rPr>
          <w:delText xml:space="preserve">and </w:delText>
        </w:r>
        <w:r w:rsidR="001F4EF6" w:rsidRPr="00366A3B" w:rsidDel="000754F2">
          <w:rPr>
            <w:rFonts w:ascii="Times New Roman" w:hAnsi="Times New Roman"/>
            <w:color w:val="000000" w:themeColor="text1"/>
            <w:sz w:val="24"/>
            <w:szCs w:val="24"/>
          </w:rPr>
          <w:delText>their interaction</w:delText>
        </w:r>
        <w:r w:rsidR="006007C8" w:rsidRPr="00366A3B" w:rsidDel="000754F2">
          <w:rPr>
            <w:rFonts w:ascii="Times New Roman" w:hAnsi="Times New Roman"/>
            <w:color w:val="000000" w:themeColor="text1"/>
            <w:sz w:val="24"/>
            <w:szCs w:val="24"/>
          </w:rPr>
          <w:delText>. We included</w:delText>
        </w:r>
        <w:r w:rsidR="00291ECF" w:rsidRPr="00366A3B" w:rsidDel="000754F2">
          <w:rPr>
            <w:rFonts w:ascii="Times New Roman" w:hAnsi="Times New Roman"/>
            <w:color w:val="000000" w:themeColor="text1"/>
            <w:sz w:val="24"/>
            <w:szCs w:val="24"/>
          </w:rPr>
          <w:delText xml:space="preserve"> </w:delText>
        </w:r>
        <w:r w:rsidR="001F4EF6" w:rsidRPr="00366A3B" w:rsidDel="000754F2">
          <w:rPr>
            <w:rFonts w:ascii="Times New Roman" w:hAnsi="Times New Roman"/>
            <w:color w:val="000000" w:themeColor="text1"/>
            <w:sz w:val="24"/>
            <w:szCs w:val="24"/>
          </w:rPr>
          <w:delText xml:space="preserve">a random intercept for year.  </w:delText>
        </w:r>
      </w:del>
      <w:r w:rsidR="001F4EF6" w:rsidRPr="00366A3B">
        <w:rPr>
          <w:rFonts w:ascii="Times New Roman" w:hAnsi="Times New Roman"/>
          <w:color w:val="000000" w:themeColor="text1"/>
          <w:sz w:val="24"/>
          <w:szCs w:val="24"/>
        </w:rPr>
        <w:t>We did not find evidence that sex influence</w:t>
      </w:r>
      <w:r w:rsidR="00291ECF" w:rsidRPr="00366A3B">
        <w:rPr>
          <w:rFonts w:ascii="Times New Roman" w:hAnsi="Times New Roman"/>
          <w:color w:val="000000" w:themeColor="text1"/>
          <w:sz w:val="24"/>
          <w:szCs w:val="24"/>
        </w:rPr>
        <w:t>d</w:t>
      </w:r>
      <w:r w:rsidR="001F4EF6" w:rsidRPr="00366A3B">
        <w:rPr>
          <w:rFonts w:ascii="Times New Roman" w:hAnsi="Times New Roman"/>
          <w:color w:val="000000" w:themeColor="text1"/>
          <w:sz w:val="24"/>
          <w:szCs w:val="24"/>
        </w:rPr>
        <w:t xml:space="preserve"> </w:t>
      </w:r>
      <w:r w:rsidR="004B2794" w:rsidRPr="00366A3B">
        <w:rPr>
          <w:rFonts w:ascii="Times New Roman" w:hAnsi="Times New Roman"/>
          <w:color w:val="000000" w:themeColor="text1"/>
          <w:sz w:val="24"/>
          <w:szCs w:val="24"/>
        </w:rPr>
        <w:t>FGM levels</w:t>
      </w:r>
      <w:r w:rsidR="001F4EF6" w:rsidRPr="00366A3B">
        <w:rPr>
          <w:rFonts w:ascii="Times New Roman" w:hAnsi="Times New Roman"/>
          <w:color w:val="000000" w:themeColor="text1"/>
          <w:sz w:val="24"/>
          <w:szCs w:val="24"/>
        </w:rPr>
        <w:t xml:space="preserve"> (</w:t>
      </w:r>
      <w:r w:rsidR="00291ECF" w:rsidRPr="00366A3B">
        <w:rPr>
          <w:rFonts w:ascii="Times New Roman" w:hAnsi="Times New Roman"/>
          <w:color w:val="000000" w:themeColor="text1"/>
          <w:sz w:val="24"/>
          <w:szCs w:val="24"/>
        </w:rPr>
        <w:t xml:space="preserve">sex(male): </w:t>
      </w:r>
      <w:r w:rsidR="00291ECF" w:rsidRPr="00366A3B">
        <w:rPr>
          <w:rFonts w:ascii="Times New Roman" w:hAnsi="Times New Roman"/>
          <w:color w:val="000000" w:themeColor="text1"/>
          <w:sz w:val="24"/>
          <w:szCs w:val="24"/>
        </w:rPr>
        <w:sym w:font="Symbol" w:char="F062"/>
      </w:r>
      <w:r w:rsidR="00291ECF" w:rsidRPr="00366A3B">
        <w:rPr>
          <w:rFonts w:ascii="Times New Roman" w:hAnsi="Times New Roman"/>
          <w:color w:val="000000" w:themeColor="text1"/>
          <w:sz w:val="24"/>
          <w:szCs w:val="24"/>
        </w:rPr>
        <w:t>=9.9 (se= 11.9),</w:t>
      </w:r>
      <w:r w:rsidR="00AC05F3"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p=0.83)</w:t>
      </w:r>
      <w:ins w:id="936" w:author="Clayton Lamb" w:date="2023-07-13T14:48:00Z">
        <w:r w:rsidR="000754F2" w:rsidRPr="00366A3B">
          <w:rPr>
            <w:rFonts w:ascii="Times New Roman" w:hAnsi="Times New Roman"/>
            <w:color w:val="000000" w:themeColor="text1"/>
            <w:sz w:val="24"/>
            <w:szCs w:val="24"/>
          </w:rPr>
          <w:t xml:space="preserve"> after controlling for year, day of year, location, and the interaction between day of year and location</w:t>
        </w:r>
      </w:ins>
      <w:r w:rsidR="001F4EF6" w:rsidRPr="00366A3B">
        <w:rPr>
          <w:rFonts w:ascii="Times New Roman" w:hAnsi="Times New Roman"/>
          <w:color w:val="000000" w:themeColor="text1"/>
          <w:sz w:val="24"/>
          <w:szCs w:val="24"/>
        </w:rPr>
        <w:t xml:space="preserve">, thus we </w:t>
      </w:r>
      <w:del w:id="937" w:author="Clayton Lamb" w:date="2023-07-13T14:49:00Z">
        <w:r w:rsidR="001F4EF6" w:rsidRPr="00366A3B" w:rsidDel="000754F2">
          <w:rPr>
            <w:rFonts w:ascii="Times New Roman" w:hAnsi="Times New Roman"/>
            <w:color w:val="000000" w:themeColor="text1"/>
            <w:sz w:val="24"/>
            <w:szCs w:val="24"/>
          </w:rPr>
          <w:delText xml:space="preserve">retained </w:delText>
        </w:r>
      </w:del>
      <w:ins w:id="938" w:author="Clayton Lamb" w:date="2023-07-13T14:49:00Z">
        <w:r w:rsidR="000754F2" w:rsidRPr="00366A3B">
          <w:rPr>
            <w:rFonts w:ascii="Times New Roman" w:hAnsi="Times New Roman"/>
            <w:color w:val="000000" w:themeColor="text1"/>
            <w:sz w:val="24"/>
            <w:szCs w:val="24"/>
          </w:rPr>
          <w:t>pooled</w:t>
        </w:r>
      </w:ins>
      <w:del w:id="939" w:author="Clayton Lamb" w:date="2023-07-13T14:49:00Z">
        <w:r w:rsidR="00291ECF" w:rsidRPr="00366A3B" w:rsidDel="000754F2">
          <w:rPr>
            <w:rFonts w:ascii="Times New Roman" w:hAnsi="Times New Roman"/>
            <w:color w:val="000000" w:themeColor="text1"/>
            <w:sz w:val="24"/>
            <w:szCs w:val="24"/>
          </w:rPr>
          <w:delText>both</w:delText>
        </w:r>
      </w:del>
      <w:r w:rsidR="00291ECF"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male and female samples</w:t>
      </w:r>
      <w:ins w:id="940" w:author="Clayton Lamb" w:date="2023-07-13T14:49:00Z">
        <w:r w:rsidR="000754F2" w:rsidRPr="00366A3B">
          <w:rPr>
            <w:rFonts w:ascii="Times New Roman" w:hAnsi="Times New Roman"/>
            <w:color w:val="000000" w:themeColor="text1"/>
            <w:sz w:val="24"/>
            <w:szCs w:val="24"/>
          </w:rPr>
          <w:t xml:space="preserve"> for analysis</w:t>
        </w:r>
      </w:ins>
      <w:del w:id="941" w:author="Clayton Lamb" w:date="2023-07-13T14:49:00Z">
        <w:r w:rsidR="001F4EF6" w:rsidRPr="00366A3B" w:rsidDel="000754F2">
          <w:rPr>
            <w:rFonts w:ascii="Times New Roman" w:hAnsi="Times New Roman"/>
            <w:color w:val="000000" w:themeColor="text1"/>
            <w:sz w:val="24"/>
            <w:szCs w:val="24"/>
          </w:rPr>
          <w:delText xml:space="preserve"> in the data</w:delText>
        </w:r>
        <w:r w:rsidR="00291ECF" w:rsidRPr="00366A3B" w:rsidDel="000754F2">
          <w:rPr>
            <w:rFonts w:ascii="Times New Roman" w:hAnsi="Times New Roman"/>
            <w:color w:val="000000" w:themeColor="text1"/>
            <w:sz w:val="24"/>
            <w:szCs w:val="24"/>
          </w:rPr>
          <w:delText xml:space="preserve"> and analysed them together</w:delText>
        </w:r>
      </w:del>
      <w:r w:rsidR="001F4EF6" w:rsidRPr="00366A3B">
        <w:rPr>
          <w:rFonts w:ascii="Times New Roman" w:hAnsi="Times New Roman"/>
          <w:color w:val="000000" w:themeColor="text1"/>
          <w:sz w:val="24"/>
          <w:szCs w:val="24"/>
        </w:rPr>
        <w:t>.</w:t>
      </w:r>
    </w:p>
    <w:p w14:paraId="6BEA126A" w14:textId="14B25A54" w:rsidR="00692708" w:rsidRPr="00366A3B" w:rsidRDefault="007B1743" w:rsidP="00C12E97">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Visually inspecting the data show</w:t>
      </w:r>
      <w:r w:rsidR="00291ECF" w:rsidRPr="00366A3B">
        <w:rPr>
          <w:rFonts w:ascii="Times New Roman" w:hAnsi="Times New Roman"/>
          <w:color w:val="000000" w:themeColor="text1"/>
          <w:sz w:val="24"/>
          <w:szCs w:val="24"/>
        </w:rPr>
        <w:t>ed</w:t>
      </w:r>
      <w:r w:rsidR="00420FBE" w:rsidRPr="00366A3B">
        <w:rPr>
          <w:rFonts w:ascii="Times New Roman" w:hAnsi="Times New Roman"/>
          <w:color w:val="000000" w:themeColor="text1"/>
          <w:sz w:val="24"/>
          <w:szCs w:val="24"/>
        </w:rPr>
        <w:t xml:space="preserve"> an increase in </w:t>
      </w:r>
      <w:r w:rsidR="00F73419" w:rsidRPr="00366A3B">
        <w:rPr>
          <w:rFonts w:ascii="Times New Roman" w:hAnsi="Times New Roman"/>
          <w:color w:val="000000" w:themeColor="text1"/>
          <w:sz w:val="24"/>
          <w:szCs w:val="24"/>
        </w:rPr>
        <w:t>FGM</w:t>
      </w:r>
      <w:r w:rsidR="00420FBE" w:rsidRPr="00366A3B">
        <w:rPr>
          <w:rFonts w:ascii="Times New Roman" w:hAnsi="Times New Roman"/>
          <w:color w:val="000000" w:themeColor="text1"/>
          <w:sz w:val="24"/>
          <w:szCs w:val="24"/>
        </w:rPr>
        <w:t xml:space="preserve"> levels between the spring (April) and the summer (June and July) sampling sessions</w:t>
      </w:r>
      <w:r w:rsidR="00291ECF" w:rsidRPr="00366A3B">
        <w:rPr>
          <w:rFonts w:ascii="Times New Roman" w:hAnsi="Times New Roman"/>
          <w:color w:val="000000" w:themeColor="text1"/>
          <w:sz w:val="24"/>
          <w:szCs w:val="24"/>
        </w:rPr>
        <w:t>, coinciding with the calving period</w:t>
      </w:r>
      <w:r w:rsidR="00420FBE" w:rsidRPr="00366A3B">
        <w:rPr>
          <w:rFonts w:ascii="Times New Roman" w:hAnsi="Times New Roman"/>
          <w:color w:val="000000" w:themeColor="text1"/>
          <w:sz w:val="24"/>
          <w:szCs w:val="24"/>
        </w:rPr>
        <w:t xml:space="preserve"> </w:t>
      </w:r>
      <w:ins w:id="942" w:author="Clayton Lamb" w:date="2023-07-13T14:51:00Z">
        <w:r w:rsidR="00D953A2" w:rsidRPr="00366A3B">
          <w:rPr>
            <w:rFonts w:ascii="Times New Roman" w:hAnsi="Times New Roman"/>
            <w:color w:val="000000" w:themeColor="text1"/>
            <w:sz w:val="24"/>
            <w:szCs w:val="24"/>
          </w:rPr>
          <w:t>(</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r w:rsidR="00D953A2" w:rsidRPr="00366A3B">
        <w:rPr>
          <w:rFonts w:ascii="Times New Roman" w:hAnsi="Times New Roman"/>
          <w:color w:val="000000" w:themeColor="text1"/>
          <w:sz w:val="24"/>
          <w:szCs w:val="24"/>
        </w:rPr>
        <w:fldChar w:fldCharType="separate"/>
      </w:r>
      <w:ins w:id="943" w:author="Clayton Lamb" w:date="2023-07-13T14:51:00Z">
        <w:r w:rsidR="00D953A2" w:rsidRPr="00366A3B">
          <w:rPr>
            <w:rFonts w:ascii="Times New Roman" w:hAnsi="Times New Roman"/>
            <w:color w:val="000000" w:themeColor="text1"/>
            <w:sz w:val="24"/>
            <w:szCs w:val="24"/>
            <w:rPrChange w:id="944"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945"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946" w:author="Clayton Lamb" w:date="2023-07-14T08:31:00Z">
        <w:r w:rsidR="00F77017" w:rsidRPr="00366A3B">
          <w:rPr>
            <w:rFonts w:ascii="Times New Roman" w:hAnsi="Times New Roman"/>
            <w:color w:val="000000" w:themeColor="text1"/>
            <w:sz w:val="24"/>
            <w:szCs w:val="24"/>
          </w:rPr>
          <w:t>A</w:t>
        </w:r>
      </w:ins>
      <w:ins w:id="947" w:author="Clayton Lamb" w:date="2023-07-13T14:51:00Z">
        <w:r w:rsidR="00D953A2" w:rsidRPr="00366A3B">
          <w:rPr>
            <w:rFonts w:ascii="Times New Roman" w:hAnsi="Times New Roman"/>
            <w:color w:val="000000" w:themeColor="text1"/>
            <w:sz w:val="24"/>
            <w:szCs w:val="24"/>
          </w:rPr>
          <w:t>).</w:t>
        </w:r>
      </w:ins>
      <w:del w:id="948" w:author="Clayton Lamb" w:date="2023-07-13T14:51:00Z">
        <w:r w:rsidR="00420FBE" w:rsidRPr="00366A3B" w:rsidDel="00D953A2">
          <w:rPr>
            <w:rFonts w:ascii="Times New Roman" w:hAnsi="Times New Roman"/>
            <w:color w:val="000000" w:themeColor="text1"/>
            <w:sz w:val="24"/>
            <w:szCs w:val="24"/>
          </w:rPr>
          <w:delText>(</w:delText>
        </w:r>
        <w:r w:rsidR="007F521B" w:rsidRPr="00366A3B" w:rsidDel="00D953A2">
          <w:rPr>
            <w:rFonts w:ascii="Times New Roman" w:hAnsi="Times New Roman"/>
            <w:color w:val="000000" w:themeColor="text1"/>
            <w:sz w:val="24"/>
            <w:szCs w:val="24"/>
          </w:rPr>
          <w:fldChar w:fldCharType="begin"/>
        </w:r>
        <w:r w:rsidR="007F521B" w:rsidRPr="00366A3B" w:rsidDel="00D953A2">
          <w:rPr>
            <w:rFonts w:ascii="Times New Roman" w:hAnsi="Times New Roman"/>
            <w:color w:val="000000" w:themeColor="text1"/>
            <w:sz w:val="24"/>
            <w:szCs w:val="24"/>
          </w:rPr>
          <w:delInstrText xml:space="preserve"> REF _Ref98429649 \h </w:delInstrText>
        </w:r>
        <w:r w:rsidR="00840069" w:rsidRPr="00366A3B" w:rsidDel="00D953A2">
          <w:rPr>
            <w:rFonts w:ascii="Times New Roman" w:hAnsi="Times New Roman"/>
            <w:color w:val="000000" w:themeColor="text1"/>
            <w:sz w:val="24"/>
            <w:szCs w:val="24"/>
          </w:rPr>
          <w:delInstrText xml:space="preserve"> \* MERGEFORMAT </w:delInstrText>
        </w:r>
        <w:r w:rsidR="007F521B" w:rsidRPr="00366A3B" w:rsidDel="00D953A2">
          <w:rPr>
            <w:rFonts w:ascii="Times New Roman" w:hAnsi="Times New Roman"/>
            <w:color w:val="000000" w:themeColor="text1"/>
            <w:sz w:val="24"/>
            <w:szCs w:val="24"/>
          </w:rPr>
        </w:r>
      </w:del>
      <w:del w:id="949" w:author="Clayton Lamb" w:date="2023-07-13T14:41:00Z">
        <w:r w:rsidR="007F521B" w:rsidRPr="00366A3B" w:rsidDel="00D953A2">
          <w:rPr>
            <w:rFonts w:ascii="Times New Roman" w:hAnsi="Times New Roman"/>
            <w:color w:val="000000" w:themeColor="text1"/>
            <w:sz w:val="24"/>
            <w:szCs w:val="24"/>
          </w:rPr>
          <w:fldChar w:fldCharType="separate"/>
        </w:r>
        <w:r w:rsidR="00D40EBF" w:rsidRPr="00366A3B" w:rsidDel="000754F2">
          <w:rPr>
            <w:rFonts w:ascii="Times New Roman" w:hAnsi="Times New Roman"/>
            <w:color w:val="000000" w:themeColor="text1"/>
            <w:sz w:val="24"/>
            <w:szCs w:val="24"/>
          </w:rPr>
          <w:delText xml:space="preserve">Figure </w:delText>
        </w:r>
        <w:r w:rsidR="00D40EBF" w:rsidRPr="00366A3B" w:rsidDel="000754F2">
          <w:rPr>
            <w:rFonts w:ascii="Times New Roman" w:hAnsi="Times New Roman"/>
            <w:noProof/>
            <w:color w:val="000000" w:themeColor="text1"/>
            <w:sz w:val="24"/>
            <w:szCs w:val="24"/>
          </w:rPr>
          <w:delText>7</w:delText>
        </w:r>
      </w:del>
      <w:del w:id="950" w:author="Clayton Lamb" w:date="2023-07-13T14:51:00Z">
        <w:r w:rsidR="007F521B" w:rsidRPr="00366A3B" w:rsidDel="00D953A2">
          <w:rPr>
            <w:rFonts w:ascii="Times New Roman" w:hAnsi="Times New Roman"/>
            <w:color w:val="000000" w:themeColor="text1"/>
            <w:sz w:val="24"/>
            <w:szCs w:val="24"/>
          </w:rPr>
          <w:fldChar w:fldCharType="end"/>
        </w:r>
        <w:r w:rsidR="00420FBE" w:rsidRPr="00366A3B" w:rsidDel="00D953A2">
          <w:rPr>
            <w:rFonts w:ascii="Times New Roman" w:hAnsi="Times New Roman"/>
            <w:color w:val="000000" w:themeColor="text1"/>
            <w:sz w:val="24"/>
            <w:szCs w:val="24"/>
          </w:rPr>
          <w:delText>).</w:delText>
        </w:r>
      </w:del>
      <w:r w:rsidR="00420FBE" w:rsidRPr="00366A3B">
        <w:rPr>
          <w:rFonts w:ascii="Times New Roman" w:hAnsi="Times New Roman"/>
          <w:color w:val="000000" w:themeColor="text1"/>
          <w:sz w:val="24"/>
          <w:szCs w:val="24"/>
        </w:rPr>
        <w:t xml:space="preserve"> Of the </w:t>
      </w:r>
      <w:r w:rsidR="00683122" w:rsidRPr="00366A3B">
        <w:rPr>
          <w:rFonts w:ascii="Times New Roman" w:hAnsi="Times New Roman"/>
          <w:color w:val="000000" w:themeColor="text1"/>
          <w:sz w:val="24"/>
          <w:szCs w:val="24"/>
        </w:rPr>
        <w:t>65</w:t>
      </w:r>
      <w:r w:rsidR="00420FBE" w:rsidRPr="00366A3B">
        <w:rPr>
          <w:rFonts w:ascii="Times New Roman" w:hAnsi="Times New Roman"/>
          <w:color w:val="000000" w:themeColor="text1"/>
          <w:sz w:val="24"/>
          <w:szCs w:val="24"/>
        </w:rPr>
        <w:t xml:space="preserve"> calves born in the </w:t>
      </w:r>
      <w:proofErr w:type="spellStart"/>
      <w:r w:rsidR="00420FBE" w:rsidRPr="00366A3B">
        <w:rPr>
          <w:rFonts w:ascii="Times New Roman" w:hAnsi="Times New Roman"/>
          <w:color w:val="000000" w:themeColor="text1"/>
          <w:sz w:val="24"/>
          <w:szCs w:val="24"/>
        </w:rPr>
        <w:t>Klinse</w:t>
      </w:r>
      <w:proofErr w:type="spellEnd"/>
      <w:r w:rsidR="00420FBE" w:rsidRPr="00366A3B">
        <w:rPr>
          <w:rFonts w:ascii="Times New Roman" w:hAnsi="Times New Roman"/>
          <w:color w:val="000000" w:themeColor="text1"/>
          <w:sz w:val="24"/>
          <w:szCs w:val="24"/>
        </w:rPr>
        <w:t>-Za maternal pen</w:t>
      </w:r>
      <w:r w:rsidRPr="00366A3B">
        <w:rPr>
          <w:rFonts w:ascii="Times New Roman" w:hAnsi="Times New Roman"/>
          <w:color w:val="000000" w:themeColor="text1"/>
          <w:sz w:val="24"/>
          <w:szCs w:val="24"/>
        </w:rPr>
        <w:t xml:space="preserve"> between 201</w:t>
      </w:r>
      <w:r w:rsidR="00E1608C" w:rsidRPr="00366A3B">
        <w:rPr>
          <w:rFonts w:ascii="Times New Roman" w:hAnsi="Times New Roman"/>
          <w:color w:val="000000" w:themeColor="text1"/>
          <w:sz w:val="24"/>
          <w:szCs w:val="24"/>
        </w:rPr>
        <w:t>4</w:t>
      </w:r>
      <w:r w:rsidRPr="00366A3B">
        <w:rPr>
          <w:rFonts w:ascii="Times New Roman" w:hAnsi="Times New Roman"/>
          <w:color w:val="000000" w:themeColor="text1"/>
          <w:sz w:val="24"/>
          <w:szCs w:val="24"/>
        </w:rPr>
        <w:t>-20</w:t>
      </w:r>
      <w:r w:rsidR="00E1608C" w:rsidRPr="00366A3B">
        <w:rPr>
          <w:rFonts w:ascii="Times New Roman" w:hAnsi="Times New Roman"/>
          <w:color w:val="000000" w:themeColor="text1"/>
          <w:sz w:val="24"/>
          <w:szCs w:val="24"/>
        </w:rPr>
        <w:t>20</w:t>
      </w:r>
      <w:r w:rsidR="00683122" w:rsidRPr="00366A3B">
        <w:rPr>
          <w:rFonts w:ascii="Times New Roman" w:hAnsi="Times New Roman"/>
          <w:color w:val="000000" w:themeColor="text1"/>
          <w:sz w:val="24"/>
          <w:szCs w:val="24"/>
        </w:rPr>
        <w:t xml:space="preserve"> </w:t>
      </w:r>
      <w:r w:rsidR="0068312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{"citationID":"6nKqvorL","properties":{"formattedCitation":"(McNay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683122" w:rsidRPr="00366A3B">
        <w:rPr>
          <w:rFonts w:ascii="Times New Roman" w:hAnsi="Times New Roman"/>
          <w:color w:val="000000" w:themeColor="text1"/>
          <w:sz w:val="24"/>
          <w:szCs w:val="24"/>
        </w:rPr>
        <w:fldChar w:fldCharType="end"/>
      </w:r>
      <w:r w:rsidR="00420FBE" w:rsidRPr="00366A3B">
        <w:rPr>
          <w:rFonts w:ascii="Times New Roman" w:hAnsi="Times New Roman"/>
          <w:color w:val="000000" w:themeColor="text1"/>
          <w:sz w:val="24"/>
          <w:szCs w:val="24"/>
        </w:rPr>
        <w:t xml:space="preserve">, </w:t>
      </w:r>
      <w:r w:rsidR="001E104A" w:rsidRPr="00366A3B">
        <w:rPr>
          <w:rFonts w:ascii="Times New Roman" w:hAnsi="Times New Roman"/>
          <w:color w:val="000000" w:themeColor="text1"/>
          <w:sz w:val="24"/>
          <w:szCs w:val="24"/>
        </w:rPr>
        <w:t>five</w:t>
      </w:r>
      <w:r w:rsidR="00E1608C" w:rsidRPr="00366A3B">
        <w:rPr>
          <w:rFonts w:ascii="Times New Roman" w:hAnsi="Times New Roman"/>
          <w:color w:val="000000" w:themeColor="text1"/>
          <w:sz w:val="24"/>
          <w:szCs w:val="24"/>
        </w:rPr>
        <w:t xml:space="preserve"> </w:t>
      </w:r>
      <w:r w:rsidR="00420FBE" w:rsidRPr="00366A3B">
        <w:rPr>
          <w:rFonts w:ascii="Times New Roman" w:hAnsi="Times New Roman"/>
          <w:color w:val="000000" w:themeColor="text1"/>
          <w:sz w:val="24"/>
          <w:szCs w:val="24"/>
        </w:rPr>
        <w:t xml:space="preserve">live </w:t>
      </w:r>
      <w:r w:rsidR="00E1608C" w:rsidRPr="00366A3B">
        <w:rPr>
          <w:rFonts w:ascii="Times New Roman" w:hAnsi="Times New Roman"/>
          <w:color w:val="000000" w:themeColor="text1"/>
          <w:sz w:val="24"/>
          <w:szCs w:val="24"/>
        </w:rPr>
        <w:t>calves were</w:t>
      </w:r>
      <w:r w:rsidR="00420FBE" w:rsidRPr="00366A3B">
        <w:rPr>
          <w:rFonts w:ascii="Times New Roman" w:hAnsi="Times New Roman"/>
          <w:color w:val="000000" w:themeColor="text1"/>
          <w:sz w:val="24"/>
          <w:szCs w:val="24"/>
        </w:rPr>
        <w:t xml:space="preserve"> born in June</w:t>
      </w:r>
      <w:r w:rsidR="001E104A" w:rsidRPr="00366A3B">
        <w:rPr>
          <w:rFonts w:ascii="Times New Roman" w:hAnsi="Times New Roman"/>
          <w:color w:val="000000" w:themeColor="text1"/>
          <w:sz w:val="24"/>
          <w:szCs w:val="24"/>
        </w:rPr>
        <w:t>, one in July, and</w:t>
      </w:r>
      <w:r w:rsidR="00420FBE" w:rsidRPr="00366A3B">
        <w:rPr>
          <w:rFonts w:ascii="Times New Roman" w:hAnsi="Times New Roman"/>
          <w:color w:val="000000" w:themeColor="text1"/>
          <w:sz w:val="24"/>
          <w:szCs w:val="24"/>
        </w:rPr>
        <w:t xml:space="preserve"> the rest were born in May.</w:t>
      </w:r>
      <w:r w:rsidRPr="00366A3B">
        <w:rPr>
          <w:rFonts w:ascii="Times New Roman" w:hAnsi="Times New Roman"/>
          <w:color w:val="000000" w:themeColor="text1"/>
          <w:sz w:val="24"/>
          <w:szCs w:val="24"/>
        </w:rPr>
        <w:t xml:space="preserve"> While penned and free-ranging animals had similar </w:t>
      </w:r>
      <w:r w:rsidR="00F73419" w:rsidRPr="00366A3B">
        <w:rPr>
          <w:rFonts w:ascii="Times New Roman" w:hAnsi="Times New Roman"/>
          <w:color w:val="000000" w:themeColor="text1"/>
          <w:sz w:val="24"/>
          <w:szCs w:val="24"/>
        </w:rPr>
        <w:t>FGM</w:t>
      </w:r>
      <w:r w:rsidRPr="00366A3B">
        <w:rPr>
          <w:rFonts w:ascii="Times New Roman" w:hAnsi="Times New Roman"/>
          <w:color w:val="000000" w:themeColor="text1"/>
          <w:sz w:val="24"/>
          <w:szCs w:val="24"/>
        </w:rPr>
        <w:t xml:space="preserve"> values</w:t>
      </w:r>
      <w:r w:rsidR="004132FB" w:rsidRPr="00366A3B">
        <w:rPr>
          <w:rFonts w:ascii="Times New Roman" w:hAnsi="Times New Roman"/>
          <w:color w:val="000000" w:themeColor="text1"/>
          <w:sz w:val="24"/>
          <w:szCs w:val="24"/>
        </w:rPr>
        <w:t xml:space="preserve"> prior to early May, </w:t>
      </w:r>
      <w:r w:rsidR="00F73419" w:rsidRPr="00366A3B">
        <w:rPr>
          <w:rFonts w:ascii="Times New Roman" w:hAnsi="Times New Roman"/>
          <w:color w:val="000000" w:themeColor="text1"/>
          <w:sz w:val="24"/>
          <w:szCs w:val="24"/>
        </w:rPr>
        <w:t>FGMs</w:t>
      </w:r>
      <w:r w:rsidR="004132FB" w:rsidRPr="00366A3B">
        <w:rPr>
          <w:rFonts w:ascii="Times New Roman" w:hAnsi="Times New Roman"/>
          <w:color w:val="000000" w:themeColor="text1"/>
          <w:sz w:val="24"/>
          <w:szCs w:val="24"/>
        </w:rPr>
        <w:t xml:space="preserve"> in free-ranging animals began to increase faster than</w:t>
      </w:r>
      <w:r w:rsidR="00B35034" w:rsidRPr="00366A3B">
        <w:rPr>
          <w:rFonts w:ascii="Times New Roman" w:hAnsi="Times New Roman"/>
          <w:color w:val="000000" w:themeColor="text1"/>
          <w:sz w:val="24"/>
          <w:szCs w:val="24"/>
        </w:rPr>
        <w:t xml:space="preserve"> in</w:t>
      </w:r>
      <w:r w:rsidR="004132FB" w:rsidRPr="00366A3B">
        <w:rPr>
          <w:rFonts w:ascii="Times New Roman" w:hAnsi="Times New Roman"/>
          <w:color w:val="000000" w:themeColor="text1"/>
          <w:sz w:val="24"/>
          <w:szCs w:val="24"/>
        </w:rPr>
        <w:t xml:space="preserve"> penned</w:t>
      </w:r>
      <w:r w:rsidR="00420FBE" w:rsidRPr="00366A3B">
        <w:rPr>
          <w:rFonts w:ascii="Times New Roman" w:hAnsi="Times New Roman"/>
          <w:color w:val="000000" w:themeColor="text1"/>
          <w:sz w:val="24"/>
          <w:szCs w:val="24"/>
        </w:rPr>
        <w:t xml:space="preserve"> </w:t>
      </w:r>
      <w:r w:rsidR="004132FB" w:rsidRPr="00366A3B">
        <w:rPr>
          <w:rFonts w:ascii="Times New Roman" w:hAnsi="Times New Roman"/>
          <w:color w:val="000000" w:themeColor="text1"/>
          <w:sz w:val="24"/>
          <w:szCs w:val="24"/>
        </w:rPr>
        <w:t>animals and remained higher through the duration of sampling, which ended in late July</w:t>
      </w:r>
      <w:ins w:id="951" w:author="Clayton Lamb" w:date="2023-07-13T14:51:00Z">
        <w:r w:rsidR="00D953A2" w:rsidRPr="00366A3B">
          <w:rPr>
            <w:rFonts w:ascii="Times New Roman" w:hAnsi="Times New Roman"/>
            <w:color w:val="000000" w:themeColor="text1"/>
            <w:sz w:val="24"/>
            <w:szCs w:val="24"/>
          </w:rPr>
          <w:t xml:space="preserve"> (</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ins w:id="952" w:author="Clayton Lamb" w:date="2023-07-13T14:51:00Z">
        <w:r w:rsidR="00D953A2" w:rsidRPr="00366A3B">
          <w:rPr>
            <w:rFonts w:ascii="Times New Roman" w:hAnsi="Times New Roman"/>
            <w:color w:val="000000" w:themeColor="text1"/>
            <w:sz w:val="24"/>
            <w:szCs w:val="24"/>
          </w:rPr>
          <w:fldChar w:fldCharType="separate"/>
        </w:r>
        <w:r w:rsidR="00D953A2" w:rsidRPr="00366A3B">
          <w:rPr>
            <w:rFonts w:ascii="Times New Roman" w:hAnsi="Times New Roman"/>
            <w:color w:val="000000" w:themeColor="text1"/>
            <w:sz w:val="24"/>
            <w:szCs w:val="24"/>
            <w:rPrChange w:id="953"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954"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955" w:author="Clayton Lamb" w:date="2023-07-14T08:32:00Z">
        <w:r w:rsidR="00F77017" w:rsidRPr="00366A3B">
          <w:rPr>
            <w:rFonts w:ascii="Times New Roman" w:hAnsi="Times New Roman"/>
            <w:color w:val="000000" w:themeColor="text1"/>
            <w:sz w:val="24"/>
            <w:szCs w:val="24"/>
          </w:rPr>
          <w:t>A</w:t>
        </w:r>
      </w:ins>
      <w:ins w:id="956" w:author="Clayton Lamb" w:date="2023-07-13T14:51:00Z">
        <w:r w:rsidR="00D953A2" w:rsidRPr="00366A3B">
          <w:rPr>
            <w:rFonts w:ascii="Times New Roman" w:hAnsi="Times New Roman"/>
            <w:color w:val="000000" w:themeColor="text1"/>
            <w:sz w:val="24"/>
            <w:szCs w:val="24"/>
          </w:rPr>
          <w:t>)</w:t>
        </w:r>
      </w:ins>
      <w:r w:rsidR="004132FB" w:rsidRPr="00366A3B">
        <w:rPr>
          <w:rFonts w:ascii="Times New Roman" w:hAnsi="Times New Roman"/>
          <w:color w:val="000000" w:themeColor="text1"/>
          <w:sz w:val="24"/>
          <w:szCs w:val="24"/>
        </w:rPr>
        <w:t xml:space="preserve">. A </w:t>
      </w:r>
      <w:proofErr w:type="spellStart"/>
      <w:r w:rsidR="004132FB" w:rsidRPr="00366A3B">
        <w:rPr>
          <w:rFonts w:ascii="Times New Roman" w:hAnsi="Times New Roman"/>
          <w:color w:val="000000" w:themeColor="text1"/>
          <w:sz w:val="24"/>
          <w:szCs w:val="24"/>
        </w:rPr>
        <w:t>glmm</w:t>
      </w:r>
      <w:proofErr w:type="spellEnd"/>
      <w:r w:rsidR="004132FB"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with a random intercept for year </w:t>
      </w:r>
      <w:r w:rsidR="004132FB" w:rsidRPr="00366A3B">
        <w:rPr>
          <w:rFonts w:ascii="Times New Roman" w:hAnsi="Times New Roman"/>
          <w:color w:val="000000" w:themeColor="text1"/>
          <w:sz w:val="24"/>
          <w:szCs w:val="24"/>
        </w:rPr>
        <w:t>confirmed this trend, where a sig</w:t>
      </w:r>
      <w:r w:rsidR="00E32CBB" w:rsidRPr="00366A3B">
        <w:rPr>
          <w:rFonts w:ascii="Times New Roman" w:hAnsi="Times New Roman"/>
          <w:color w:val="000000" w:themeColor="text1"/>
          <w:sz w:val="24"/>
          <w:szCs w:val="24"/>
        </w:rPr>
        <w:t>nificant interaction</w:t>
      </w:r>
      <w:r w:rsidR="000824C5"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between day of year and location suggested that </w:t>
      </w:r>
      <w:r w:rsidR="00F73419" w:rsidRPr="00366A3B">
        <w:rPr>
          <w:rFonts w:ascii="Times New Roman" w:hAnsi="Times New Roman"/>
          <w:color w:val="000000" w:themeColor="text1"/>
          <w:sz w:val="24"/>
          <w:szCs w:val="24"/>
        </w:rPr>
        <w:t>FGM</w:t>
      </w:r>
      <w:r w:rsidR="008213BE" w:rsidRPr="00366A3B">
        <w:rPr>
          <w:rFonts w:ascii="Times New Roman" w:hAnsi="Times New Roman"/>
          <w:color w:val="000000" w:themeColor="text1"/>
          <w:sz w:val="24"/>
          <w:szCs w:val="24"/>
        </w:rPr>
        <w:t>s</w:t>
      </w:r>
      <w:r w:rsidR="00F73419" w:rsidRPr="00366A3B">
        <w:rPr>
          <w:rFonts w:ascii="Times New Roman" w:hAnsi="Times New Roman"/>
          <w:color w:val="000000" w:themeColor="text1"/>
          <w:sz w:val="24"/>
          <w:szCs w:val="24"/>
        </w:rPr>
        <w:t xml:space="preserve"> in </w:t>
      </w:r>
      <w:r w:rsidR="00E32CBB" w:rsidRPr="00366A3B">
        <w:rPr>
          <w:rFonts w:ascii="Times New Roman" w:hAnsi="Times New Roman"/>
          <w:color w:val="000000" w:themeColor="text1"/>
          <w:sz w:val="24"/>
          <w:szCs w:val="24"/>
        </w:rPr>
        <w:t xml:space="preserve">free-ranging </w:t>
      </w:r>
      <w:r w:rsidR="00F73419" w:rsidRPr="00366A3B">
        <w:rPr>
          <w:rFonts w:ascii="Times New Roman" w:hAnsi="Times New Roman"/>
          <w:color w:val="000000" w:themeColor="text1"/>
          <w:sz w:val="24"/>
          <w:szCs w:val="24"/>
        </w:rPr>
        <w:t xml:space="preserve">caribou </w:t>
      </w:r>
      <w:r w:rsidR="00E32CBB" w:rsidRPr="00366A3B">
        <w:rPr>
          <w:rFonts w:ascii="Times New Roman" w:hAnsi="Times New Roman"/>
          <w:color w:val="000000" w:themeColor="text1"/>
          <w:sz w:val="24"/>
          <w:szCs w:val="24"/>
        </w:rPr>
        <w:t>rose faster through the year compared to penned animals</w:t>
      </w:r>
      <w:r w:rsidR="000824C5" w:rsidRPr="00366A3B">
        <w:rPr>
          <w:rFonts w:ascii="Times New Roman" w:hAnsi="Times New Roman"/>
          <w:color w:val="000000" w:themeColor="text1"/>
          <w:sz w:val="24"/>
          <w:szCs w:val="24"/>
        </w:rPr>
        <w:t xml:space="preserve"> (day of year: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 xml:space="preserve">=4.6 (se= 0.2), z=19.1, day of year*penned: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=-1.8 (se= 0.4), z=-4.4)</w:t>
      </w:r>
      <w:r w:rsidR="00E32CBB" w:rsidRPr="00366A3B">
        <w:rPr>
          <w:rFonts w:ascii="Times New Roman" w:hAnsi="Times New Roman"/>
          <w:color w:val="000000" w:themeColor="text1"/>
          <w:sz w:val="24"/>
          <w:szCs w:val="24"/>
        </w:rPr>
        <w:t>.</w:t>
      </w:r>
      <w:r w:rsidR="00692708" w:rsidRPr="00366A3B">
        <w:rPr>
          <w:rFonts w:ascii="Times New Roman" w:hAnsi="Times New Roman"/>
          <w:color w:val="000000" w:themeColor="text1"/>
          <w:sz w:val="24"/>
          <w:szCs w:val="24"/>
        </w:rPr>
        <w:t xml:space="preserve"> </w:t>
      </w:r>
    </w:p>
    <w:p w14:paraId="58BAA261" w14:textId="41BD6D49" w:rsidR="0076445E" w:rsidRPr="00366A3B" w:rsidRDefault="00692708" w:rsidP="00692708">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ab/>
      </w:r>
    </w:p>
    <w:p w14:paraId="62790052" w14:textId="16AA0840" w:rsidR="0076445E" w:rsidRPr="00366A3B" w:rsidRDefault="0076445E"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Pathogens</w:t>
      </w:r>
    </w:p>
    <w:p w14:paraId="746E1592" w14:textId="25FF23A9" w:rsidR="00BB5E4F" w:rsidRPr="00366A3B" w:rsidRDefault="00B05B5D" w:rsidP="00C12E97">
      <w:pPr>
        <w:spacing w:line="480" w:lineRule="auto"/>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Erysipelothrix</w:t>
      </w:r>
      <w:proofErr w:type="spellEnd"/>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seroprevalence </w:t>
      </w:r>
      <w:r w:rsidR="00271C76" w:rsidRPr="00366A3B">
        <w:rPr>
          <w:rFonts w:ascii="Times New Roman" w:hAnsi="Times New Roman"/>
          <w:color w:val="000000" w:themeColor="text1"/>
          <w:sz w:val="24"/>
          <w:szCs w:val="24"/>
        </w:rPr>
        <w:t xml:space="preserve">in the </w:t>
      </w:r>
      <w:proofErr w:type="spellStart"/>
      <w:r w:rsidR="00271C76" w:rsidRPr="00366A3B">
        <w:rPr>
          <w:rFonts w:ascii="Times New Roman" w:hAnsi="Times New Roman"/>
          <w:color w:val="000000" w:themeColor="text1"/>
          <w:sz w:val="24"/>
          <w:szCs w:val="24"/>
        </w:rPr>
        <w:t>Klinse</w:t>
      </w:r>
      <w:proofErr w:type="spellEnd"/>
      <w:r w:rsidR="00271C76" w:rsidRPr="00366A3B">
        <w:rPr>
          <w:rFonts w:ascii="Times New Roman" w:hAnsi="Times New Roman"/>
          <w:color w:val="000000" w:themeColor="text1"/>
          <w:sz w:val="24"/>
          <w:szCs w:val="24"/>
        </w:rPr>
        <w:t xml:space="preserve">-Za </w:t>
      </w:r>
      <w:r w:rsidR="00312FE2" w:rsidRPr="00366A3B">
        <w:rPr>
          <w:rFonts w:ascii="Times New Roman" w:hAnsi="Times New Roman"/>
          <w:color w:val="000000" w:themeColor="text1"/>
          <w:sz w:val="24"/>
          <w:szCs w:val="24"/>
        </w:rPr>
        <w:t>across animals and</w:t>
      </w:r>
      <w:del w:id="957" w:author="Clayton Lamb" w:date="2023-07-13T14:52:00Z">
        <w:r w:rsidR="00312FE2" w:rsidRPr="00366A3B" w:rsidDel="00D953A2">
          <w:rPr>
            <w:rFonts w:ascii="Times New Roman" w:hAnsi="Times New Roman"/>
            <w:color w:val="000000" w:themeColor="text1"/>
            <w:sz w:val="24"/>
            <w:szCs w:val="24"/>
          </w:rPr>
          <w:delText xml:space="preserve"> across</w:delText>
        </w:r>
      </w:del>
      <w:r w:rsidR="00312FE2" w:rsidRPr="00366A3B">
        <w:rPr>
          <w:rFonts w:ascii="Times New Roman" w:hAnsi="Times New Roman"/>
          <w:color w:val="000000" w:themeColor="text1"/>
          <w:sz w:val="24"/>
          <w:szCs w:val="24"/>
        </w:rPr>
        <w:t xml:space="preserve"> years </w:t>
      </w:r>
      <w:r w:rsidR="00BB5E4F" w:rsidRPr="00366A3B">
        <w:rPr>
          <w:rFonts w:ascii="Times New Roman" w:hAnsi="Times New Roman"/>
          <w:color w:val="000000" w:themeColor="text1"/>
          <w:sz w:val="24"/>
          <w:szCs w:val="24"/>
        </w:rPr>
        <w:t xml:space="preserve">was </w:t>
      </w:r>
      <w:ins w:id="958" w:author="Clayton Lamb" w:date="2023-07-19T10:16:00Z">
        <w:r w:rsidR="00DB5CA6">
          <w:rPr>
            <w:rFonts w:ascii="Times New Roman" w:hAnsi="Times New Roman"/>
            <w:color w:val="000000" w:themeColor="text1"/>
            <w:sz w:val="24"/>
            <w:szCs w:val="24"/>
          </w:rPr>
          <w:t>45</w:t>
        </w:r>
      </w:ins>
      <w:del w:id="959" w:author="Clayton Lamb" w:date="2023-07-19T10:16:00Z">
        <w:r w:rsidR="00BB5E4F" w:rsidRPr="00366A3B" w:rsidDel="00DB5CA6">
          <w:rPr>
            <w:rFonts w:ascii="Times New Roman" w:hAnsi="Times New Roman"/>
            <w:color w:val="000000" w:themeColor="text1"/>
            <w:sz w:val="24"/>
            <w:szCs w:val="24"/>
          </w:rPr>
          <w:delText>65</w:delText>
        </w:r>
      </w:del>
      <w:r w:rsidR="00BB5E4F" w:rsidRPr="00366A3B">
        <w:rPr>
          <w:rFonts w:ascii="Times New Roman" w:hAnsi="Times New Roman"/>
          <w:color w:val="000000" w:themeColor="text1"/>
          <w:sz w:val="24"/>
          <w:szCs w:val="24"/>
        </w:rPr>
        <w:t>%</w:t>
      </w:r>
      <w:ins w:id="960" w:author="Clayton Lamb" w:date="2023-07-19T10:17:00Z">
        <w:r w:rsidR="00DB5CA6">
          <w:rPr>
            <w:rFonts w:ascii="Times New Roman" w:hAnsi="Times New Roman"/>
            <w:color w:val="000000" w:themeColor="text1"/>
            <w:sz w:val="24"/>
            <w:szCs w:val="24"/>
          </w:rPr>
          <w:t xml:space="preserve"> (95% CI: 35-54%,</w:t>
        </w:r>
      </w:ins>
      <w:r w:rsidR="00BB5E4F" w:rsidRPr="00366A3B">
        <w:rPr>
          <w:rFonts w:ascii="Times New Roman" w:hAnsi="Times New Roman"/>
          <w:color w:val="000000" w:themeColor="text1"/>
          <w:sz w:val="24"/>
          <w:szCs w:val="24"/>
        </w:rPr>
        <w:t xml:space="preserve"> (</w:t>
      </w:r>
      <w:ins w:id="961" w:author="Clayton Lamb" w:date="2023-07-19T10:17:00Z">
        <w:r w:rsidR="00DB5CA6">
          <w:rPr>
            <w:rFonts w:ascii="Times New Roman" w:hAnsi="Times New Roman"/>
            <w:color w:val="000000" w:themeColor="text1"/>
            <w:sz w:val="24"/>
            <w:szCs w:val="24"/>
          </w:rPr>
          <w:t>48</w:t>
        </w:r>
      </w:ins>
      <w:del w:id="962" w:author="Clayton Lamb" w:date="2023-07-19T10:17:00Z">
        <w:r w:rsidR="006E66D8" w:rsidRPr="00366A3B" w:rsidDel="00DB5CA6">
          <w:rPr>
            <w:rFonts w:ascii="Times New Roman" w:hAnsi="Times New Roman"/>
            <w:color w:val="000000" w:themeColor="text1"/>
            <w:sz w:val="24"/>
            <w:szCs w:val="24"/>
          </w:rPr>
          <w:delText>60</w:delText>
        </w:r>
      </w:del>
      <w:r w:rsidR="006E66D8" w:rsidRPr="00366A3B">
        <w:rPr>
          <w:rFonts w:ascii="Times New Roman" w:hAnsi="Times New Roman"/>
          <w:color w:val="000000" w:themeColor="text1"/>
          <w:sz w:val="24"/>
          <w:szCs w:val="24"/>
        </w:rPr>
        <w:t>/</w:t>
      </w:r>
      <w:ins w:id="963" w:author="Clayton Lamb" w:date="2023-07-19T10:16:00Z">
        <w:r w:rsidR="00DB5CA6">
          <w:rPr>
            <w:rFonts w:ascii="Times New Roman" w:hAnsi="Times New Roman"/>
            <w:color w:val="000000" w:themeColor="text1"/>
            <w:sz w:val="24"/>
            <w:szCs w:val="24"/>
          </w:rPr>
          <w:t>107</w:t>
        </w:r>
      </w:ins>
      <w:del w:id="964" w:author="Clayton Lamb" w:date="2023-07-19T10:16:00Z">
        <w:r w:rsidR="006E66D8" w:rsidRPr="00366A3B" w:rsidDel="00DB5CA6">
          <w:rPr>
            <w:rFonts w:ascii="Times New Roman" w:hAnsi="Times New Roman"/>
            <w:color w:val="000000" w:themeColor="text1"/>
            <w:sz w:val="24"/>
            <w:szCs w:val="24"/>
          </w:rPr>
          <w:delText>93</w:delText>
        </w:r>
      </w:del>
      <w:r w:rsidR="006E66D8" w:rsidRPr="00366A3B">
        <w:rPr>
          <w:rFonts w:ascii="Times New Roman" w:hAnsi="Times New Roman"/>
          <w:color w:val="000000" w:themeColor="text1"/>
          <w:sz w:val="24"/>
          <w:szCs w:val="24"/>
        </w:rPr>
        <w:t>)</w:t>
      </w:r>
      <w:r w:rsidR="00BB5E4F" w:rsidRPr="00366A3B">
        <w:rPr>
          <w:rFonts w:ascii="Times New Roman" w:hAnsi="Times New Roman"/>
          <w:color w:val="000000" w:themeColor="text1"/>
          <w:sz w:val="24"/>
          <w:szCs w:val="24"/>
        </w:rPr>
        <w:t xml:space="preserve">. The bacterium appears to have been well-established </w:t>
      </w:r>
      <w:r w:rsidR="00271C76" w:rsidRPr="00366A3B">
        <w:rPr>
          <w:rFonts w:ascii="Times New Roman" w:hAnsi="Times New Roman"/>
          <w:color w:val="000000" w:themeColor="text1"/>
          <w:sz w:val="24"/>
          <w:szCs w:val="24"/>
        </w:rPr>
        <w:t xml:space="preserve">in </w:t>
      </w:r>
      <w:r w:rsidR="00BB5E4F"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subpopulation</w:t>
      </w:r>
      <w:r w:rsidR="00BB5E4F"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prior to</w:t>
      </w:r>
      <w:r w:rsidR="00BB5E4F" w:rsidRPr="00366A3B">
        <w:rPr>
          <w:rFonts w:ascii="Times New Roman" w:hAnsi="Times New Roman"/>
          <w:color w:val="000000" w:themeColor="text1"/>
          <w:sz w:val="24"/>
          <w:szCs w:val="24"/>
        </w:rPr>
        <w:t xml:space="preserve"> the beginning of</w:t>
      </w:r>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sampling (10 of 11 </w:t>
      </w:r>
      <w:r w:rsidR="00844BAF" w:rsidRPr="00366A3B">
        <w:rPr>
          <w:rFonts w:ascii="Times New Roman" w:hAnsi="Times New Roman"/>
          <w:color w:val="000000" w:themeColor="text1"/>
          <w:sz w:val="24"/>
          <w:szCs w:val="24"/>
        </w:rPr>
        <w:t xml:space="preserve">females </w:t>
      </w:r>
      <w:r w:rsidR="00BB5E4F" w:rsidRPr="00366A3B">
        <w:rPr>
          <w:rFonts w:ascii="Times New Roman" w:hAnsi="Times New Roman"/>
          <w:color w:val="000000" w:themeColor="text1"/>
          <w:sz w:val="24"/>
          <w:szCs w:val="24"/>
        </w:rPr>
        <w:t xml:space="preserve">captured </w:t>
      </w:r>
      <w:r w:rsidR="00844BAF" w:rsidRPr="00366A3B">
        <w:rPr>
          <w:rFonts w:ascii="Times New Roman" w:hAnsi="Times New Roman"/>
          <w:color w:val="000000" w:themeColor="text1"/>
          <w:sz w:val="24"/>
          <w:szCs w:val="24"/>
        </w:rPr>
        <w:t xml:space="preserve">in 2014 </w:t>
      </w:r>
      <w:r w:rsidR="00BB5E4F" w:rsidRPr="00366A3B">
        <w:rPr>
          <w:rFonts w:ascii="Times New Roman" w:hAnsi="Times New Roman"/>
          <w:color w:val="000000" w:themeColor="text1"/>
          <w:sz w:val="24"/>
          <w:szCs w:val="24"/>
        </w:rPr>
        <w:t>were seropositive</w:t>
      </w:r>
      <w:r w:rsidR="006E66D8"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Among boreal caribou in 2012</w:t>
      </w:r>
      <w:del w:id="965" w:author="Clayton Lamb" w:date="2023-07-14T08:19:00Z">
        <w:r w:rsidR="00BB5E4F" w:rsidRPr="00366A3B" w:rsidDel="00D448B7">
          <w:rPr>
            <w:rFonts w:ascii="Times New Roman" w:hAnsi="Times New Roman"/>
            <w:color w:val="000000" w:themeColor="text1"/>
            <w:sz w:val="24"/>
            <w:szCs w:val="24"/>
          </w:rPr>
          <w:delText>-</w:delText>
        </w:r>
      </w:del>
      <w:ins w:id="966" w:author="Clayton Lamb" w:date="2023-07-14T08:19:00Z">
        <w:r w:rsidR="00D448B7" w:rsidRPr="00366A3B">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2014, the seroprevalence was </w:t>
      </w:r>
      <w:ins w:id="967" w:author="Clayton Lamb" w:date="2023-07-19T11:18:00Z">
        <w:r w:rsidR="00FC317E">
          <w:rPr>
            <w:rFonts w:ascii="Times New Roman" w:hAnsi="Times New Roman"/>
            <w:color w:val="000000" w:themeColor="text1"/>
            <w:sz w:val="24"/>
            <w:szCs w:val="24"/>
          </w:rPr>
          <w:t>14</w:t>
        </w:r>
      </w:ins>
      <w:del w:id="968" w:author="Clayton Lamb" w:date="2023-07-19T11:18:00Z">
        <w:r w:rsidR="006E66D8" w:rsidRPr="00366A3B" w:rsidDel="00FC317E">
          <w:rPr>
            <w:rFonts w:ascii="Times New Roman" w:hAnsi="Times New Roman"/>
            <w:color w:val="000000" w:themeColor="text1"/>
            <w:sz w:val="24"/>
            <w:szCs w:val="24"/>
          </w:rPr>
          <w:delText>24</w:delText>
        </w:r>
      </w:del>
      <w:r w:rsidR="00BB5E4F" w:rsidRPr="00366A3B">
        <w:rPr>
          <w:rFonts w:ascii="Times New Roman" w:hAnsi="Times New Roman"/>
          <w:color w:val="000000" w:themeColor="text1"/>
          <w:sz w:val="24"/>
          <w:szCs w:val="24"/>
        </w:rPr>
        <w:t>%</w:t>
      </w:r>
      <w:ins w:id="969" w:author="Clayton Lamb" w:date="2023-07-19T11:18: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95% CI: 9-20%</w:t>
        </w:r>
      </w:ins>
      <w:ins w:id="970" w:author="Clayton Lamb" w:date="2023-07-19T11:19: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Bondo et al. 2019),</w:t>
        </w:r>
      </w:ins>
      <w:del w:id="971" w:author="Clayton Lamb" w:date="2023-07-19T11:26:00Z">
        <w:r w:rsidR="00BB5E4F" w:rsidRPr="00366A3B" w:rsidDel="0050633A">
          <w:rPr>
            <w:rFonts w:ascii="Times New Roman" w:hAnsi="Times New Roman"/>
            <w:color w:val="000000" w:themeColor="text1"/>
            <w:sz w:val="24"/>
            <w:szCs w:val="24"/>
          </w:rPr>
          <w:delText>,</w:delText>
        </w:r>
      </w:del>
      <w:r w:rsidR="00BB5E4F" w:rsidRPr="00366A3B">
        <w:rPr>
          <w:rFonts w:ascii="Times New Roman" w:hAnsi="Times New Roman"/>
          <w:color w:val="000000" w:themeColor="text1"/>
          <w:sz w:val="24"/>
          <w:szCs w:val="24"/>
        </w:rPr>
        <w:t xml:space="preserve"> which is lower than the </w:t>
      </w:r>
      <w:proofErr w:type="spellStart"/>
      <w:r w:rsidR="00BB5E4F" w:rsidRPr="00366A3B">
        <w:rPr>
          <w:rFonts w:ascii="Times New Roman" w:hAnsi="Times New Roman"/>
          <w:color w:val="000000" w:themeColor="text1"/>
          <w:sz w:val="24"/>
          <w:szCs w:val="24"/>
        </w:rPr>
        <w:t>Klinse</w:t>
      </w:r>
      <w:proofErr w:type="spellEnd"/>
      <w:r w:rsidR="00BB5E4F" w:rsidRPr="00366A3B">
        <w:rPr>
          <w:rFonts w:ascii="Times New Roman" w:hAnsi="Times New Roman"/>
          <w:color w:val="000000" w:themeColor="text1"/>
          <w:sz w:val="24"/>
          <w:szCs w:val="24"/>
        </w:rPr>
        <w:t>-Za</w:t>
      </w:r>
      <w:ins w:id="972" w:author="Clayton Lamb" w:date="2023-07-19T11:19:00Z">
        <w:r w:rsidR="00FC317E">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 </w:t>
      </w:r>
      <w:proofErr w:type="spellStart"/>
      <w:ins w:id="973" w:author="Clayton Lamb" w:date="2023-07-19T11:19:00Z">
        <w:r w:rsidR="00FC317E" w:rsidRPr="00366A3B">
          <w:rPr>
            <w:rFonts w:ascii="Times New Roman" w:hAnsi="Times New Roman"/>
            <w:color w:val="000000" w:themeColor="text1"/>
            <w:sz w:val="24"/>
            <w:szCs w:val="24"/>
          </w:rPr>
          <w:t>Erysipelothrix</w:t>
        </w:r>
        <w:proofErr w:type="spellEnd"/>
        <w:r w:rsidR="00FC317E" w:rsidRPr="00366A3B" w:rsidDel="00FC317E">
          <w:rPr>
            <w:rFonts w:ascii="Times New Roman" w:hAnsi="Times New Roman"/>
            <w:color w:val="000000" w:themeColor="text1"/>
            <w:sz w:val="24"/>
            <w:szCs w:val="24"/>
          </w:rPr>
          <w:t xml:space="preserve"> </w:t>
        </w:r>
        <w:del w:id="974" w:author="Evgenia Dubman" w:date="2023-07-24T12:40:00Z">
          <w:r w:rsidR="00FC317E" w:rsidDel="003F50BC">
            <w:rPr>
              <w:rFonts w:ascii="Times New Roman" w:hAnsi="Times New Roman"/>
              <w:color w:val="000000" w:themeColor="text1"/>
              <w:sz w:val="24"/>
              <w:szCs w:val="24"/>
            </w:rPr>
            <w:delText>s</w:delText>
          </w:r>
        </w:del>
      </w:ins>
      <w:del w:id="975" w:author="Clayton Lamb" w:date="2023-07-19T11:19:00Z">
        <w:r w:rsidR="00BB5E4F" w:rsidRPr="00366A3B" w:rsidDel="00FC317E">
          <w:rPr>
            <w:rFonts w:ascii="Times New Roman" w:hAnsi="Times New Roman"/>
            <w:color w:val="000000" w:themeColor="text1"/>
            <w:sz w:val="24"/>
            <w:szCs w:val="24"/>
          </w:rPr>
          <w:delText>in the first four years of our study (Bondo et al. 2019)</w:delText>
        </w:r>
        <w:r w:rsidR="006E66D8" w:rsidRPr="00366A3B" w:rsidDel="00FC317E">
          <w:rPr>
            <w:rFonts w:ascii="Times New Roman" w:hAnsi="Times New Roman"/>
            <w:color w:val="000000" w:themeColor="text1"/>
            <w:sz w:val="24"/>
            <w:szCs w:val="24"/>
          </w:rPr>
          <w:delText>, however s</w:delText>
        </w:r>
      </w:del>
      <w:proofErr w:type="spellStart"/>
      <w:r w:rsidR="006E66D8" w:rsidRPr="00366A3B">
        <w:rPr>
          <w:rFonts w:ascii="Times New Roman" w:hAnsi="Times New Roman"/>
          <w:color w:val="000000" w:themeColor="text1"/>
          <w:sz w:val="24"/>
          <w:szCs w:val="24"/>
        </w:rPr>
        <w:t>eroprevalence</w:t>
      </w:r>
      <w:proofErr w:type="spellEnd"/>
      <w:r w:rsidR="006E66D8" w:rsidRPr="00366A3B">
        <w:rPr>
          <w:rFonts w:ascii="Times New Roman" w:hAnsi="Times New Roman"/>
          <w:color w:val="000000" w:themeColor="text1"/>
          <w:sz w:val="24"/>
          <w:szCs w:val="24"/>
        </w:rPr>
        <w:t xml:space="preserve"> in 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w:t>
      </w:r>
      <w:del w:id="976" w:author="Clayton Lamb" w:date="2023-07-19T11:16:00Z">
        <w:r w:rsidR="006E66D8" w:rsidRPr="00366A3B" w:rsidDel="00FC317E">
          <w:rPr>
            <w:rFonts w:ascii="Times New Roman" w:hAnsi="Times New Roman"/>
            <w:color w:val="000000" w:themeColor="text1"/>
            <w:sz w:val="24"/>
            <w:szCs w:val="24"/>
          </w:rPr>
          <w:delText>ranged from</w:delText>
        </w:r>
      </w:del>
      <w:ins w:id="977" w:author="Clayton Lamb" w:date="2023-07-19T11:16:00Z">
        <w:r w:rsidR="00FC317E">
          <w:rPr>
            <w:rFonts w:ascii="Times New Roman" w:hAnsi="Times New Roman"/>
            <w:color w:val="000000" w:themeColor="text1"/>
            <w:sz w:val="24"/>
            <w:szCs w:val="24"/>
          </w:rPr>
          <w:t>was</w:t>
        </w:r>
      </w:ins>
      <w:r w:rsidR="006E66D8" w:rsidRPr="00366A3B">
        <w:rPr>
          <w:rFonts w:ascii="Times New Roman" w:hAnsi="Times New Roman"/>
          <w:color w:val="000000" w:themeColor="text1"/>
          <w:sz w:val="24"/>
          <w:szCs w:val="24"/>
        </w:rPr>
        <w:t xml:space="preserve"> </w:t>
      </w:r>
      <w:ins w:id="978" w:author="Clayton Lamb" w:date="2023-07-19T11:17:00Z">
        <w:r w:rsidR="00FC317E">
          <w:rPr>
            <w:rFonts w:ascii="Times New Roman" w:hAnsi="Times New Roman"/>
            <w:color w:val="000000" w:themeColor="text1"/>
            <w:sz w:val="24"/>
            <w:szCs w:val="24"/>
          </w:rPr>
          <w:t xml:space="preserve">similar to </w:t>
        </w:r>
        <w:proofErr w:type="spellStart"/>
        <w:r w:rsidR="00FC317E">
          <w:rPr>
            <w:rFonts w:ascii="Times New Roman" w:hAnsi="Times New Roman"/>
            <w:color w:val="000000" w:themeColor="text1"/>
            <w:sz w:val="24"/>
            <w:szCs w:val="24"/>
          </w:rPr>
          <w:t>Klinse</w:t>
        </w:r>
        <w:proofErr w:type="spellEnd"/>
        <w:r w:rsidR="00FC317E">
          <w:rPr>
            <w:rFonts w:ascii="Times New Roman" w:hAnsi="Times New Roman"/>
            <w:color w:val="000000" w:themeColor="text1"/>
            <w:sz w:val="24"/>
            <w:szCs w:val="24"/>
          </w:rPr>
          <w:t>-Za</w:t>
        </w:r>
      </w:ins>
      <w:ins w:id="979" w:author="Clayton Lamb" w:date="2023-07-19T11:18:00Z">
        <w:r w:rsidR="00FC317E">
          <w:rPr>
            <w:rFonts w:ascii="Times New Roman" w:hAnsi="Times New Roman"/>
            <w:color w:val="000000" w:themeColor="text1"/>
            <w:sz w:val="24"/>
            <w:szCs w:val="24"/>
          </w:rPr>
          <w:t xml:space="preserve"> at </w:t>
        </w:r>
      </w:ins>
      <w:del w:id="980" w:author="Clayton Lamb" w:date="2023-07-19T11:16:00Z">
        <w:r w:rsidR="006E66D8" w:rsidRPr="00366A3B" w:rsidDel="00FC317E">
          <w:rPr>
            <w:rFonts w:ascii="Times New Roman" w:hAnsi="Times New Roman"/>
            <w:color w:val="000000" w:themeColor="text1"/>
            <w:sz w:val="24"/>
            <w:szCs w:val="24"/>
          </w:rPr>
          <w:delText>18</w:delText>
        </w:r>
      </w:del>
      <w:del w:id="981" w:author="Clayton Lamb" w:date="2023-07-14T08:19:00Z">
        <w:r w:rsidR="006E66D8" w:rsidRPr="00366A3B" w:rsidDel="00D448B7">
          <w:rPr>
            <w:rFonts w:ascii="Times New Roman" w:hAnsi="Times New Roman"/>
            <w:color w:val="000000" w:themeColor="text1"/>
            <w:sz w:val="24"/>
            <w:szCs w:val="24"/>
          </w:rPr>
          <w:delText>-</w:delText>
        </w:r>
      </w:del>
      <w:del w:id="982" w:author="Clayton Lamb" w:date="2023-07-19T11:16:00Z">
        <w:r w:rsidR="006E66D8" w:rsidRPr="00366A3B" w:rsidDel="00FC317E">
          <w:rPr>
            <w:rFonts w:ascii="Times New Roman" w:hAnsi="Times New Roman"/>
            <w:color w:val="000000" w:themeColor="text1"/>
            <w:sz w:val="24"/>
            <w:szCs w:val="24"/>
          </w:rPr>
          <w:delText>76</w:delText>
        </w:r>
      </w:del>
      <w:ins w:id="983" w:author="Clayton Lamb" w:date="2023-07-19T11:16:00Z">
        <w:r w:rsidR="00FC317E">
          <w:rPr>
            <w:rFonts w:ascii="Times New Roman" w:hAnsi="Times New Roman"/>
            <w:color w:val="000000" w:themeColor="text1"/>
            <w:sz w:val="24"/>
            <w:szCs w:val="24"/>
          </w:rPr>
          <w:t>52</w:t>
        </w:r>
      </w:ins>
      <w:r w:rsidR="006E66D8" w:rsidRPr="00366A3B">
        <w:rPr>
          <w:rFonts w:ascii="Times New Roman" w:hAnsi="Times New Roman"/>
          <w:color w:val="000000" w:themeColor="text1"/>
          <w:sz w:val="24"/>
          <w:szCs w:val="24"/>
        </w:rPr>
        <w:t>%</w:t>
      </w:r>
      <w:del w:id="984" w:author="Clayton Lamb" w:date="2023-07-19T11:18:00Z">
        <w:r w:rsidR="006E66D8" w:rsidRPr="00366A3B" w:rsidDel="00FC317E">
          <w:rPr>
            <w:rFonts w:ascii="Times New Roman" w:hAnsi="Times New Roman"/>
            <w:color w:val="000000" w:themeColor="text1"/>
            <w:sz w:val="24"/>
            <w:szCs w:val="24"/>
          </w:rPr>
          <w:delText xml:space="preserve"> </w:delText>
        </w:r>
      </w:del>
      <w:ins w:id="985" w:author="Clayton Lamb" w:date="2023-07-19T11:16:00Z">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95% CI: 46-</w:t>
        </w:r>
      </w:ins>
      <w:ins w:id="986" w:author="Clayton Lamb" w:date="2023-07-19T11:17:00Z">
        <w:r w:rsidR="00FC317E">
          <w:rPr>
            <w:rFonts w:ascii="Times New Roman" w:hAnsi="Times New Roman"/>
            <w:color w:val="000000" w:themeColor="text1"/>
            <w:sz w:val="24"/>
            <w:szCs w:val="24"/>
          </w:rPr>
          <w:t>59</w:t>
        </w:r>
      </w:ins>
      <w:ins w:id="987" w:author="Clayton Lamb" w:date="2023-07-19T11:16: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988" w:author="Clayton Lamb" w:date="2023-07-19T11:17:00Z">
        <w:r w:rsidR="00FC317E">
          <w:rPr>
            <w:rFonts w:ascii="Times New Roman" w:hAnsi="Times New Roman"/>
            <w:color w:val="000000" w:themeColor="text1"/>
            <w:sz w:val="24"/>
            <w:szCs w:val="24"/>
          </w:rPr>
          <w:t>127/243</w:t>
        </w:r>
      </w:ins>
      <w:ins w:id="989" w:author="Clayton Lamb" w:date="2023-07-19T11:16:00Z">
        <w:r w:rsidR="00FC317E" w:rsidRPr="00366A3B" w:rsidDel="00FC317E">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 xml:space="preserve">, </w:t>
        </w:r>
      </w:ins>
      <w:del w:id="990" w:author="Clayton Lamb" w:date="2023-07-19T11:16:00Z">
        <w:r w:rsidR="006E66D8" w:rsidRPr="00366A3B" w:rsidDel="00FC317E">
          <w:rPr>
            <w:rFonts w:ascii="Times New Roman" w:hAnsi="Times New Roman"/>
            <w:color w:val="000000" w:themeColor="text1"/>
            <w:sz w:val="24"/>
            <w:szCs w:val="24"/>
          </w:rPr>
          <w:delText>(</w:delText>
        </w:r>
      </w:del>
      <w:r w:rsidR="006E66D8" w:rsidRPr="00366A3B">
        <w:rPr>
          <w:rFonts w:ascii="Times New Roman" w:hAnsi="Times New Roman"/>
          <w:color w:val="000000" w:themeColor="text1"/>
          <w:sz w:val="24"/>
          <w:szCs w:val="24"/>
        </w:rPr>
        <w:fldChar w:fldCharType="begin"/>
      </w:r>
      <w:r w:rsidR="006E66D8" w:rsidRPr="00366A3B">
        <w:rPr>
          <w:rFonts w:ascii="Times New Roman" w:hAnsi="Times New Roman"/>
          <w:color w:val="000000" w:themeColor="text1"/>
          <w:sz w:val="24"/>
          <w:szCs w:val="24"/>
        </w:rPr>
        <w:instrText xml:space="preserve"> REF _Ref98429980 \h </w:instrText>
      </w:r>
      <w:r w:rsidR="00C12E97" w:rsidRPr="00366A3B">
        <w:rPr>
          <w:rFonts w:ascii="Times New Roman" w:hAnsi="Times New Roman"/>
          <w:color w:val="000000" w:themeColor="text1"/>
          <w:sz w:val="24"/>
          <w:szCs w:val="24"/>
        </w:rPr>
        <w:instrText xml:space="preserve"> \* MERGEFORMAT </w:instrText>
      </w:r>
      <w:r w:rsidR="006E66D8" w:rsidRPr="00366A3B">
        <w:rPr>
          <w:rFonts w:ascii="Times New Roman" w:hAnsi="Times New Roman"/>
          <w:color w:val="000000" w:themeColor="text1"/>
          <w:sz w:val="24"/>
          <w:szCs w:val="24"/>
        </w:rPr>
      </w:r>
      <w:r w:rsidR="006E66D8" w:rsidRPr="00366A3B">
        <w:rPr>
          <w:rFonts w:ascii="Times New Roman" w:hAnsi="Times New Roman"/>
          <w:color w:val="000000" w:themeColor="text1"/>
          <w:sz w:val="24"/>
          <w:szCs w:val="24"/>
        </w:rPr>
        <w:fldChar w:fldCharType="separate"/>
      </w:r>
      <w:ins w:id="991" w:author="Clayton Lamb" w:date="2023-07-13T14:41:00Z">
        <w:r w:rsidR="000754F2" w:rsidRPr="00366A3B">
          <w:rPr>
            <w:rFonts w:ascii="Times New Roman" w:hAnsi="Times New Roman"/>
            <w:color w:val="000000" w:themeColor="text1"/>
            <w:sz w:val="24"/>
            <w:szCs w:val="24"/>
            <w:rPrChange w:id="992"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93" w:author="Clayton Lamb" w:date="2023-07-19T07:26:00Z">
              <w:rPr>
                <w:rFonts w:ascii="Times New Roman" w:hAnsi="Times New Roman"/>
                <w:noProof/>
                <w:color w:val="000000" w:themeColor="text1"/>
                <w:szCs w:val="24"/>
              </w:rPr>
            </w:rPrChange>
          </w:rPr>
          <w:t>8</w:t>
        </w:r>
      </w:ins>
      <w:del w:id="994"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 A, B</w:delText>
        </w:r>
      </w:del>
      <w:r w:rsidR="006E66D8" w:rsidRPr="00366A3B">
        <w:rPr>
          <w:rFonts w:ascii="Times New Roman" w:hAnsi="Times New Roman"/>
          <w:color w:val="000000" w:themeColor="text1"/>
          <w:sz w:val="24"/>
          <w:szCs w:val="24"/>
        </w:rPr>
        <w:fldChar w:fldCharType="end"/>
      </w:r>
      <w:ins w:id="995" w:author="Clayton Lamb" w:date="2023-07-14T08:32:00Z">
        <w:r w:rsidR="00F77017" w:rsidRPr="00366A3B">
          <w:rPr>
            <w:rFonts w:ascii="Times New Roman" w:hAnsi="Times New Roman"/>
            <w:color w:val="000000" w:themeColor="text1"/>
            <w:sz w:val="24"/>
            <w:szCs w:val="24"/>
          </w:rPr>
          <w:t>A</w:t>
        </w:r>
      </w:ins>
      <w:r w:rsidR="006E66D8" w:rsidRPr="00366A3B">
        <w:rPr>
          <w:rFonts w:ascii="Times New Roman" w:hAnsi="Times New Roman"/>
          <w:color w:val="000000" w:themeColor="text1"/>
          <w:sz w:val="24"/>
          <w:szCs w:val="24"/>
        </w:rPr>
        <w:t xml:space="preserve">). </w:t>
      </w:r>
    </w:p>
    <w:p w14:paraId="000D8724" w14:textId="0789D3CD" w:rsidR="0076445E" w:rsidRPr="00366A3B" w:rsidRDefault="005918B5" w:rsidP="00C12E97">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w:t>
      </w:r>
      <w:r w:rsidR="000A2D31" w:rsidRPr="00366A3B">
        <w:rPr>
          <w:rFonts w:ascii="Times New Roman" w:hAnsi="Times New Roman"/>
          <w:color w:val="000000" w:themeColor="text1"/>
          <w:sz w:val="24"/>
          <w:szCs w:val="24"/>
        </w:rPr>
        <w:t>prevalence</w:t>
      </w:r>
      <w:r w:rsidR="00312FE2" w:rsidRPr="00366A3B">
        <w:rPr>
          <w:rFonts w:ascii="Times New Roman" w:hAnsi="Times New Roman"/>
          <w:color w:val="000000" w:themeColor="text1"/>
          <w:sz w:val="24"/>
          <w:szCs w:val="24"/>
        </w:rPr>
        <w:t xml:space="preserve"> across all animals and years</w:t>
      </w:r>
      <w:r w:rsidR="0063385F" w:rsidRPr="00366A3B">
        <w:rPr>
          <w:rFonts w:ascii="Times New Roman" w:hAnsi="Times New Roman"/>
          <w:color w:val="000000" w:themeColor="text1"/>
          <w:sz w:val="24"/>
          <w:szCs w:val="24"/>
        </w:rPr>
        <w:t xml:space="preserve"> was </w:t>
      </w:r>
      <w:r w:rsidR="000A2D31" w:rsidRPr="00366A3B">
        <w:rPr>
          <w:rFonts w:ascii="Times New Roman" w:hAnsi="Times New Roman"/>
          <w:color w:val="000000" w:themeColor="text1"/>
          <w:sz w:val="24"/>
          <w:szCs w:val="24"/>
        </w:rPr>
        <w:t>15%</w:t>
      </w:r>
      <w:r w:rsidR="0063385F" w:rsidRPr="00366A3B">
        <w:rPr>
          <w:rFonts w:ascii="Times New Roman" w:hAnsi="Times New Roman"/>
          <w:color w:val="000000" w:themeColor="text1"/>
          <w:sz w:val="24"/>
          <w:szCs w:val="24"/>
        </w:rPr>
        <w:t xml:space="preserve"> (</w:t>
      </w:r>
      <w:ins w:id="996" w:author="Clayton Lamb" w:date="2023-07-19T10:21:00Z">
        <w:r w:rsidR="00DB5CA6">
          <w:rPr>
            <w:rFonts w:ascii="Times New Roman" w:hAnsi="Times New Roman"/>
            <w:color w:val="000000" w:themeColor="text1"/>
            <w:sz w:val="24"/>
            <w:szCs w:val="24"/>
          </w:rPr>
          <w:t xml:space="preserve">95% CI: </w:t>
        </w:r>
      </w:ins>
      <w:ins w:id="997" w:author="Clayton Lamb" w:date="2023-07-19T10:22:00Z">
        <w:r w:rsidR="00DB5CA6">
          <w:rPr>
            <w:rFonts w:ascii="Times New Roman" w:hAnsi="Times New Roman"/>
            <w:color w:val="000000" w:themeColor="text1"/>
            <w:sz w:val="24"/>
            <w:szCs w:val="24"/>
          </w:rPr>
          <w:t>8</w:t>
        </w:r>
      </w:ins>
      <w:ins w:id="998" w:author="Clayton Lamb" w:date="2023-07-19T10:21:00Z">
        <w:r w:rsidR="00DB5CA6">
          <w:rPr>
            <w:rFonts w:ascii="Times New Roman" w:hAnsi="Times New Roman"/>
            <w:color w:val="000000" w:themeColor="text1"/>
            <w:sz w:val="24"/>
            <w:szCs w:val="24"/>
          </w:rPr>
          <w:t>-</w:t>
        </w:r>
      </w:ins>
      <w:ins w:id="999" w:author="Clayton Lamb" w:date="2023-07-19T10:22:00Z">
        <w:r w:rsidR="00DB5CA6">
          <w:rPr>
            <w:rFonts w:ascii="Times New Roman" w:hAnsi="Times New Roman"/>
            <w:color w:val="000000" w:themeColor="text1"/>
            <w:sz w:val="24"/>
            <w:szCs w:val="24"/>
          </w:rPr>
          <w:t>22</w:t>
        </w:r>
      </w:ins>
      <w:ins w:id="1000" w:author="Clayton Lamb" w:date="2023-07-19T10:21:00Z">
        <w:r w:rsidR="00DB5CA6">
          <w:rPr>
            <w:rFonts w:ascii="Times New Roman" w:hAnsi="Times New Roman"/>
            <w:color w:val="000000" w:themeColor="text1"/>
            <w:sz w:val="24"/>
            <w:szCs w:val="24"/>
          </w:rPr>
          <w:t>%,</w:t>
        </w:r>
        <w:r w:rsidR="00DB5CA6"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1</w:t>
      </w:r>
      <w:ins w:id="1001" w:author="Clayton Lamb" w:date="2023-07-19T10:21:00Z">
        <w:r w:rsidR="00DB5CA6">
          <w:rPr>
            <w:rFonts w:ascii="Times New Roman" w:hAnsi="Times New Roman"/>
            <w:color w:val="000000" w:themeColor="text1"/>
            <w:sz w:val="24"/>
            <w:szCs w:val="24"/>
          </w:rPr>
          <w:t>6</w:t>
        </w:r>
      </w:ins>
      <w:del w:id="1002" w:author="Clayton Lamb" w:date="2023-07-19T10:21:00Z">
        <w:r w:rsidR="000A2D31" w:rsidRPr="00366A3B" w:rsidDel="00DB5CA6">
          <w:rPr>
            <w:rFonts w:ascii="Times New Roman" w:hAnsi="Times New Roman"/>
            <w:color w:val="000000" w:themeColor="text1"/>
            <w:sz w:val="24"/>
            <w:szCs w:val="24"/>
          </w:rPr>
          <w:delText>4</w:delText>
        </w:r>
      </w:del>
      <w:r w:rsidR="000A2D31" w:rsidRPr="00366A3B">
        <w:rPr>
          <w:rFonts w:ascii="Times New Roman" w:hAnsi="Times New Roman"/>
          <w:color w:val="000000" w:themeColor="text1"/>
          <w:sz w:val="24"/>
          <w:szCs w:val="24"/>
        </w:rPr>
        <w:t>/</w:t>
      </w:r>
      <w:ins w:id="1003" w:author="Clayton Lamb" w:date="2023-07-19T10:21:00Z">
        <w:r w:rsidR="00DB5CA6">
          <w:rPr>
            <w:rFonts w:ascii="Times New Roman" w:hAnsi="Times New Roman"/>
            <w:color w:val="000000" w:themeColor="text1"/>
            <w:sz w:val="24"/>
            <w:szCs w:val="24"/>
          </w:rPr>
          <w:t>105</w:t>
        </w:r>
      </w:ins>
      <w:del w:id="1004" w:author="Clayton Lamb" w:date="2023-07-19T10:21:00Z">
        <w:r w:rsidR="000A2D31" w:rsidRPr="00366A3B" w:rsidDel="00DB5CA6">
          <w:rPr>
            <w:rFonts w:ascii="Times New Roman" w:hAnsi="Times New Roman"/>
            <w:color w:val="000000" w:themeColor="text1"/>
            <w:sz w:val="24"/>
            <w:szCs w:val="24"/>
          </w:rPr>
          <w:delText>91</w:delText>
        </w:r>
      </w:del>
      <w:r w:rsidR="000A2D31" w:rsidRPr="00366A3B">
        <w:rPr>
          <w:rFonts w:ascii="Times New Roman" w:hAnsi="Times New Roman"/>
          <w:color w:val="000000" w:themeColor="text1"/>
          <w:sz w:val="24"/>
          <w:szCs w:val="24"/>
        </w:rPr>
        <w:t>) and was generally lower</w:t>
      </w:r>
      <w:del w:id="1005" w:author="Clayton Lamb" w:date="2023-07-19T10:32:00Z">
        <w:r w:rsidR="000A2D31" w:rsidRPr="00366A3B" w:rsidDel="0049461D">
          <w:rPr>
            <w:rFonts w:ascii="Times New Roman" w:hAnsi="Times New Roman"/>
            <w:color w:val="000000" w:themeColor="text1"/>
            <w:sz w:val="24"/>
            <w:szCs w:val="24"/>
          </w:rPr>
          <w:delText xml:space="preserve"> than</w:delText>
        </w:r>
      </w:del>
      <w:r w:rsidR="000A2D31" w:rsidRPr="00366A3B">
        <w:rPr>
          <w:rFonts w:ascii="Times New Roman" w:hAnsi="Times New Roman"/>
          <w:color w:val="000000" w:themeColor="text1"/>
          <w:sz w:val="24"/>
          <w:szCs w:val="24"/>
        </w:rPr>
        <w:t xml:space="preserve"> </w:t>
      </w:r>
      <w:del w:id="1006" w:author="Clayton Lamb" w:date="2023-07-19T10:36:00Z">
        <w:r w:rsidR="00312FE2" w:rsidRPr="00366A3B" w:rsidDel="0049461D">
          <w:rPr>
            <w:rFonts w:ascii="Times New Roman" w:hAnsi="Times New Roman"/>
            <w:color w:val="000000" w:themeColor="text1"/>
            <w:sz w:val="24"/>
            <w:szCs w:val="24"/>
          </w:rPr>
          <w:delText xml:space="preserve">among </w:delText>
        </w:r>
      </w:del>
      <w:ins w:id="1007" w:author="Clayton Lamb" w:date="2023-07-19T10:36:00Z">
        <w:r w:rsidR="0049461D">
          <w:rPr>
            <w:rFonts w:ascii="Times New Roman" w:hAnsi="Times New Roman"/>
            <w:color w:val="000000" w:themeColor="text1"/>
            <w:sz w:val="24"/>
            <w:szCs w:val="24"/>
          </w:rPr>
          <w:t>than</w:t>
        </w:r>
        <w:r w:rsidR="0049461D"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boreal caribou</w:t>
      </w:r>
      <w:r w:rsidR="00312FE2" w:rsidRPr="00366A3B">
        <w:rPr>
          <w:rFonts w:ascii="Times New Roman" w:hAnsi="Times New Roman"/>
          <w:color w:val="000000" w:themeColor="text1"/>
          <w:sz w:val="24"/>
          <w:szCs w:val="24"/>
        </w:rPr>
        <w:t xml:space="preserve"> </w:t>
      </w:r>
      <w:ins w:id="1008" w:author="Clayton Lamb" w:date="2023-07-19T10:33:00Z">
        <w:r w:rsidR="0049461D">
          <w:rPr>
            <w:rFonts w:ascii="Times New Roman" w:hAnsi="Times New Roman"/>
            <w:color w:val="000000" w:themeColor="text1"/>
            <w:sz w:val="24"/>
            <w:szCs w:val="24"/>
          </w:rPr>
          <w:t>63</w:t>
        </w:r>
        <w:r w:rsidR="0049461D" w:rsidRPr="00366A3B">
          <w:rPr>
            <w:rFonts w:ascii="Times New Roman" w:hAnsi="Times New Roman"/>
            <w:color w:val="000000" w:themeColor="text1"/>
            <w:sz w:val="24"/>
            <w:szCs w:val="24"/>
          </w:rPr>
          <w:t>% (</w:t>
        </w:r>
        <w:r w:rsidR="0049461D">
          <w:rPr>
            <w:rFonts w:ascii="Times New Roman" w:hAnsi="Times New Roman"/>
            <w:color w:val="000000" w:themeColor="text1"/>
            <w:sz w:val="24"/>
            <w:szCs w:val="24"/>
          </w:rPr>
          <w:t xml:space="preserve">95% CI: 55-70%, </w:t>
        </w:r>
      </w:ins>
      <w:r w:rsidR="0049461D">
        <w:rPr>
          <w:rFonts w:ascii="Times New Roman" w:hAnsi="Times New Roman"/>
          <w:color w:val="000000" w:themeColor="text1"/>
          <w:sz w:val="24"/>
          <w:szCs w:val="24"/>
        </w:rPr>
        <w:fldChar w:fldCharType="begin"/>
      </w:r>
      <w:r w:rsidR="0049461D">
        <w:rPr>
          <w:rFonts w:ascii="Times New Roman" w:hAnsi="Times New Roman"/>
          <w:color w:val="000000" w:themeColor="text1"/>
          <w:sz w:val="24"/>
          <w:szCs w:val="24"/>
        </w:rPr>
        <w:instrText xml:space="preserve"> ADDIN ZOTERO_ITEM CSL_CITATION {"citationID":"PWgDZKE9","properties":{"formattedCitation":"(Bondo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49461D">
        <w:rPr>
          <w:rFonts w:ascii="Times New Roman" w:hAnsi="Times New Roman"/>
          <w:color w:val="000000" w:themeColor="text1"/>
          <w:sz w:val="24"/>
          <w:szCs w:val="24"/>
        </w:rPr>
        <w:fldChar w:fldCharType="separate"/>
      </w:r>
      <w:r w:rsidR="0088317F">
        <w:rPr>
          <w:rFonts w:ascii="Times New Roman" w:hAnsi="Times New Roman"/>
          <w:noProof/>
          <w:color w:val="000000" w:themeColor="text1"/>
          <w:sz w:val="24"/>
          <w:szCs w:val="24"/>
        </w:rPr>
        <w:t>(Bondo et al. 2019)</w:t>
      </w:r>
      <w:r w:rsidR="0049461D">
        <w:rPr>
          <w:rFonts w:ascii="Times New Roman" w:hAnsi="Times New Roman"/>
          <w:color w:val="000000" w:themeColor="text1"/>
          <w:sz w:val="24"/>
          <w:szCs w:val="24"/>
        </w:rPr>
        <w:fldChar w:fldCharType="end"/>
      </w:r>
      <w:ins w:id="1009" w:author="Clayton Lamb" w:date="2023-07-19T10:33:00Z">
        <w:r w:rsidR="0049461D">
          <w:rPr>
            <w:rFonts w:ascii="Times New Roman" w:hAnsi="Times New Roman"/>
            <w:color w:val="000000" w:themeColor="text1"/>
            <w:sz w:val="24"/>
            <w:szCs w:val="24"/>
          </w:rPr>
          <w:t>.</w:t>
        </w:r>
      </w:ins>
      <w:ins w:id="1010" w:author="Clayton Lamb" w:date="2023-07-19T11:15:00Z">
        <w:r w:rsidR="00FC317E">
          <w:rPr>
            <w:rFonts w:ascii="Times New Roman" w:hAnsi="Times New Roman"/>
            <w:color w:val="000000" w:themeColor="text1"/>
            <w:sz w:val="24"/>
            <w:szCs w:val="24"/>
          </w:rPr>
          <w:t xml:space="preserve"> </w:t>
        </w:r>
      </w:ins>
      <w:del w:id="1011" w:author="Clayton Lamb" w:date="2023-07-19T10:28:00Z">
        <w:r w:rsidR="00312FE2" w:rsidRPr="00366A3B" w:rsidDel="0049461D">
          <w:rPr>
            <w:rFonts w:ascii="Times New Roman" w:hAnsi="Times New Roman"/>
            <w:color w:val="000000" w:themeColor="text1"/>
            <w:sz w:val="24"/>
            <w:szCs w:val="24"/>
          </w:rPr>
          <w:delText xml:space="preserve">– </w:delText>
        </w:r>
        <w:r w:rsidR="000A2D31" w:rsidRPr="00366A3B" w:rsidDel="0049461D">
          <w:rPr>
            <w:rFonts w:ascii="Times New Roman" w:hAnsi="Times New Roman"/>
            <w:color w:val="000000" w:themeColor="text1"/>
            <w:sz w:val="24"/>
            <w:szCs w:val="24"/>
          </w:rPr>
          <w:delText xml:space="preserve">across different </w:delText>
        </w:r>
        <w:r w:rsidR="008A2E68" w:rsidRPr="00366A3B" w:rsidDel="0049461D">
          <w:rPr>
            <w:rFonts w:ascii="Times New Roman" w:hAnsi="Times New Roman"/>
            <w:color w:val="000000" w:themeColor="text1"/>
            <w:sz w:val="24"/>
            <w:szCs w:val="24"/>
          </w:rPr>
          <w:delText>subpopulation</w:delText>
        </w:r>
        <w:r w:rsidR="000A2D31" w:rsidRPr="00366A3B" w:rsidDel="0049461D">
          <w:rPr>
            <w:rFonts w:ascii="Times New Roman" w:hAnsi="Times New Roman"/>
            <w:color w:val="000000" w:themeColor="text1"/>
            <w:sz w:val="24"/>
            <w:szCs w:val="24"/>
          </w:rPr>
          <w:delText xml:space="preserve">s and years, </w:delText>
        </w:r>
        <w:r w:rsidRPr="00366A3B" w:rsidDel="0049461D">
          <w:rPr>
            <w:rFonts w:ascii="Times New Roman" w:hAnsi="Times New Roman"/>
            <w:color w:val="000000" w:themeColor="text1"/>
            <w:sz w:val="24"/>
            <w:szCs w:val="24"/>
          </w:rPr>
          <w:delText>Alphaherpesvirus</w:delText>
        </w:r>
        <w:r w:rsidR="000A2D31" w:rsidRPr="00366A3B" w:rsidDel="0049461D">
          <w:rPr>
            <w:rFonts w:ascii="Times New Roman" w:hAnsi="Times New Roman"/>
            <w:color w:val="000000" w:themeColor="text1"/>
            <w:sz w:val="24"/>
            <w:szCs w:val="24"/>
          </w:rPr>
          <w:delText xml:space="preserve"> </w:delText>
        </w:r>
      </w:del>
      <w:del w:id="1012" w:author="Clayton Lamb" w:date="2023-07-19T10:33:00Z">
        <w:r w:rsidR="000A2D31" w:rsidRPr="00366A3B" w:rsidDel="0049461D">
          <w:rPr>
            <w:rFonts w:ascii="Times New Roman" w:hAnsi="Times New Roman"/>
            <w:color w:val="000000" w:themeColor="text1"/>
            <w:sz w:val="24"/>
            <w:szCs w:val="24"/>
          </w:rPr>
          <w:delText>prevalence in boreal caribou ranged from 22 – 86% (Bondo et al. 2019)</w:delText>
        </w:r>
        <w:r w:rsidR="006E66D8" w:rsidRPr="00366A3B" w:rsidDel="0049461D">
          <w:rPr>
            <w:rFonts w:ascii="Times New Roman" w:hAnsi="Times New Roman"/>
            <w:color w:val="000000" w:themeColor="text1"/>
            <w:sz w:val="24"/>
            <w:szCs w:val="24"/>
          </w:rPr>
          <w:delText xml:space="preserve">. </w:delText>
        </w:r>
      </w:del>
      <w:r w:rsidR="006E66D8" w:rsidRPr="00366A3B">
        <w:rPr>
          <w:rFonts w:ascii="Times New Roman" w:hAnsi="Times New Roman"/>
          <w:color w:val="000000" w:themeColor="text1"/>
          <w:sz w:val="24"/>
          <w:szCs w:val="24"/>
        </w:rPr>
        <w:t xml:space="preserve">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generally had higher </w:t>
      </w:r>
      <w:r w:rsidR="00977C2C" w:rsidRPr="00366A3B">
        <w:rPr>
          <w:rFonts w:ascii="Times New Roman" w:hAnsi="Times New Roman"/>
          <w:color w:val="000000" w:themeColor="text1"/>
          <w:sz w:val="24"/>
          <w:szCs w:val="24"/>
        </w:rPr>
        <w:t>prevalence</w:t>
      </w:r>
      <w:ins w:id="1013" w:author="Clayton Lamb" w:date="2023-07-19T11:15:00Z">
        <w:r w:rsidR="00FC317E">
          <w:rPr>
            <w:rFonts w:ascii="Times New Roman" w:hAnsi="Times New Roman"/>
            <w:color w:val="000000" w:themeColor="text1"/>
            <w:sz w:val="24"/>
            <w:szCs w:val="24"/>
          </w:rPr>
          <w:t xml:space="preserve"> 39</w:t>
        </w:r>
        <w:r w:rsidR="00FC317E" w:rsidRPr="00366A3B">
          <w:rPr>
            <w:rFonts w:ascii="Times New Roman" w:hAnsi="Times New Roman"/>
            <w:color w:val="000000" w:themeColor="text1"/>
            <w:sz w:val="24"/>
            <w:szCs w:val="24"/>
          </w:rPr>
          <w:t>% (</w:t>
        </w:r>
        <w:r w:rsidR="00FC317E">
          <w:rPr>
            <w:rFonts w:ascii="Times New Roman" w:hAnsi="Times New Roman"/>
            <w:color w:val="000000" w:themeColor="text1"/>
            <w:sz w:val="24"/>
            <w:szCs w:val="24"/>
          </w:rPr>
          <w:t>95% CI: 16-</w:t>
        </w:r>
      </w:ins>
      <w:ins w:id="1014" w:author="Clayton Lamb" w:date="2023-07-19T11:16:00Z">
        <w:r w:rsidR="00FC317E">
          <w:rPr>
            <w:rFonts w:ascii="Times New Roman" w:hAnsi="Times New Roman"/>
            <w:color w:val="000000" w:themeColor="text1"/>
            <w:sz w:val="24"/>
            <w:szCs w:val="24"/>
          </w:rPr>
          <w:t>62</w:t>
        </w:r>
      </w:ins>
      <w:ins w:id="1015" w:author="Clayton Lamb" w:date="2023-07-19T11:15: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1016" w:author="Clayton Lamb" w:date="2023-07-19T11:20:00Z">
        <w:r w:rsidR="00FC317E">
          <w:rPr>
            <w:rFonts w:ascii="Times New Roman" w:hAnsi="Times New Roman"/>
            <w:color w:val="000000" w:themeColor="text1"/>
            <w:sz w:val="24"/>
            <w:szCs w:val="24"/>
          </w:rPr>
          <w:t>7</w:t>
        </w:r>
      </w:ins>
      <w:ins w:id="1017"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1</w:t>
        </w:r>
      </w:ins>
      <w:ins w:id="1018" w:author="Clayton Lamb" w:date="2023-07-19T11:20:00Z">
        <w:r w:rsidR="00FC317E">
          <w:rPr>
            <w:rFonts w:ascii="Times New Roman" w:hAnsi="Times New Roman"/>
            <w:color w:val="000000" w:themeColor="text1"/>
            <w:sz w:val="24"/>
            <w:szCs w:val="24"/>
          </w:rPr>
          <w:t>1</w:t>
        </w:r>
      </w:ins>
      <w:ins w:id="1019"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 xml:space="preserve">, </w:t>
        </w:r>
      </w:ins>
      <w:del w:id="1020" w:author="Clayton Lamb" w:date="2023-07-19T11:15:00Z">
        <w:r w:rsidR="006E66D8" w:rsidRPr="00366A3B" w:rsidDel="00FC317E">
          <w:rPr>
            <w:rFonts w:ascii="Times New Roman" w:hAnsi="Times New Roman"/>
            <w:color w:val="000000" w:themeColor="text1"/>
            <w:sz w:val="24"/>
            <w:szCs w:val="24"/>
          </w:rPr>
          <w:delText xml:space="preserve">, which ranged </w:delText>
        </w:r>
        <w:r w:rsidR="000A2D31" w:rsidRPr="00366A3B" w:rsidDel="00FC317E">
          <w:rPr>
            <w:rFonts w:ascii="Times New Roman" w:hAnsi="Times New Roman"/>
            <w:color w:val="000000" w:themeColor="text1"/>
            <w:sz w:val="24"/>
            <w:szCs w:val="24"/>
          </w:rPr>
          <w:delText>between 18</w:delText>
        </w:r>
      </w:del>
      <w:del w:id="1021" w:author="Clayton Lamb" w:date="2023-07-14T08:20:00Z">
        <w:r w:rsidR="000A2D31" w:rsidRPr="00366A3B" w:rsidDel="00D448B7">
          <w:rPr>
            <w:rFonts w:ascii="Times New Roman" w:hAnsi="Times New Roman"/>
            <w:color w:val="000000" w:themeColor="text1"/>
            <w:sz w:val="24"/>
            <w:szCs w:val="24"/>
          </w:rPr>
          <w:delText>-</w:delText>
        </w:r>
      </w:del>
      <w:del w:id="1022" w:author="Clayton Lamb" w:date="2023-07-19T11:15:00Z">
        <w:r w:rsidR="000A2D31" w:rsidRPr="00366A3B" w:rsidDel="00FC317E">
          <w:rPr>
            <w:rFonts w:ascii="Times New Roman" w:hAnsi="Times New Roman"/>
            <w:color w:val="000000" w:themeColor="text1"/>
            <w:sz w:val="24"/>
            <w:szCs w:val="24"/>
          </w:rPr>
          <w:delText>100</w:delText>
        </w:r>
        <w:r w:rsidR="00B05B5D" w:rsidRPr="00366A3B" w:rsidDel="00FC317E">
          <w:rPr>
            <w:rFonts w:ascii="Times New Roman" w:hAnsi="Times New Roman"/>
            <w:color w:val="000000" w:themeColor="text1"/>
            <w:sz w:val="24"/>
            <w:szCs w:val="24"/>
          </w:rPr>
          <w:delText>%</w:delText>
        </w:r>
        <w:r w:rsidR="00D26B3C" w:rsidRPr="00366A3B" w:rsidDel="00FC317E">
          <w:rPr>
            <w:rFonts w:ascii="Times New Roman" w:hAnsi="Times New Roman"/>
            <w:color w:val="000000" w:themeColor="text1"/>
            <w:sz w:val="24"/>
            <w:szCs w:val="24"/>
          </w:rPr>
          <w:delText xml:space="preserve"> </w:delText>
        </w:r>
      </w:del>
      <w:r w:rsidR="000A2D31" w:rsidRPr="00366A3B">
        <w:rPr>
          <w:rFonts w:ascii="Times New Roman" w:hAnsi="Times New Roman"/>
          <w:color w:val="000000" w:themeColor="text1"/>
          <w:sz w:val="24"/>
          <w:szCs w:val="24"/>
        </w:rPr>
        <w:t xml:space="preserve">but sample sizes were small </w:t>
      </w:r>
      <w:r w:rsidR="00D26B3C" w:rsidRPr="00366A3B">
        <w:rPr>
          <w:rFonts w:ascii="Times New Roman" w:hAnsi="Times New Roman"/>
          <w:color w:val="000000" w:themeColor="text1"/>
          <w:sz w:val="24"/>
          <w:szCs w:val="24"/>
        </w:rPr>
        <w:t>(</w:t>
      </w:r>
      <w:r w:rsidR="000A2D31" w:rsidRPr="00366A3B">
        <w:rPr>
          <w:rFonts w:ascii="Times New Roman" w:hAnsi="Times New Roman"/>
          <w:color w:val="000000" w:themeColor="text1"/>
          <w:sz w:val="24"/>
          <w:szCs w:val="24"/>
        </w:rPr>
        <w:fldChar w:fldCharType="begin"/>
      </w:r>
      <w:r w:rsidR="000A2D31" w:rsidRPr="00366A3B">
        <w:rPr>
          <w:rFonts w:ascii="Times New Roman" w:hAnsi="Times New Roman"/>
          <w:color w:val="000000" w:themeColor="text1"/>
          <w:sz w:val="24"/>
          <w:szCs w:val="24"/>
        </w:rPr>
        <w:instrText xml:space="preserve"> REF _Ref98429980 \h  \* MERGEFORMAT </w:instrText>
      </w:r>
      <w:r w:rsidR="000A2D31" w:rsidRPr="00366A3B">
        <w:rPr>
          <w:rFonts w:ascii="Times New Roman" w:hAnsi="Times New Roman"/>
          <w:color w:val="000000" w:themeColor="text1"/>
          <w:sz w:val="24"/>
          <w:szCs w:val="24"/>
        </w:rPr>
      </w:r>
      <w:r w:rsidR="000A2D31" w:rsidRPr="00366A3B">
        <w:rPr>
          <w:rFonts w:ascii="Times New Roman" w:hAnsi="Times New Roman"/>
          <w:color w:val="000000" w:themeColor="text1"/>
          <w:sz w:val="24"/>
          <w:szCs w:val="24"/>
        </w:rPr>
        <w:fldChar w:fldCharType="separate"/>
      </w:r>
      <w:ins w:id="1023" w:author="Clayton Lamb" w:date="2023-07-13T14:41:00Z">
        <w:r w:rsidR="000754F2" w:rsidRPr="00366A3B">
          <w:rPr>
            <w:rFonts w:ascii="Times New Roman" w:hAnsi="Times New Roman"/>
            <w:color w:val="000000" w:themeColor="text1"/>
            <w:sz w:val="24"/>
            <w:szCs w:val="24"/>
            <w:rPrChange w:id="1024"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1025" w:author="Clayton Lamb" w:date="2023-07-19T07:26:00Z">
              <w:rPr>
                <w:rFonts w:ascii="Times New Roman" w:hAnsi="Times New Roman"/>
                <w:noProof/>
                <w:color w:val="000000" w:themeColor="text1"/>
                <w:szCs w:val="24"/>
              </w:rPr>
            </w:rPrChange>
          </w:rPr>
          <w:t>8</w:t>
        </w:r>
      </w:ins>
      <w:del w:id="1026"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0A2D31" w:rsidRPr="00366A3B">
        <w:rPr>
          <w:rFonts w:ascii="Times New Roman" w:hAnsi="Times New Roman"/>
          <w:color w:val="000000" w:themeColor="text1"/>
          <w:sz w:val="24"/>
          <w:szCs w:val="24"/>
        </w:rPr>
        <w:fldChar w:fldCharType="end"/>
      </w:r>
      <w:ins w:id="1027" w:author="Clayton Lamb" w:date="2023-07-14T08:32:00Z">
        <w:r w:rsidR="00F77017" w:rsidRPr="00366A3B">
          <w:rPr>
            <w:rFonts w:ascii="Times New Roman" w:hAnsi="Times New Roman"/>
            <w:color w:val="000000" w:themeColor="text1"/>
            <w:sz w:val="24"/>
            <w:szCs w:val="24"/>
          </w:rPr>
          <w:t>A</w:t>
        </w:r>
      </w:ins>
      <w:ins w:id="1028" w:author="Clayton Lamb" w:date="2023-07-14T08:33:00Z">
        <w:r w:rsidR="00F77017" w:rsidRPr="00366A3B">
          <w:rPr>
            <w:rFonts w:ascii="Times New Roman" w:hAnsi="Times New Roman"/>
            <w:color w:val="000000" w:themeColor="text1"/>
            <w:sz w:val="24"/>
            <w:szCs w:val="24"/>
          </w:rPr>
          <w:t xml:space="preserve"> and B</w:t>
        </w:r>
      </w:ins>
      <w:r w:rsidR="000A2D31"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0A2D31" w:rsidRPr="00366A3B">
        <w:rPr>
          <w:rFonts w:ascii="Times New Roman" w:hAnsi="Times New Roman"/>
          <w:color w:val="000000" w:themeColor="text1"/>
          <w:sz w:val="24"/>
          <w:szCs w:val="24"/>
        </w:rPr>
        <w:t xml:space="preserve"> was</w:t>
      </w:r>
      <w:r w:rsidR="0063385F" w:rsidRPr="00366A3B">
        <w:rPr>
          <w:rFonts w:ascii="Times New Roman" w:hAnsi="Times New Roman"/>
          <w:color w:val="000000" w:themeColor="text1"/>
          <w:sz w:val="24"/>
          <w:szCs w:val="24"/>
        </w:rPr>
        <w:t xml:space="preserve"> detected in </w:t>
      </w:r>
      <w:proofErr w:type="spellStart"/>
      <w:r w:rsidR="00312FE2" w:rsidRPr="00366A3B">
        <w:rPr>
          <w:rFonts w:ascii="Times New Roman" w:hAnsi="Times New Roman"/>
          <w:color w:val="000000" w:themeColor="text1"/>
          <w:sz w:val="24"/>
          <w:szCs w:val="24"/>
        </w:rPr>
        <w:t>Klinse</w:t>
      </w:r>
      <w:proofErr w:type="spellEnd"/>
      <w:r w:rsidR="00312FE2" w:rsidRPr="00366A3B">
        <w:rPr>
          <w:rFonts w:ascii="Times New Roman" w:hAnsi="Times New Roman"/>
          <w:color w:val="000000" w:themeColor="text1"/>
          <w:sz w:val="24"/>
          <w:szCs w:val="24"/>
        </w:rPr>
        <w:t xml:space="preserve">-Za </w:t>
      </w:r>
      <w:r w:rsidR="0063385F" w:rsidRPr="00366A3B">
        <w:rPr>
          <w:rFonts w:ascii="Times New Roman" w:hAnsi="Times New Roman"/>
          <w:color w:val="000000" w:themeColor="text1"/>
          <w:sz w:val="24"/>
          <w:szCs w:val="24"/>
        </w:rPr>
        <w:t>animals every year except 2019, suggesting it was</w:t>
      </w:r>
      <w:r w:rsidR="0076445E" w:rsidRPr="00366A3B">
        <w:rPr>
          <w:rFonts w:ascii="Times New Roman" w:hAnsi="Times New Roman"/>
          <w:color w:val="000000" w:themeColor="text1"/>
          <w:sz w:val="24"/>
          <w:szCs w:val="24"/>
        </w:rPr>
        <w:t xml:space="preserve"> present in the population </w:t>
      </w:r>
      <w:r w:rsidR="00052EB3" w:rsidRPr="00366A3B">
        <w:rPr>
          <w:rFonts w:ascii="Times New Roman" w:hAnsi="Times New Roman"/>
          <w:color w:val="000000" w:themeColor="text1"/>
          <w:sz w:val="24"/>
          <w:szCs w:val="24"/>
        </w:rPr>
        <w:t>prior to</w:t>
      </w:r>
      <w:r w:rsidR="0076445E" w:rsidRPr="00366A3B">
        <w:rPr>
          <w:rFonts w:ascii="Times New Roman" w:hAnsi="Times New Roman"/>
          <w:color w:val="000000" w:themeColor="text1"/>
          <w:sz w:val="24"/>
          <w:szCs w:val="24"/>
        </w:rPr>
        <w:t xml:space="preserve"> the </w:t>
      </w:r>
      <w:r w:rsidR="00052EB3" w:rsidRPr="00366A3B">
        <w:rPr>
          <w:rFonts w:ascii="Times New Roman" w:hAnsi="Times New Roman"/>
          <w:color w:val="000000" w:themeColor="text1"/>
          <w:sz w:val="24"/>
          <w:szCs w:val="24"/>
        </w:rPr>
        <w:t xml:space="preserve">initiation of the </w:t>
      </w:r>
      <w:r w:rsidR="0076445E" w:rsidRPr="00366A3B">
        <w:rPr>
          <w:rFonts w:ascii="Times New Roman" w:hAnsi="Times New Roman"/>
          <w:color w:val="000000" w:themeColor="text1"/>
          <w:sz w:val="24"/>
          <w:szCs w:val="24"/>
        </w:rPr>
        <w:t>penning projec</w:t>
      </w:r>
      <w:r w:rsidR="0063385F" w:rsidRPr="00366A3B">
        <w:rPr>
          <w:rFonts w:ascii="Times New Roman" w:hAnsi="Times New Roman"/>
          <w:color w:val="000000" w:themeColor="text1"/>
          <w:sz w:val="24"/>
          <w:szCs w:val="24"/>
        </w:rPr>
        <w:t>t</w:t>
      </w:r>
      <w:r w:rsidR="0076445E"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seroprevalence appears long-lasting</w:t>
      </w:r>
      <w:r w:rsidR="0063385F" w:rsidRPr="00366A3B">
        <w:rPr>
          <w:rFonts w:ascii="Times New Roman" w:hAnsi="Times New Roman"/>
          <w:color w:val="000000" w:themeColor="text1"/>
          <w:sz w:val="24"/>
          <w:szCs w:val="24"/>
        </w:rPr>
        <w:t>; each</w:t>
      </w:r>
      <w:r w:rsidR="0076445E" w:rsidRPr="00366A3B">
        <w:rPr>
          <w:rFonts w:ascii="Times New Roman" w:hAnsi="Times New Roman"/>
          <w:color w:val="000000" w:themeColor="text1"/>
          <w:sz w:val="24"/>
          <w:szCs w:val="24"/>
        </w:rPr>
        <w:t xml:space="preserve"> of the six </w:t>
      </w:r>
      <w:r w:rsidR="00F652B2" w:rsidRPr="00366A3B">
        <w:rPr>
          <w:rFonts w:ascii="Times New Roman" w:hAnsi="Times New Roman"/>
          <w:color w:val="000000" w:themeColor="text1"/>
          <w:sz w:val="24"/>
          <w:szCs w:val="24"/>
        </w:rPr>
        <w:t>females</w:t>
      </w:r>
      <w:r w:rsidR="0076445E" w:rsidRPr="00366A3B">
        <w:rPr>
          <w:rFonts w:ascii="Times New Roman" w:hAnsi="Times New Roman"/>
          <w:color w:val="000000" w:themeColor="text1"/>
          <w:sz w:val="24"/>
          <w:szCs w:val="24"/>
        </w:rPr>
        <w:t xml:space="preserve"> wh</w:t>
      </w:r>
      <w:ins w:id="1029" w:author="Clayton Lamb" w:date="2023-07-13T15:22:00Z">
        <w:r w:rsidR="009715AF" w:rsidRPr="00366A3B">
          <w:rPr>
            <w:rFonts w:ascii="Times New Roman" w:hAnsi="Times New Roman"/>
            <w:color w:val="000000" w:themeColor="text1"/>
            <w:sz w:val="24"/>
            <w:szCs w:val="24"/>
          </w:rPr>
          <w:t>ich</w:t>
        </w:r>
      </w:ins>
      <w:del w:id="1030" w:author="Clayton Lamb" w:date="2023-07-13T15:22:00Z">
        <w:r w:rsidR="0076445E" w:rsidRPr="00366A3B" w:rsidDel="009715AF">
          <w:rPr>
            <w:rFonts w:ascii="Times New Roman" w:hAnsi="Times New Roman"/>
            <w:color w:val="000000" w:themeColor="text1"/>
            <w:sz w:val="24"/>
            <w:szCs w:val="24"/>
          </w:rPr>
          <w:delText>o</w:delText>
        </w:r>
      </w:del>
      <w:r w:rsidR="0076445E" w:rsidRPr="00366A3B">
        <w:rPr>
          <w:rFonts w:ascii="Times New Roman" w:hAnsi="Times New Roman"/>
          <w:color w:val="000000" w:themeColor="text1"/>
          <w:sz w:val="24"/>
          <w:szCs w:val="24"/>
        </w:rPr>
        <w:t xml:space="preserve"> tested positive for this virus had a positive test result for sample</w:t>
      </w:r>
      <w:r w:rsidR="0063385F" w:rsidRPr="00366A3B">
        <w:rPr>
          <w:rFonts w:ascii="Times New Roman" w:hAnsi="Times New Roman"/>
          <w:color w:val="000000" w:themeColor="text1"/>
          <w:sz w:val="24"/>
          <w:szCs w:val="24"/>
        </w:rPr>
        <w:t>s</w:t>
      </w:r>
      <w:r w:rsidR="0076445E" w:rsidRPr="00366A3B">
        <w:rPr>
          <w:rFonts w:ascii="Times New Roman" w:hAnsi="Times New Roman"/>
          <w:color w:val="000000" w:themeColor="text1"/>
          <w:sz w:val="24"/>
          <w:szCs w:val="24"/>
        </w:rPr>
        <w:t xml:space="preserve"> taken</w:t>
      </w:r>
      <w:r w:rsidR="0063385F" w:rsidRPr="00366A3B">
        <w:rPr>
          <w:rFonts w:ascii="Times New Roman" w:hAnsi="Times New Roman"/>
          <w:color w:val="000000" w:themeColor="text1"/>
          <w:sz w:val="24"/>
          <w:szCs w:val="24"/>
        </w:rPr>
        <w:t xml:space="preserve"> in subsequent years</w:t>
      </w:r>
      <w:r w:rsidR="0076445E" w:rsidRPr="00366A3B">
        <w:rPr>
          <w:rFonts w:ascii="Times New Roman" w:hAnsi="Times New Roman"/>
          <w:color w:val="000000" w:themeColor="text1"/>
          <w:sz w:val="24"/>
          <w:szCs w:val="24"/>
        </w:rPr>
        <w:t xml:space="preserve">, except one individual (C311K), who had a negative result in 2019 after three positive results (in 2014, 2016 and 2017), and a positive result again in 2020. </w:t>
      </w:r>
    </w:p>
    <w:p w14:paraId="006B6D22" w14:textId="4A4C8D7D" w:rsidR="00DD6839" w:rsidRPr="00366A3B" w:rsidRDefault="006B34B7" w:rsidP="003E6333">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Neospora</w:t>
      </w:r>
      <w:proofErr w:type="spellEnd"/>
      <w:r w:rsidRPr="00366A3B">
        <w:rPr>
          <w:rFonts w:ascii="Times New Roman" w:hAnsi="Times New Roman"/>
          <w:color w:val="000000" w:themeColor="text1"/>
          <w:sz w:val="24"/>
          <w:szCs w:val="24"/>
        </w:rPr>
        <w:t xml:space="preserve"> </w:t>
      </w:r>
      <w:r w:rsidR="0076445E" w:rsidRPr="00366A3B">
        <w:rPr>
          <w:rFonts w:ascii="Times New Roman" w:hAnsi="Times New Roman"/>
          <w:color w:val="000000" w:themeColor="text1"/>
          <w:sz w:val="24"/>
          <w:szCs w:val="24"/>
        </w:rPr>
        <w:t>d</w:t>
      </w:r>
      <w:ins w:id="1031" w:author="Clayton Lamb" w:date="2023-07-14T08:33:00Z">
        <w:r w:rsidR="00F77017" w:rsidRPr="00366A3B">
          <w:rPr>
            <w:rFonts w:ascii="Times New Roman" w:hAnsi="Times New Roman"/>
            <w:color w:val="000000" w:themeColor="text1"/>
            <w:sz w:val="24"/>
            <w:szCs w:val="24"/>
          </w:rPr>
          <w:t>id</w:t>
        </w:r>
      </w:ins>
      <w:del w:id="1032" w:author="Clayton Lamb" w:date="2023-07-14T08:33:00Z">
        <w:r w:rsidR="0076445E" w:rsidRPr="00366A3B" w:rsidDel="00F77017">
          <w:rPr>
            <w:rFonts w:ascii="Times New Roman" w:hAnsi="Times New Roman"/>
            <w:color w:val="000000" w:themeColor="text1"/>
            <w:sz w:val="24"/>
            <w:szCs w:val="24"/>
          </w:rPr>
          <w:delText>oes</w:delText>
        </w:r>
      </w:del>
      <w:r w:rsidR="0076445E" w:rsidRPr="00366A3B">
        <w:rPr>
          <w:rFonts w:ascii="Times New Roman" w:hAnsi="Times New Roman"/>
          <w:color w:val="000000" w:themeColor="text1"/>
          <w:sz w:val="24"/>
          <w:szCs w:val="24"/>
        </w:rPr>
        <w:t xml:space="preserve"> not show up in our results until 2016, and </w:t>
      </w:r>
      <w:r w:rsidR="00777737" w:rsidRPr="00366A3B">
        <w:rPr>
          <w:rFonts w:ascii="Times New Roman" w:hAnsi="Times New Roman"/>
          <w:color w:val="000000" w:themeColor="text1"/>
          <w:sz w:val="24"/>
          <w:szCs w:val="24"/>
        </w:rPr>
        <w:t xml:space="preserve">has </w:t>
      </w:r>
      <w:r w:rsidR="0076445E" w:rsidRPr="00366A3B">
        <w:rPr>
          <w:rFonts w:ascii="Times New Roman" w:hAnsi="Times New Roman"/>
          <w:color w:val="000000" w:themeColor="text1"/>
          <w:sz w:val="24"/>
          <w:szCs w:val="24"/>
        </w:rPr>
        <w:t xml:space="preserve">only been detected in two individuals, accounting for the four positive samples: once in C348S (in 2016) and three times in C315S (in 2016, 2017 and 2020). Unlike </w:t>
      </w:r>
      <w:proofErr w:type="spellStart"/>
      <w:r w:rsidR="005918B5"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both animals had negative results following the initial positive result. Interestingly, C315S was sampled in </w:t>
      </w:r>
      <w:r w:rsidR="00C3355A" w:rsidRPr="00366A3B">
        <w:rPr>
          <w:rFonts w:ascii="Times New Roman" w:hAnsi="Times New Roman"/>
          <w:color w:val="000000" w:themeColor="text1"/>
          <w:sz w:val="24"/>
          <w:szCs w:val="24"/>
        </w:rPr>
        <w:lastRenderedPageBreak/>
        <w:t xml:space="preserve">both </w:t>
      </w:r>
      <w:r w:rsidR="0076445E" w:rsidRPr="00366A3B">
        <w:rPr>
          <w:rFonts w:ascii="Times New Roman" w:hAnsi="Times New Roman"/>
          <w:color w:val="000000" w:themeColor="text1"/>
          <w:sz w:val="24"/>
          <w:szCs w:val="24"/>
        </w:rPr>
        <w:t xml:space="preserve">February and March of 2020 – the February sample was positive, while in March it was negative for </w:t>
      </w:r>
      <w:proofErr w:type="spellStart"/>
      <w:r w:rsidR="00371BD9" w:rsidRPr="00366A3B">
        <w:rPr>
          <w:rFonts w:ascii="Times New Roman" w:hAnsi="Times New Roman"/>
          <w:color w:val="000000" w:themeColor="text1"/>
          <w:sz w:val="24"/>
          <w:szCs w:val="24"/>
        </w:rPr>
        <w:t>Neospora</w:t>
      </w:r>
      <w:proofErr w:type="spellEnd"/>
      <w:r w:rsidR="0076445E" w:rsidRPr="00366A3B">
        <w:rPr>
          <w:rFonts w:ascii="Times New Roman" w:hAnsi="Times New Roman"/>
          <w:color w:val="000000" w:themeColor="text1"/>
          <w:sz w:val="24"/>
          <w:szCs w:val="24"/>
        </w:rPr>
        <w:t xml:space="preserve">. The level of </w:t>
      </w:r>
      <w:proofErr w:type="spellStart"/>
      <w:ins w:id="1033" w:author="Clayton Lamb" w:date="2023-07-19T10:38:00Z">
        <w:r w:rsidR="0049461D">
          <w:rPr>
            <w:rFonts w:ascii="Times New Roman" w:hAnsi="Times New Roman"/>
            <w:color w:val="000000" w:themeColor="text1"/>
            <w:sz w:val="24"/>
            <w:szCs w:val="24"/>
          </w:rPr>
          <w:t>N</w:t>
        </w:r>
      </w:ins>
      <w:ins w:id="1034" w:author="Clayton Lamb" w:date="2023-07-19T10:24:00Z">
        <w:r w:rsidR="00DB5CA6" w:rsidRPr="00366A3B">
          <w:rPr>
            <w:rFonts w:ascii="Times New Roman" w:hAnsi="Times New Roman"/>
            <w:color w:val="000000" w:themeColor="text1"/>
            <w:sz w:val="24"/>
            <w:szCs w:val="24"/>
          </w:rPr>
          <w:t>eospora</w:t>
        </w:r>
        <w:proofErr w:type="spellEnd"/>
        <w:r w:rsidR="00DB5CA6" w:rsidRPr="00366A3B">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 xml:space="preserve">seroprevalence in </w:t>
      </w:r>
      <w:proofErr w:type="spellStart"/>
      <w:r w:rsidR="0076445E" w:rsidRPr="00366A3B">
        <w:rPr>
          <w:rFonts w:ascii="Times New Roman" w:hAnsi="Times New Roman"/>
          <w:color w:val="000000" w:themeColor="text1"/>
          <w:sz w:val="24"/>
          <w:szCs w:val="24"/>
        </w:rPr>
        <w:t>Klinze</w:t>
      </w:r>
      <w:proofErr w:type="spellEnd"/>
      <w:r w:rsidR="0076445E" w:rsidRPr="00366A3B">
        <w:rPr>
          <w:rFonts w:ascii="Times New Roman" w:hAnsi="Times New Roman"/>
          <w:color w:val="000000" w:themeColor="text1"/>
          <w:sz w:val="24"/>
          <w:szCs w:val="24"/>
        </w:rPr>
        <w:t xml:space="preserve">-Za </w:t>
      </w:r>
      <w:ins w:id="1035" w:author="Clayton Lamb" w:date="2023-07-19T11:23:00Z">
        <w:r w:rsidR="00FC317E">
          <w:rPr>
            <w:rFonts w:ascii="Times New Roman" w:hAnsi="Times New Roman"/>
            <w:color w:val="000000" w:themeColor="text1"/>
            <w:sz w:val="24"/>
            <w:szCs w:val="24"/>
          </w:rPr>
          <w:t>(</w:t>
        </w:r>
      </w:ins>
      <w:ins w:id="1036" w:author="Clayton Lamb" w:date="2023-07-19T11:22:00Z">
        <w:r w:rsidR="00FC317E">
          <w:rPr>
            <w:rFonts w:ascii="Times New Roman" w:hAnsi="Times New Roman"/>
            <w:color w:val="000000" w:themeColor="text1"/>
            <w:sz w:val="24"/>
            <w:szCs w:val="24"/>
          </w:rPr>
          <w:t>3</w:t>
        </w:r>
        <w:r w:rsidR="00FC317E" w:rsidRPr="00366A3B">
          <w:rPr>
            <w:rFonts w:ascii="Times New Roman" w:hAnsi="Times New Roman"/>
            <w:color w:val="000000" w:themeColor="text1"/>
            <w:sz w:val="24"/>
            <w:szCs w:val="24"/>
          </w:rPr>
          <w:t>%</w:t>
        </w:r>
      </w:ins>
      <w:ins w:id="1037" w:author="Clayton Lamb" w:date="2023-07-19T11:23:00Z">
        <w:r w:rsidR="00FC317E">
          <w:rPr>
            <w:rFonts w:ascii="Times New Roman" w:hAnsi="Times New Roman"/>
            <w:color w:val="000000" w:themeColor="text1"/>
            <w:sz w:val="24"/>
            <w:szCs w:val="24"/>
          </w:rPr>
          <w:t xml:space="preserve">, </w:t>
        </w:r>
      </w:ins>
      <w:ins w:id="1038" w:author="Clayton Lamb" w:date="2023-07-19T11:22:00Z">
        <w:r w:rsidR="00FC317E">
          <w:rPr>
            <w:rFonts w:ascii="Times New Roman" w:hAnsi="Times New Roman"/>
            <w:color w:val="000000" w:themeColor="text1"/>
            <w:sz w:val="24"/>
            <w:szCs w:val="24"/>
          </w:rPr>
          <w:t>95% CI: 0-6%,</w:t>
        </w:r>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3/106</w:t>
        </w:r>
      </w:ins>
      <w:ins w:id="1039" w:author="Clayton Lamb" w:date="2023-07-19T11:23:00Z">
        <w:r w:rsidR="00FC317E">
          <w:rPr>
            <w:rFonts w:ascii="Times New Roman" w:hAnsi="Times New Roman"/>
            <w:color w:val="000000" w:themeColor="text1"/>
            <w:sz w:val="24"/>
            <w:szCs w:val="24"/>
          </w:rPr>
          <w:t xml:space="preserve">) </w:t>
        </w:r>
      </w:ins>
      <w:r w:rsidR="00C3355A" w:rsidRPr="00366A3B">
        <w:rPr>
          <w:rFonts w:ascii="Times New Roman" w:hAnsi="Times New Roman"/>
          <w:color w:val="000000" w:themeColor="text1"/>
          <w:sz w:val="24"/>
          <w:szCs w:val="24"/>
        </w:rPr>
        <w:t xml:space="preserve">was </w:t>
      </w:r>
      <w:r w:rsidR="0076445E" w:rsidRPr="00366A3B">
        <w:rPr>
          <w:rFonts w:ascii="Times New Roman" w:hAnsi="Times New Roman"/>
          <w:color w:val="000000" w:themeColor="text1"/>
          <w:sz w:val="24"/>
          <w:szCs w:val="24"/>
        </w:rPr>
        <w:t>on par with the boreal caribou</w:t>
      </w:r>
      <w:ins w:id="1040" w:author="Clayton Lamb" w:date="2023-07-19T11:23:00Z">
        <w:r w:rsidR="00FC317E">
          <w:rPr>
            <w:rFonts w:ascii="Times New Roman" w:hAnsi="Times New Roman"/>
            <w:color w:val="000000" w:themeColor="text1"/>
            <w:sz w:val="24"/>
            <w:szCs w:val="24"/>
          </w:rPr>
          <w:t xml:space="preserve"> </w:t>
        </w:r>
      </w:ins>
      <w:del w:id="1041" w:author="Clayton Lamb" w:date="2023-07-19T11:23:00Z">
        <w:r w:rsidR="0076445E" w:rsidRPr="00366A3B" w:rsidDel="00FC317E">
          <w:rPr>
            <w:rFonts w:ascii="Times New Roman" w:hAnsi="Times New Roman"/>
            <w:color w:val="000000" w:themeColor="text1"/>
            <w:sz w:val="24"/>
            <w:szCs w:val="24"/>
          </w:rPr>
          <w:delText xml:space="preserve">, </w:delText>
        </w:r>
      </w:del>
      <w:ins w:id="1042" w:author="Clayton Lamb" w:date="2023-07-19T11:23:00Z">
        <w:r w:rsidR="00FC317E">
          <w:rPr>
            <w:rFonts w:ascii="Times New Roman" w:hAnsi="Times New Roman"/>
            <w:color w:val="000000" w:themeColor="text1"/>
            <w:sz w:val="24"/>
            <w:szCs w:val="24"/>
          </w:rPr>
          <w:t>at</w:t>
        </w:r>
      </w:ins>
      <w:del w:id="1043" w:author="Clayton Lamb" w:date="2023-07-19T10:25:00Z">
        <w:r w:rsidR="0076445E" w:rsidRPr="00366A3B" w:rsidDel="00DB5CA6">
          <w:rPr>
            <w:rFonts w:ascii="Times New Roman" w:hAnsi="Times New Roman"/>
            <w:color w:val="000000" w:themeColor="text1"/>
            <w:sz w:val="24"/>
            <w:szCs w:val="24"/>
          </w:rPr>
          <w:delText xml:space="preserve">which </w:delText>
        </w:r>
        <w:r w:rsidR="00371BD9" w:rsidRPr="00366A3B" w:rsidDel="00DB5CA6">
          <w:rPr>
            <w:rFonts w:ascii="Times New Roman" w:hAnsi="Times New Roman"/>
            <w:color w:val="000000" w:themeColor="text1"/>
            <w:sz w:val="24"/>
            <w:szCs w:val="24"/>
          </w:rPr>
          <w:delText>was</w:delText>
        </w:r>
        <w:r w:rsidR="0076445E" w:rsidRPr="00366A3B" w:rsidDel="00DB5CA6">
          <w:rPr>
            <w:rFonts w:ascii="Times New Roman" w:hAnsi="Times New Roman"/>
            <w:color w:val="000000" w:themeColor="text1"/>
            <w:sz w:val="24"/>
            <w:szCs w:val="24"/>
          </w:rPr>
          <w:delText xml:space="preserve"> around</w:delText>
        </w:r>
      </w:del>
      <w:r w:rsidR="0076445E" w:rsidRPr="00366A3B">
        <w:rPr>
          <w:rFonts w:ascii="Times New Roman" w:hAnsi="Times New Roman"/>
          <w:color w:val="000000" w:themeColor="text1"/>
          <w:sz w:val="24"/>
          <w:szCs w:val="24"/>
        </w:rPr>
        <w:t xml:space="preserve"> </w:t>
      </w:r>
      <w:ins w:id="1044" w:author="Clayton Lamb" w:date="2023-07-19T11:23:00Z">
        <w:r w:rsidR="00FC317E">
          <w:rPr>
            <w:rFonts w:ascii="Times New Roman" w:hAnsi="Times New Roman"/>
            <w:color w:val="000000" w:themeColor="text1"/>
            <w:sz w:val="24"/>
            <w:szCs w:val="24"/>
          </w:rPr>
          <w:t>2</w:t>
        </w:r>
      </w:ins>
      <w:del w:id="1045" w:author="Clayton Lamb" w:date="2023-07-19T10:24:00Z">
        <w:r w:rsidR="0076445E" w:rsidRPr="00366A3B" w:rsidDel="00DB5CA6">
          <w:rPr>
            <w:rFonts w:ascii="Times New Roman" w:hAnsi="Times New Roman"/>
            <w:color w:val="000000" w:themeColor="text1"/>
            <w:sz w:val="24"/>
            <w:szCs w:val="24"/>
          </w:rPr>
          <w:delText>2</w:delText>
        </w:r>
      </w:del>
      <w:r w:rsidR="0076445E" w:rsidRPr="00366A3B">
        <w:rPr>
          <w:rFonts w:ascii="Times New Roman" w:hAnsi="Times New Roman"/>
          <w:color w:val="000000" w:themeColor="text1"/>
          <w:sz w:val="24"/>
          <w:szCs w:val="24"/>
        </w:rPr>
        <w:t>% (</w:t>
      </w:r>
      <w:ins w:id="1046" w:author="Clayton Lamb" w:date="2023-07-19T10:25:00Z">
        <w:r w:rsidR="00DB5CA6">
          <w:rPr>
            <w:rFonts w:ascii="Times New Roman" w:hAnsi="Times New Roman"/>
            <w:color w:val="000000" w:themeColor="text1"/>
            <w:sz w:val="24"/>
            <w:szCs w:val="24"/>
          </w:rPr>
          <w:t xml:space="preserve">95% CI: 0-6%, </w:t>
        </w:r>
      </w:ins>
      <w:r w:rsidR="0076445E" w:rsidRPr="00366A3B">
        <w:rPr>
          <w:rFonts w:ascii="Times New Roman" w:hAnsi="Times New Roman"/>
          <w:color w:val="000000" w:themeColor="text1"/>
          <w:sz w:val="24"/>
          <w:szCs w:val="24"/>
        </w:rPr>
        <w:t>Bondo et al. 2019).</w:t>
      </w:r>
      <w:r w:rsidR="00D26B3C" w:rsidRPr="00366A3B">
        <w:rPr>
          <w:rFonts w:ascii="Times New Roman" w:hAnsi="Times New Roman"/>
          <w:color w:val="000000" w:themeColor="text1"/>
          <w:sz w:val="24"/>
          <w:szCs w:val="24"/>
        </w:rPr>
        <w:t xml:space="preserve"> Three nearby mountain </w:t>
      </w:r>
      <w:r w:rsidR="008A2E68" w:rsidRPr="00366A3B">
        <w:rPr>
          <w:rFonts w:ascii="Times New Roman" w:hAnsi="Times New Roman"/>
          <w:color w:val="000000" w:themeColor="text1"/>
          <w:sz w:val="24"/>
          <w:szCs w:val="24"/>
        </w:rPr>
        <w:t>subpopulation</w:t>
      </w:r>
      <w:r w:rsidR="00D26B3C" w:rsidRPr="00366A3B">
        <w:rPr>
          <w:rFonts w:ascii="Times New Roman" w:hAnsi="Times New Roman"/>
          <w:color w:val="000000" w:themeColor="text1"/>
          <w:sz w:val="24"/>
          <w:szCs w:val="24"/>
        </w:rPr>
        <w:t xml:space="preserve">s </w:t>
      </w:r>
      <w:r w:rsidR="00371BD9" w:rsidRPr="00366A3B">
        <w:rPr>
          <w:rFonts w:ascii="Times New Roman" w:hAnsi="Times New Roman"/>
          <w:color w:val="000000" w:themeColor="text1"/>
          <w:sz w:val="24"/>
          <w:szCs w:val="24"/>
        </w:rPr>
        <w:t>had</w:t>
      </w:r>
      <w:r w:rsidR="00D26B3C" w:rsidRPr="00366A3B">
        <w:rPr>
          <w:rFonts w:ascii="Times New Roman" w:hAnsi="Times New Roman"/>
          <w:color w:val="000000" w:themeColor="text1"/>
          <w:sz w:val="24"/>
          <w:szCs w:val="24"/>
        </w:rPr>
        <w:t xml:space="preserve"> no </w:t>
      </w:r>
      <w:r w:rsidR="00312FE2" w:rsidRPr="00366A3B">
        <w:rPr>
          <w:rFonts w:ascii="Times New Roman" w:hAnsi="Times New Roman"/>
          <w:color w:val="000000" w:themeColor="text1"/>
          <w:sz w:val="24"/>
          <w:szCs w:val="24"/>
        </w:rPr>
        <w:t>sero</w:t>
      </w:r>
      <w:r w:rsidR="00D26B3C" w:rsidRPr="00366A3B">
        <w:rPr>
          <w:rFonts w:ascii="Times New Roman" w:hAnsi="Times New Roman"/>
          <w:color w:val="000000" w:themeColor="text1"/>
          <w:sz w:val="24"/>
          <w:szCs w:val="24"/>
        </w:rPr>
        <w:t>prev</w:t>
      </w:r>
      <w:r w:rsidR="00312FE2" w:rsidRPr="00366A3B">
        <w:rPr>
          <w:rFonts w:ascii="Times New Roman" w:hAnsi="Times New Roman"/>
          <w:color w:val="000000" w:themeColor="text1"/>
          <w:sz w:val="24"/>
          <w:szCs w:val="24"/>
        </w:rPr>
        <w:t>a</w:t>
      </w:r>
      <w:r w:rsidR="00D26B3C" w:rsidRPr="00366A3B">
        <w:rPr>
          <w:rFonts w:ascii="Times New Roman" w:hAnsi="Times New Roman"/>
          <w:color w:val="000000" w:themeColor="text1"/>
          <w:sz w:val="24"/>
          <w:szCs w:val="24"/>
        </w:rPr>
        <w:t>l</w:t>
      </w:r>
      <w:r w:rsidR="00312FE2" w:rsidRPr="00366A3B">
        <w:rPr>
          <w:rFonts w:ascii="Times New Roman" w:hAnsi="Times New Roman"/>
          <w:color w:val="000000" w:themeColor="text1"/>
          <w:sz w:val="24"/>
          <w:szCs w:val="24"/>
        </w:rPr>
        <w:t>e</w:t>
      </w:r>
      <w:r w:rsidR="00D26B3C" w:rsidRPr="00366A3B">
        <w:rPr>
          <w:rFonts w:ascii="Times New Roman" w:hAnsi="Times New Roman"/>
          <w:color w:val="000000" w:themeColor="text1"/>
          <w:sz w:val="24"/>
          <w:szCs w:val="24"/>
        </w:rPr>
        <w:t>nce, while a fourth (Nonda)</w:t>
      </w:r>
      <w:r w:rsidR="00F2300E" w:rsidRPr="00366A3B">
        <w:rPr>
          <w:rFonts w:ascii="Times New Roman" w:hAnsi="Times New Roman"/>
          <w:color w:val="000000" w:themeColor="text1"/>
          <w:sz w:val="24"/>
          <w:szCs w:val="24"/>
        </w:rPr>
        <w:t xml:space="preserve"> had 15% (4/26) prevalence</w:t>
      </w:r>
      <w:ins w:id="1047" w:author="Clayton Lamb" w:date="2023-07-19T11:20:00Z">
        <w:r w:rsidR="00FC317E">
          <w:rPr>
            <w:rFonts w:ascii="Times New Roman" w:hAnsi="Times New Roman"/>
            <w:color w:val="000000" w:themeColor="text1"/>
            <w:sz w:val="24"/>
            <w:szCs w:val="24"/>
          </w:rPr>
          <w:t xml:space="preserve"> for an overall </w:t>
        </w:r>
      </w:ins>
      <w:ins w:id="1048" w:author="Clayton Lamb" w:date="2023-07-19T11:22:00Z">
        <w:r w:rsidR="00FC317E">
          <w:rPr>
            <w:rFonts w:ascii="Times New Roman" w:hAnsi="Times New Roman"/>
            <w:color w:val="000000" w:themeColor="text1"/>
            <w:sz w:val="24"/>
            <w:szCs w:val="24"/>
          </w:rPr>
          <w:t>prevalence</w:t>
        </w:r>
      </w:ins>
      <w:ins w:id="1049" w:author="Clayton Lamb" w:date="2023-07-19T11:21:00Z">
        <w:r w:rsidR="00FC317E">
          <w:rPr>
            <w:rFonts w:ascii="Times New Roman" w:hAnsi="Times New Roman"/>
            <w:color w:val="000000" w:themeColor="text1"/>
            <w:sz w:val="24"/>
            <w:szCs w:val="24"/>
          </w:rPr>
          <w:t xml:space="preserve"> across </w:t>
        </w:r>
      </w:ins>
      <w:ins w:id="1050" w:author="Clayton Lamb" w:date="2023-07-19T11:22:00Z">
        <w:r w:rsidR="00FC317E">
          <w:rPr>
            <w:rFonts w:ascii="Times New Roman" w:hAnsi="Times New Roman"/>
            <w:color w:val="000000" w:themeColor="text1"/>
            <w:sz w:val="24"/>
            <w:szCs w:val="24"/>
          </w:rPr>
          <w:t xml:space="preserve">nearby </w:t>
        </w:r>
      </w:ins>
      <w:ins w:id="1051" w:author="Clayton Lamb" w:date="2023-07-19T11:21:00Z">
        <w:r w:rsidR="00FC317E" w:rsidRPr="00366A3B">
          <w:rPr>
            <w:rFonts w:ascii="Times New Roman" w:hAnsi="Times New Roman"/>
            <w:color w:val="000000" w:themeColor="text1"/>
            <w:sz w:val="24"/>
            <w:szCs w:val="24"/>
          </w:rPr>
          <w:t>mountain subpopulations</w:t>
        </w:r>
        <w:r w:rsidR="00FC317E">
          <w:rPr>
            <w:rFonts w:ascii="Times New Roman" w:hAnsi="Times New Roman"/>
            <w:color w:val="000000" w:themeColor="text1"/>
            <w:sz w:val="24"/>
            <w:szCs w:val="24"/>
          </w:rPr>
          <w:t xml:space="preserve"> of 6%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95% CI: 0-</w:t>
        </w:r>
      </w:ins>
      <w:ins w:id="1052" w:author="Clayton Lamb" w:date="2023-07-19T11:22:00Z">
        <w:r w:rsidR="00FC317E">
          <w:rPr>
            <w:rFonts w:ascii="Times New Roman" w:hAnsi="Times New Roman"/>
            <w:color w:val="000000" w:themeColor="text1"/>
            <w:sz w:val="24"/>
            <w:szCs w:val="24"/>
          </w:rPr>
          <w:t>12</w:t>
        </w:r>
      </w:ins>
      <w:ins w:id="1053" w:author="Clayton Lamb" w:date="2023-07-19T11:21: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1054" w:author="Clayton Lamb" w:date="2023-07-19T11:22:00Z">
        <w:r w:rsidR="00FC317E">
          <w:rPr>
            <w:rFonts w:ascii="Times New Roman" w:hAnsi="Times New Roman"/>
            <w:color w:val="000000" w:themeColor="text1"/>
            <w:sz w:val="24"/>
            <w:szCs w:val="24"/>
          </w:rPr>
          <w:t>4</w:t>
        </w:r>
      </w:ins>
      <w:ins w:id="1055" w:author="Clayton Lamb" w:date="2023-07-19T11:21:00Z">
        <w:r w:rsidR="00FC317E" w:rsidRPr="00366A3B">
          <w:rPr>
            <w:rFonts w:ascii="Times New Roman" w:hAnsi="Times New Roman"/>
            <w:color w:val="000000" w:themeColor="text1"/>
            <w:sz w:val="24"/>
            <w:szCs w:val="24"/>
          </w:rPr>
          <w:t>/</w:t>
        </w:r>
      </w:ins>
      <w:ins w:id="1056" w:author="Clayton Lamb" w:date="2023-07-19T11:22:00Z">
        <w:r w:rsidR="00FC317E">
          <w:rPr>
            <w:rFonts w:ascii="Times New Roman" w:hAnsi="Times New Roman"/>
            <w:color w:val="000000" w:themeColor="text1"/>
            <w:sz w:val="24"/>
            <w:szCs w:val="24"/>
          </w:rPr>
          <w:t>64</w:t>
        </w:r>
      </w:ins>
      <w:ins w:id="1057" w:author="Clayton Lamb" w:date="2023-07-19T11:21:00Z">
        <w:r w:rsidR="00FC317E" w:rsidRPr="00366A3B">
          <w:rPr>
            <w:rFonts w:ascii="Times New Roman" w:hAnsi="Times New Roman"/>
            <w:color w:val="000000" w:themeColor="text1"/>
            <w:sz w:val="24"/>
            <w:szCs w:val="24"/>
          </w:rPr>
          <w:t>)</w:t>
        </w:r>
      </w:ins>
      <w:r w:rsidR="00F2300E" w:rsidRPr="00366A3B">
        <w:rPr>
          <w:rFonts w:ascii="Times New Roman" w:hAnsi="Times New Roman"/>
          <w:color w:val="000000" w:themeColor="text1"/>
          <w:sz w:val="24"/>
          <w:szCs w:val="24"/>
        </w:rPr>
        <w:t>.</w:t>
      </w:r>
    </w:p>
    <w:p w14:paraId="67367F01" w14:textId="6F67290C" w:rsidR="006331FD"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Tests for Toxoplasma on 10</w:t>
      </w:r>
      <w:ins w:id="1058" w:author="Clayton Lamb" w:date="2023-07-19T10:26:00Z">
        <w:r w:rsidR="00DB5CA6">
          <w:rPr>
            <w:rFonts w:ascii="Times New Roman" w:hAnsi="Times New Roman"/>
            <w:color w:val="000000" w:themeColor="text1"/>
            <w:sz w:val="24"/>
            <w:szCs w:val="24"/>
          </w:rPr>
          <w:t>5</w:t>
        </w:r>
      </w:ins>
      <w:del w:id="1059" w:author="Clayton Lamb" w:date="2023-07-19T10:26:00Z">
        <w:r w:rsidRPr="00366A3B" w:rsidDel="00DB5CA6">
          <w:rPr>
            <w:rFonts w:ascii="Times New Roman" w:hAnsi="Times New Roman"/>
            <w:color w:val="000000" w:themeColor="text1"/>
            <w:sz w:val="24"/>
            <w:szCs w:val="24"/>
          </w:rPr>
          <w:delText>0</w:delText>
        </w:r>
      </w:del>
      <w:r w:rsidRPr="00366A3B">
        <w:rPr>
          <w:rFonts w:ascii="Times New Roman" w:hAnsi="Times New Roman"/>
          <w:color w:val="000000" w:themeColor="text1"/>
          <w:sz w:val="24"/>
          <w:szCs w:val="24"/>
        </w:rPr>
        <w:t xml:space="preserve"> samples from 40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across seven years all </w:t>
      </w:r>
      <w:del w:id="1060" w:author="Clayton Lamb" w:date="2023-07-13T15:23:00Z">
        <w:r w:rsidRPr="00366A3B" w:rsidDel="009715AF">
          <w:rPr>
            <w:rFonts w:ascii="Times New Roman" w:hAnsi="Times New Roman"/>
            <w:color w:val="000000" w:themeColor="text1"/>
            <w:sz w:val="24"/>
            <w:szCs w:val="24"/>
          </w:rPr>
          <w:delText>came back</w:delText>
        </w:r>
      </w:del>
      <w:ins w:id="1061" w:author="Clayton Lamb" w:date="2023-07-13T15:23:00Z">
        <w:r w:rsidR="009715AF" w:rsidRPr="00366A3B">
          <w:rPr>
            <w:rFonts w:ascii="Times New Roman" w:hAnsi="Times New Roman"/>
            <w:color w:val="000000" w:themeColor="text1"/>
            <w:sz w:val="24"/>
            <w:szCs w:val="24"/>
          </w:rPr>
          <w:t>provided</w:t>
        </w:r>
      </w:ins>
      <w:r w:rsidRPr="00366A3B">
        <w:rPr>
          <w:rFonts w:ascii="Times New Roman" w:hAnsi="Times New Roman"/>
          <w:color w:val="000000" w:themeColor="text1"/>
          <w:sz w:val="24"/>
          <w:szCs w:val="24"/>
        </w:rPr>
        <w:t xml:space="preserve"> negative</w:t>
      </w:r>
      <w:ins w:id="1062" w:author="Clayton Lamb" w:date="2023-07-13T15:23:00Z">
        <w:r w:rsidR="009715AF" w:rsidRPr="00366A3B">
          <w:rPr>
            <w:rFonts w:ascii="Times New Roman" w:hAnsi="Times New Roman"/>
            <w:color w:val="000000" w:themeColor="text1"/>
            <w:sz w:val="24"/>
            <w:szCs w:val="24"/>
          </w:rPr>
          <w:t xml:space="preserve"> results</w:t>
        </w:r>
      </w:ins>
      <w:r w:rsidRPr="00366A3B">
        <w:rPr>
          <w:rFonts w:ascii="Times New Roman" w:hAnsi="Times New Roman"/>
          <w:color w:val="000000" w:themeColor="text1"/>
          <w:sz w:val="24"/>
          <w:szCs w:val="24"/>
        </w:rPr>
        <w:t>, hence we did not further analyze th</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s</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data. This is consistent with </w:t>
      </w:r>
      <w:r w:rsidR="00371BD9" w:rsidRPr="00366A3B">
        <w:rPr>
          <w:rFonts w:ascii="Times New Roman" w:hAnsi="Times New Roman"/>
          <w:color w:val="000000" w:themeColor="text1"/>
          <w:sz w:val="24"/>
          <w:szCs w:val="24"/>
        </w:rPr>
        <w:t>boreal</w:t>
      </w:r>
      <w:ins w:id="1063" w:author="Clayton Lamb" w:date="2023-07-19T11:24:00Z">
        <w:r w:rsidR="00FC317E">
          <w:rPr>
            <w:rFonts w:ascii="Times New Roman" w:hAnsi="Times New Roman"/>
            <w:color w:val="000000" w:themeColor="text1"/>
            <w:sz w:val="24"/>
            <w:szCs w:val="24"/>
          </w:rPr>
          <w:t xml:space="preserve"> </w:t>
        </w:r>
      </w:ins>
      <w:del w:id="1064" w:author="Clayton Lamb" w:date="2023-07-19T11:24:00Z">
        <w:r w:rsidR="00371BD9" w:rsidRPr="00366A3B" w:rsidDel="00FC317E">
          <w:rPr>
            <w:rFonts w:ascii="Times New Roman" w:hAnsi="Times New Roman"/>
            <w:color w:val="000000" w:themeColor="text1"/>
            <w:sz w:val="24"/>
            <w:szCs w:val="24"/>
          </w:rPr>
          <w:delText xml:space="preserve"> </w:delText>
        </w:r>
      </w:del>
      <w:r w:rsidR="00371BD9"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results, which also did not identify any evidence of exposure to T</w:t>
      </w:r>
      <w:r w:rsidR="00974212" w:rsidRPr="00366A3B">
        <w:rPr>
          <w:rFonts w:ascii="Times New Roman" w:hAnsi="Times New Roman"/>
          <w:color w:val="000000" w:themeColor="text1"/>
          <w:sz w:val="24"/>
          <w:szCs w:val="24"/>
        </w:rPr>
        <w:t>oxoplasma</w:t>
      </w:r>
      <w:r w:rsidRPr="00366A3B">
        <w:rPr>
          <w:rFonts w:ascii="Times New Roman" w:hAnsi="Times New Roman"/>
          <w:color w:val="000000" w:themeColor="text1"/>
          <w:sz w:val="24"/>
          <w:szCs w:val="24"/>
        </w:rPr>
        <w:t xml:space="preserve"> in the boreal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 (Bondo et al. 2019).</w:t>
      </w:r>
    </w:p>
    <w:p w14:paraId="39D78AD3" w14:textId="79581887" w:rsidR="003B10F2" w:rsidRPr="00366A3B" w:rsidRDefault="00F2300E" w:rsidP="00133EEF">
      <w:pPr>
        <w:spacing w:line="480" w:lineRule="auto"/>
        <w:ind w:firstLine="360"/>
        <w:rPr>
          <w:rFonts w:ascii="Times New Roman" w:hAnsi="Times New Roman"/>
          <w:color w:val="000000" w:themeColor="text1"/>
          <w:sz w:val="24"/>
          <w:szCs w:val="24"/>
          <w:rPrChange w:id="1065" w:author="Clayton Lamb" w:date="2023-07-19T07:26:00Z">
            <w:rPr>
              <w:rFonts w:ascii="Times New Roman" w:hAnsi="Times New Roman"/>
              <w:color w:val="000000" w:themeColor="text1"/>
              <w:szCs w:val="24"/>
            </w:rPr>
          </w:rPrChange>
        </w:rPr>
      </w:pPr>
      <w:r w:rsidRPr="00366A3B">
        <w:rPr>
          <w:rFonts w:ascii="Times New Roman" w:hAnsi="Times New Roman"/>
          <w:color w:val="000000" w:themeColor="text1"/>
          <w:sz w:val="24"/>
          <w:szCs w:val="24"/>
        </w:rPr>
        <w:t>We did</w:t>
      </w:r>
      <w:r w:rsidR="00833562" w:rsidRPr="00366A3B">
        <w:rPr>
          <w:rFonts w:ascii="Times New Roman" w:hAnsi="Times New Roman"/>
          <w:color w:val="000000" w:themeColor="text1"/>
          <w:sz w:val="24"/>
          <w:szCs w:val="24"/>
        </w:rPr>
        <w:t xml:space="preserve"> no</w:t>
      </w:r>
      <w:r w:rsidRPr="00366A3B">
        <w:rPr>
          <w:rFonts w:ascii="Times New Roman" w:hAnsi="Times New Roman"/>
          <w:color w:val="000000" w:themeColor="text1"/>
          <w:sz w:val="24"/>
          <w:szCs w:val="24"/>
        </w:rPr>
        <w:t>t</w:t>
      </w:r>
      <w:r w:rsidR="00833562" w:rsidRPr="00366A3B">
        <w:rPr>
          <w:rFonts w:ascii="Times New Roman" w:hAnsi="Times New Roman"/>
          <w:color w:val="000000" w:themeColor="text1"/>
          <w:sz w:val="24"/>
          <w:szCs w:val="24"/>
        </w:rPr>
        <w:t xml:space="preserve"> detect</w:t>
      </w:r>
      <w:r w:rsidRPr="00366A3B">
        <w:rPr>
          <w:rFonts w:ascii="Times New Roman" w:hAnsi="Times New Roman"/>
          <w:color w:val="000000" w:themeColor="text1"/>
          <w:sz w:val="24"/>
          <w:szCs w:val="24"/>
        </w:rPr>
        <w:t xml:space="preserve"> any</w:t>
      </w:r>
      <w:r w:rsidR="0076445E" w:rsidRPr="00366A3B">
        <w:rPr>
          <w:rFonts w:ascii="Times New Roman" w:hAnsi="Times New Roman"/>
          <w:color w:val="000000" w:themeColor="text1"/>
          <w:sz w:val="24"/>
          <w:szCs w:val="24"/>
        </w:rPr>
        <w:t xml:space="preserve"> </w:t>
      </w:r>
      <w:r w:rsidR="00833562" w:rsidRPr="00366A3B">
        <w:rPr>
          <w:rFonts w:ascii="Times New Roman" w:hAnsi="Times New Roman"/>
          <w:color w:val="000000" w:themeColor="text1"/>
          <w:sz w:val="24"/>
          <w:szCs w:val="24"/>
        </w:rPr>
        <w:t>effects of</w:t>
      </w:r>
      <w:r w:rsidR="0076445E" w:rsidRPr="00366A3B">
        <w:rPr>
          <w:rFonts w:ascii="Times New Roman" w:hAnsi="Times New Roman"/>
          <w:color w:val="000000" w:themeColor="text1"/>
          <w:sz w:val="24"/>
          <w:szCs w:val="24"/>
        </w:rPr>
        <w:t xml:space="preserve"> seropositiv</w:t>
      </w:r>
      <w:del w:id="1066" w:author="Clayton Lamb" w:date="2023-07-13T15:24:00Z">
        <w:r w:rsidR="0076445E" w:rsidRPr="00366A3B" w:rsidDel="009715AF">
          <w:rPr>
            <w:rFonts w:ascii="Times New Roman" w:hAnsi="Times New Roman"/>
            <w:color w:val="000000" w:themeColor="text1"/>
            <w:sz w:val="24"/>
            <w:szCs w:val="24"/>
          </w:rPr>
          <w:delText xml:space="preserve">e disease </w:delText>
        </w:r>
      </w:del>
      <w:ins w:id="1067" w:author="Clayton Lamb" w:date="2023-07-13T15:24:00Z">
        <w:r w:rsidR="009715AF" w:rsidRPr="00366A3B">
          <w:rPr>
            <w:rFonts w:ascii="Times New Roman" w:hAnsi="Times New Roman"/>
            <w:color w:val="000000" w:themeColor="text1"/>
            <w:sz w:val="24"/>
            <w:szCs w:val="24"/>
          </w:rPr>
          <w:t xml:space="preserve">ity </w:t>
        </w:r>
      </w:ins>
      <w:r w:rsidR="00833562" w:rsidRPr="00366A3B">
        <w:rPr>
          <w:rFonts w:ascii="Times New Roman" w:hAnsi="Times New Roman"/>
          <w:color w:val="000000" w:themeColor="text1"/>
          <w:sz w:val="24"/>
          <w:szCs w:val="24"/>
        </w:rPr>
        <w:t xml:space="preserve">on </w:t>
      </w:r>
      <w:r w:rsidR="0076445E" w:rsidRPr="00366A3B">
        <w:rPr>
          <w:rFonts w:ascii="Times New Roman" w:hAnsi="Times New Roman"/>
          <w:color w:val="000000" w:themeColor="text1"/>
          <w:sz w:val="24"/>
          <w:szCs w:val="24"/>
        </w:rPr>
        <w:t>reproductive outcomes</w:t>
      </w:r>
      <w:r w:rsidR="00F10CB9" w:rsidRPr="00366A3B">
        <w:rPr>
          <w:rFonts w:ascii="Times New Roman" w:hAnsi="Times New Roman"/>
          <w:color w:val="000000" w:themeColor="text1"/>
          <w:sz w:val="24"/>
          <w:szCs w:val="24"/>
        </w:rPr>
        <w:t xml:space="preserve"> – i.e.</w:t>
      </w:r>
      <w:r w:rsidR="00844BAF" w:rsidRPr="00366A3B">
        <w:rPr>
          <w:rFonts w:ascii="Times New Roman" w:hAnsi="Times New Roman"/>
          <w:color w:val="000000" w:themeColor="text1"/>
          <w:sz w:val="24"/>
          <w:szCs w:val="24"/>
        </w:rPr>
        <w:t>,</w:t>
      </w:r>
      <w:r w:rsidR="00F10CB9" w:rsidRPr="00366A3B">
        <w:rPr>
          <w:rFonts w:ascii="Times New Roman" w:hAnsi="Times New Roman"/>
          <w:color w:val="000000" w:themeColor="text1"/>
          <w:sz w:val="24"/>
          <w:szCs w:val="24"/>
        </w:rPr>
        <w:t xml:space="preserve"> on pregnancy status or successful delivery of a live calf</w:t>
      </w:r>
      <w:r w:rsidR="00E07FDB" w:rsidRPr="00366A3B">
        <w:rPr>
          <w:rFonts w:ascii="Times New Roman" w:hAnsi="Times New Roman"/>
          <w:color w:val="000000" w:themeColor="text1"/>
          <w:sz w:val="24"/>
          <w:szCs w:val="24"/>
        </w:rPr>
        <w:t>. Kappa values measuring the balanced accuracy of the confusion matrices ranged from -0.0</w:t>
      </w:r>
      <w:r w:rsidR="00497EBC" w:rsidRPr="00366A3B">
        <w:rPr>
          <w:rFonts w:ascii="Times New Roman" w:hAnsi="Times New Roman"/>
          <w:color w:val="000000" w:themeColor="text1"/>
          <w:sz w:val="24"/>
          <w:szCs w:val="24"/>
        </w:rPr>
        <w:t>1</w:t>
      </w:r>
      <w:r w:rsidR="00E07FDB" w:rsidRPr="00366A3B">
        <w:rPr>
          <w:rFonts w:ascii="Times New Roman" w:hAnsi="Times New Roman"/>
          <w:color w:val="000000" w:themeColor="text1"/>
          <w:sz w:val="24"/>
          <w:szCs w:val="24"/>
        </w:rPr>
        <w:t xml:space="preserve"> to 0.0</w:t>
      </w:r>
      <w:r w:rsidR="00497EBC" w:rsidRPr="00366A3B">
        <w:rPr>
          <w:rFonts w:ascii="Times New Roman" w:hAnsi="Times New Roman"/>
          <w:color w:val="000000" w:themeColor="text1"/>
          <w:sz w:val="24"/>
          <w:szCs w:val="24"/>
        </w:rPr>
        <w:t>6</w:t>
      </w:r>
      <w:r w:rsidR="00E07FDB" w:rsidRPr="00366A3B">
        <w:rPr>
          <w:rFonts w:ascii="Times New Roman" w:hAnsi="Times New Roman"/>
          <w:color w:val="000000" w:themeColor="text1"/>
          <w:sz w:val="24"/>
          <w:szCs w:val="24"/>
        </w:rPr>
        <w:t>,</w:t>
      </w:r>
      <w:r w:rsidR="00833562" w:rsidRPr="00366A3B">
        <w:rPr>
          <w:rFonts w:ascii="Times New Roman" w:hAnsi="Times New Roman"/>
          <w:color w:val="000000" w:themeColor="text1"/>
          <w:sz w:val="24"/>
          <w:szCs w:val="24"/>
        </w:rPr>
        <w:t xml:space="preserve"> confirming the lack of an effect</w:t>
      </w:r>
      <w:r w:rsidR="00EB0928" w:rsidRPr="00366A3B">
        <w:rPr>
          <w:rFonts w:ascii="Times New Roman" w:hAnsi="Times New Roman"/>
          <w:color w:val="000000" w:themeColor="text1"/>
          <w:sz w:val="24"/>
          <w:szCs w:val="24"/>
        </w:rPr>
        <w:t xml:space="preserve"> </w:t>
      </w:r>
      <w:r w:rsidR="00044816" w:rsidRPr="00366A3B">
        <w:rPr>
          <w:rFonts w:ascii="Times New Roman" w:hAnsi="Times New Roman"/>
          <w:color w:val="000000" w:themeColor="text1"/>
          <w:sz w:val="24"/>
          <w:szCs w:val="24"/>
        </w:rPr>
        <w:fldChar w:fldCharType="begin"/>
      </w:r>
      <w:r w:rsidR="009B7A62" w:rsidRPr="00366A3B">
        <w:rPr>
          <w:rFonts w:ascii="Times New Roman" w:hAnsi="Times New Roman"/>
          <w:color w:val="000000" w:themeColor="text1"/>
          <w:sz w:val="24"/>
          <w:szCs w:val="24"/>
        </w:rPr>
        <w:instrText xml:space="preserve"> ADDIN ZOTERO_ITEM CSL_CITATION {"citationID":"VGvsVHS7","properties":{"formattedCitation":"(McHugh 2012)","plainCitation":"(McHugh 2012)","dontUpdate":true,"noteIndex":0},"citationItems":[{"id":5393,"uris":["http://zotero.org/users/6749014/items/T55JAYDL"],"itemData":{"id":5393,"type":"article-journal","container-title":"Biochemia Medica","DOI":"10.11613/BM.2012.031","issue":"3","journalAbbreviation":"Biochem Med","language":"en","note":"publisher: Croatian Society of Medical Biochemistry and Laboratory Medicine","page":"276-282","source":"www.biochemia-medica.com","title":"Interrater reliability: the kappa statistic","title-short":"Interrater reliability","volume":"22","author":[{"family":"McHugh","given":"Marry L."}],"issued":{"date-parts":[["2012",10,15]]}}}],"schema":"https://github.com/citation-style-language/schema/raw/master/csl-citation.json"} </w:instrText>
      </w:r>
      <w:r w:rsidR="00044816" w:rsidRPr="00366A3B">
        <w:rPr>
          <w:rFonts w:ascii="Times New Roman" w:hAnsi="Times New Roman"/>
          <w:color w:val="000000" w:themeColor="text1"/>
          <w:sz w:val="24"/>
          <w:szCs w:val="24"/>
        </w:rPr>
        <w:fldChar w:fldCharType="separate"/>
      </w:r>
      <w:r w:rsidR="00044816" w:rsidRPr="00366A3B">
        <w:rPr>
          <w:rFonts w:ascii="Times New Roman" w:hAnsi="Times New Roman"/>
          <w:noProof/>
          <w:color w:val="000000" w:themeColor="text1"/>
          <w:sz w:val="24"/>
          <w:szCs w:val="24"/>
        </w:rPr>
        <w:t>(McHugh 2012</w:t>
      </w:r>
      <w:ins w:id="1068" w:author="Clayton Lamb" w:date="2023-07-18T14:16:00Z">
        <w:r w:rsidR="00044816" w:rsidRPr="00366A3B">
          <w:rPr>
            <w:rFonts w:ascii="Times New Roman" w:hAnsi="Times New Roman"/>
            <w:noProof/>
            <w:color w:val="000000" w:themeColor="text1"/>
            <w:sz w:val="24"/>
            <w:szCs w:val="24"/>
          </w:rPr>
          <w:t xml:space="preserve">, </w:t>
        </w:r>
      </w:ins>
      <w:del w:id="1069" w:author="Clayton Lamb" w:date="2023-07-18T14:16:00Z">
        <w:r w:rsidR="00044816" w:rsidRPr="00366A3B" w:rsidDel="00044816">
          <w:rPr>
            <w:rFonts w:ascii="Times New Roman" w:hAnsi="Times New Roman"/>
            <w:noProof/>
            <w:color w:val="000000" w:themeColor="text1"/>
            <w:sz w:val="24"/>
            <w:szCs w:val="24"/>
          </w:rPr>
          <w:delText>)</w:delText>
        </w:r>
      </w:del>
      <w:r w:rsidR="00044816" w:rsidRPr="00366A3B">
        <w:rPr>
          <w:rFonts w:ascii="Times New Roman" w:hAnsi="Times New Roman"/>
          <w:color w:val="000000" w:themeColor="text1"/>
          <w:sz w:val="24"/>
          <w:szCs w:val="24"/>
        </w:rPr>
        <w:fldChar w:fldCharType="end"/>
      </w:r>
      <w:del w:id="1070" w:author="Clayton Lamb" w:date="2023-07-18T14:16:00Z">
        <w:r w:rsidR="00EB0928" w:rsidRPr="00366A3B" w:rsidDel="00044816">
          <w:rPr>
            <w:rFonts w:ascii="Times New Roman" w:hAnsi="Times New Roman"/>
            <w:color w:val="000000" w:themeColor="text1"/>
            <w:sz w:val="24"/>
            <w:szCs w:val="24"/>
          </w:rPr>
          <w:delText>(</w:delText>
        </w:r>
      </w:del>
      <w:r w:rsidR="00EB0928" w:rsidRPr="00366A3B">
        <w:rPr>
          <w:rFonts w:ascii="Times New Roman" w:hAnsi="Times New Roman"/>
          <w:color w:val="000000" w:themeColor="text1"/>
          <w:sz w:val="24"/>
          <w:szCs w:val="24"/>
        </w:rPr>
        <w:fldChar w:fldCharType="begin"/>
      </w:r>
      <w:r w:rsidR="00EB0928" w:rsidRPr="00366A3B">
        <w:rPr>
          <w:rFonts w:ascii="Times New Roman" w:hAnsi="Times New Roman"/>
          <w:color w:val="000000" w:themeColor="text1"/>
          <w:sz w:val="24"/>
          <w:szCs w:val="24"/>
        </w:rPr>
        <w:instrText xml:space="preserve"> REF _Ref98429980 \h </w:instrText>
      </w:r>
      <w:r w:rsidR="009158AE" w:rsidRPr="00366A3B">
        <w:rPr>
          <w:rFonts w:ascii="Times New Roman" w:hAnsi="Times New Roman"/>
          <w:color w:val="000000" w:themeColor="text1"/>
          <w:sz w:val="24"/>
          <w:szCs w:val="24"/>
        </w:rPr>
        <w:instrText xml:space="preserve"> \* MERGEFORMAT </w:instrText>
      </w:r>
      <w:r w:rsidR="00EB0928" w:rsidRPr="00366A3B">
        <w:rPr>
          <w:rFonts w:ascii="Times New Roman" w:hAnsi="Times New Roman"/>
          <w:color w:val="000000" w:themeColor="text1"/>
          <w:sz w:val="24"/>
          <w:szCs w:val="24"/>
        </w:rPr>
      </w:r>
      <w:r w:rsidR="00EB0928" w:rsidRPr="00366A3B">
        <w:rPr>
          <w:rFonts w:ascii="Times New Roman" w:hAnsi="Times New Roman"/>
          <w:color w:val="000000" w:themeColor="text1"/>
          <w:sz w:val="24"/>
          <w:szCs w:val="24"/>
        </w:rPr>
        <w:fldChar w:fldCharType="separate"/>
      </w:r>
      <w:ins w:id="1071" w:author="Clayton Lamb" w:date="2023-07-13T14:41:00Z">
        <w:r w:rsidR="000754F2" w:rsidRPr="00366A3B">
          <w:rPr>
            <w:rFonts w:ascii="Times New Roman" w:hAnsi="Times New Roman"/>
            <w:color w:val="000000" w:themeColor="text1"/>
            <w:sz w:val="24"/>
            <w:szCs w:val="24"/>
            <w:rPrChange w:id="1072"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1073" w:author="Clayton Lamb" w:date="2023-07-19T07:26:00Z">
              <w:rPr>
                <w:rFonts w:ascii="Times New Roman" w:hAnsi="Times New Roman"/>
                <w:noProof/>
                <w:color w:val="000000" w:themeColor="text1"/>
                <w:szCs w:val="24"/>
              </w:rPr>
            </w:rPrChange>
          </w:rPr>
          <w:t>8</w:t>
        </w:r>
      </w:ins>
      <w:del w:id="1074"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EB0928" w:rsidRPr="00366A3B">
        <w:rPr>
          <w:rFonts w:ascii="Times New Roman" w:hAnsi="Times New Roman"/>
          <w:color w:val="000000" w:themeColor="text1"/>
          <w:sz w:val="24"/>
          <w:szCs w:val="24"/>
        </w:rPr>
        <w:fldChar w:fldCharType="end"/>
      </w:r>
      <w:del w:id="1075" w:author="Clayton Lamb" w:date="2023-07-14T08:33:00Z">
        <w:r w:rsidR="00EB0928" w:rsidRPr="00366A3B" w:rsidDel="00F77017">
          <w:rPr>
            <w:rFonts w:ascii="Times New Roman" w:hAnsi="Times New Roman"/>
            <w:color w:val="000000" w:themeColor="text1"/>
            <w:sz w:val="24"/>
            <w:szCs w:val="24"/>
          </w:rPr>
          <w:delText xml:space="preserve">, </w:delText>
        </w:r>
      </w:del>
      <w:r w:rsidR="00EB0928" w:rsidRPr="00366A3B">
        <w:rPr>
          <w:rFonts w:ascii="Times New Roman" w:hAnsi="Times New Roman"/>
          <w:color w:val="000000" w:themeColor="text1"/>
          <w:sz w:val="24"/>
          <w:szCs w:val="24"/>
        </w:rPr>
        <w:t>C)</w:t>
      </w:r>
      <w:r w:rsidR="00E07FDB" w:rsidRPr="00366A3B">
        <w:rPr>
          <w:rFonts w:ascii="Times New Roman" w:hAnsi="Times New Roman"/>
          <w:color w:val="000000" w:themeColor="text1"/>
          <w:sz w:val="24"/>
          <w:szCs w:val="24"/>
        </w:rPr>
        <w:t xml:space="preserve">. </w:t>
      </w:r>
      <w:proofErr w:type="spellStart"/>
      <w:r w:rsidR="005A0AC1" w:rsidRPr="00366A3B">
        <w:rPr>
          <w:rFonts w:ascii="Times New Roman" w:hAnsi="Times New Roman"/>
          <w:color w:val="000000" w:themeColor="text1"/>
          <w:sz w:val="24"/>
          <w:szCs w:val="24"/>
        </w:rPr>
        <w:t>Neospora</w:t>
      </w:r>
      <w:proofErr w:type="spellEnd"/>
      <w:r w:rsidR="005A0AC1" w:rsidRPr="00366A3B">
        <w:rPr>
          <w:rFonts w:ascii="Times New Roman" w:hAnsi="Times New Roman"/>
          <w:color w:val="000000" w:themeColor="text1"/>
          <w:sz w:val="24"/>
          <w:szCs w:val="24"/>
        </w:rPr>
        <w:t>,</w:t>
      </w:r>
      <w:ins w:id="1076" w:author="Clayton Lamb" w:date="2023-07-19T11:25:00Z">
        <w:r w:rsidR="0050633A">
          <w:rPr>
            <w:rFonts w:ascii="Times New Roman" w:hAnsi="Times New Roman"/>
            <w:color w:val="000000" w:themeColor="text1"/>
            <w:sz w:val="24"/>
            <w:szCs w:val="24"/>
          </w:rPr>
          <w:t xml:space="preserve"> </w:t>
        </w:r>
      </w:ins>
      <w:del w:id="1077" w:author="Clayton Lamb" w:date="2023-07-19T11:25:00Z">
        <w:r w:rsidR="005A0AC1" w:rsidRPr="00366A3B" w:rsidDel="0050633A">
          <w:rPr>
            <w:rFonts w:ascii="Times New Roman" w:hAnsi="Times New Roman"/>
            <w:color w:val="000000" w:themeColor="text1"/>
            <w:sz w:val="24"/>
            <w:szCs w:val="24"/>
          </w:rPr>
          <w:delText xml:space="preserve"> </w:delText>
        </w:r>
      </w:del>
      <w:r w:rsidR="005A0AC1" w:rsidRPr="00366A3B">
        <w:rPr>
          <w:rFonts w:ascii="Times New Roman" w:hAnsi="Times New Roman"/>
          <w:color w:val="000000" w:themeColor="text1"/>
          <w:sz w:val="24"/>
          <w:szCs w:val="24"/>
        </w:rPr>
        <w:t>which has the strongest established correlation with reproductive loss, was only associated with one adverse outcome; C315S was seropositive in 2016 and aborted her pregnancy at some point during the third trimester. Interestingly, even though she did not test positive in March of 2015, she delivered a stillborn calf at full term in May.</w:t>
      </w:r>
    </w:p>
    <w:p w14:paraId="214F0C5A" w14:textId="7F586498" w:rsidR="003351FA" w:rsidRPr="00366A3B" w:rsidRDefault="009F17C8" w:rsidP="00C12E97">
      <w:pPr>
        <w:pStyle w:val="Heading1"/>
        <w:spacing w:line="480" w:lineRule="auto"/>
        <w:rPr>
          <w:rFonts w:ascii="Times New Roman" w:hAnsi="Times New Roman"/>
          <w:color w:val="000000" w:themeColor="text1"/>
          <w:sz w:val="24"/>
          <w:szCs w:val="24"/>
        </w:rPr>
      </w:pPr>
      <w:commentRangeStart w:id="1078"/>
      <w:r w:rsidRPr="00366A3B">
        <w:rPr>
          <w:rFonts w:ascii="Times New Roman" w:hAnsi="Times New Roman"/>
          <w:caps w:val="0"/>
          <w:color w:val="000000" w:themeColor="text1"/>
          <w:sz w:val="24"/>
          <w:szCs w:val="24"/>
        </w:rPr>
        <w:t>Discussion</w:t>
      </w:r>
      <w:commentRangeEnd w:id="1078"/>
      <w:r w:rsidR="000251B5">
        <w:rPr>
          <w:rStyle w:val="CommentReference"/>
          <w:b w:val="0"/>
          <w:caps w:val="0"/>
          <w:spacing w:val="0"/>
          <w:kern w:val="0"/>
        </w:rPr>
        <w:commentReference w:id="1078"/>
      </w:r>
    </w:p>
    <w:p w14:paraId="202C76BF" w14:textId="2E3CCFE1" w:rsidR="008E7B67" w:rsidRPr="00366A3B" w:rsidRDefault="002674A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Southern </w:t>
      </w:r>
      <w:r w:rsidR="002B0625" w:rsidRPr="00366A3B">
        <w:rPr>
          <w:rFonts w:ascii="Times New Roman" w:hAnsi="Times New Roman"/>
          <w:color w:val="000000" w:themeColor="text1"/>
          <w:sz w:val="24"/>
          <w:szCs w:val="24"/>
        </w:rPr>
        <w:t>m</w:t>
      </w:r>
      <w:r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Pr="00366A3B">
        <w:rPr>
          <w:rFonts w:ascii="Times New Roman" w:hAnsi="Times New Roman"/>
          <w:color w:val="000000" w:themeColor="text1"/>
          <w:sz w:val="24"/>
          <w:szCs w:val="24"/>
        </w:rPr>
        <w:t>aribou</w:t>
      </w:r>
      <w:r w:rsidR="00CC6EF9" w:rsidRPr="00366A3B">
        <w:rPr>
          <w:rFonts w:ascii="Times New Roman" w:hAnsi="Times New Roman"/>
          <w:color w:val="000000" w:themeColor="text1"/>
          <w:sz w:val="24"/>
          <w:szCs w:val="24"/>
        </w:rPr>
        <w:t xml:space="preserve"> are</w:t>
      </w:r>
      <w:r w:rsidRPr="00366A3B">
        <w:rPr>
          <w:rFonts w:ascii="Times New Roman" w:hAnsi="Times New Roman"/>
          <w:color w:val="000000" w:themeColor="text1"/>
          <w:sz w:val="24"/>
          <w:szCs w:val="24"/>
        </w:rPr>
        <w:t xml:space="preserve"> an endangered </w:t>
      </w:r>
      <w:r w:rsidR="00ED6B51" w:rsidRPr="00366A3B">
        <w:rPr>
          <w:rFonts w:ascii="Times New Roman" w:hAnsi="Times New Roman"/>
          <w:color w:val="000000" w:themeColor="text1"/>
          <w:sz w:val="24"/>
          <w:szCs w:val="24"/>
        </w:rPr>
        <w:t>ecotype of woodland caribou</w:t>
      </w:r>
      <w:r w:rsidRPr="00366A3B">
        <w:rPr>
          <w:rFonts w:ascii="Times New Roman" w:hAnsi="Times New Roman"/>
          <w:color w:val="000000" w:themeColor="text1"/>
          <w:sz w:val="24"/>
          <w:szCs w:val="24"/>
        </w:rPr>
        <w:t xml:space="preserve"> </w:t>
      </w:r>
      <w:r w:rsidR="00F355BE" w:rsidRPr="00366A3B">
        <w:rPr>
          <w:rFonts w:ascii="Times New Roman" w:hAnsi="Times New Roman"/>
          <w:color w:val="000000" w:themeColor="text1"/>
          <w:sz w:val="24"/>
          <w:szCs w:val="24"/>
        </w:rPr>
        <w:t>whose recovery is at</w:t>
      </w:r>
      <w:r w:rsidRPr="00366A3B">
        <w:rPr>
          <w:rFonts w:ascii="Times New Roman" w:hAnsi="Times New Roman"/>
          <w:color w:val="000000" w:themeColor="text1"/>
          <w:sz w:val="24"/>
          <w:szCs w:val="24"/>
        </w:rPr>
        <w:t xml:space="preserve"> the nexus of ecological, legal, and economic issues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{"citationID":"nx6Wea3n","properties":{"formattedCitation":"(Hebblewhite 2017; Lamb et al. 2022)","plainCitation":"(Hebblewhite 2017; Lamb et al. 2022)","noteIndex":0},"citationItems":[{"id":1211,"uris":["http://zotero.org/users/6749014/items/V4DPB27N"],"itemData":{"id":1211,"type":"article-journal","abstract":"Awareness of the impact of the global energy industry and associated landuse change on biodiversity conservation has been steadily growing amongst conservation biologists. Across Canada, 28 of 57 populations of boreal woodland caribou (Rangifer tarandus caribou) are declining and 20 of 25 southern mountain populations are in decline with several recent high-proﬁle extirpations. Declines stem from widespread landuse change from energy development and forestry that will take decades to recover, if ever. In Western Canada's Boreal forest, a globally signiﬁcant oil and gas industry has emerged that is the biggest source of foreign oil to US markets. All woodland caribou populations overlapping oil and gas development in oil-rich Alberta are in rapid decline, shrinking by 50% every 8 years. After a decade of delay, the Federal government released recovery plans under the Canadian Species-at-Risk Act (SARA) in 2012 and 2014 for these two caribou ecotypes, and will audit provincial compliance in 2017. Yet recovery actions have been inadequate, and have relied on wolf control as a shortterm solution. Given the stark reality, conservation triage might be expected. Instead, the conservation objective at Federal and Provincial levels remains legally committed to recovery of all populations despite the paradox of continued declines. I suggest the reason for ineffective conservation planning is the staggering cost of effective habitat protection that far exceeds $150 billion (CDN) in Alberta alone. Declines of woodland caribou also allegedly violate Canadian Aboriginal treaty rights that have been challenged in court. This complex conservation case-study urgently illustrates the need for strategic conservation triage at provincial and national levels. And more generally, caribou conservation demonstrates the challenge of using national endangered species legislation to retroactively counteract the global energy industry without strategic conservation planning coordinated with energy and cultural policies.","container-title":"Biological Conservation","DOI":"10.1016/j.biocon.2016.12.014","ISSN":"00063207","journalAbbreviation":"Biological Conservation","language":"en","page":"102-111","source":"DOI.org (Crossref)","title":"Billion dollar boreal woodland caribou and the biodiversity impacts of the global oil and gas industry","volume":"206","author":[{"family":"Hebblewhite","given":"Mark"}],"issued":{"date-parts":[["2017",2]]}}},{"id":41,"uris":["http://zotero.org/users/6749014/items/SXY5BASP"],"itemData":{"id":41,"type":"article-journal","container-title":"Ecological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(Hebblewhite 2017;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del w:id="1079" w:author="Clayton Lamb" w:date="2023-07-18T14:18:00Z">
        <w:r w:rsidRPr="00366A3B" w:rsidDel="00044816">
          <w:rPr>
            <w:rFonts w:ascii="Times New Roman" w:hAnsi="Times New Roman"/>
            <w:color w:val="000000" w:themeColor="text1"/>
            <w:sz w:val="24"/>
            <w:szCs w:val="24"/>
          </w:rPr>
          <w:delText xml:space="preserve">Averting the loss of </w:delText>
        </w:r>
        <w:r w:rsidR="00ED6B51" w:rsidRPr="00366A3B" w:rsidDel="00044816">
          <w:rPr>
            <w:rFonts w:ascii="Times New Roman" w:hAnsi="Times New Roman"/>
            <w:color w:val="000000" w:themeColor="text1"/>
            <w:sz w:val="24"/>
            <w:szCs w:val="24"/>
          </w:rPr>
          <w:delText>southern mountain caribou</w:delText>
        </w:r>
        <w:r w:rsidRPr="00366A3B" w:rsidDel="00044816">
          <w:rPr>
            <w:rFonts w:ascii="Times New Roman" w:hAnsi="Times New Roman"/>
            <w:color w:val="000000" w:themeColor="text1"/>
            <w:sz w:val="24"/>
            <w:szCs w:val="24"/>
          </w:rPr>
          <w:delText xml:space="preserve"> and providing conditions for self-sustaining populations is a legal requirement under Canada’s Species at Risk Act</w:delText>
        </w:r>
        <w:r w:rsidR="003E6333" w:rsidRPr="00366A3B" w:rsidDel="00044816">
          <w:rPr>
            <w:rFonts w:ascii="Times New Roman" w:hAnsi="Times New Roman"/>
            <w:color w:val="000000" w:themeColor="text1"/>
            <w:sz w:val="24"/>
            <w:szCs w:val="24"/>
          </w:rPr>
          <w:delText xml:space="preserve"> </w:delText>
        </w:r>
        <w:r w:rsidR="003E6333" w:rsidRPr="00366A3B" w:rsidDel="00044816">
          <w:rPr>
            <w:rFonts w:ascii="Times New Roman" w:hAnsi="Times New Roman"/>
            <w:color w:val="000000" w:themeColor="text1"/>
            <w:sz w:val="24"/>
            <w:szCs w:val="24"/>
          </w:rPr>
          <w:fldChar w:fldCharType="begin"/>
        </w:r>
        <w:r w:rsidR="003E6333" w:rsidRPr="00366A3B" w:rsidDel="00044816">
          <w:rPr>
            <w:rFonts w:ascii="Times New Roman" w:hAnsi="Times New Roman"/>
            <w:color w:val="000000" w:themeColor="text1"/>
            <w:sz w:val="24"/>
            <w:szCs w:val="24"/>
          </w:rPr>
          <w:delInstrText xml:space="preserve"> ADDIN ZOTERO_ITEM CSL_CITATION {"citationID":"e7deKZ2V","properties":{"formattedCitation":"(Government of Canada 2002)","plainCitation":"(Government of Canada 2002)","noteIndex":0},"citationItems":[{"id":34,"uris":["http://zotero.org/users/6749014/items/FHWEZPTZ"],"itemData":{"id":34,"type":"bill","title":"Species at Risk Act","author":[{"literal":"Government of Canada"}],"issued":{"date-parts":[["2002"]]}}}],"schema":"https://github.com/citation-style-language/schema/raw/master/csl-citation.json"} </w:delInstrText>
        </w:r>
        <w:r w:rsidR="003E6333"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2002)</w:delText>
        </w:r>
        <w:r w:rsidR="003E6333" w:rsidRPr="00366A3B" w:rsidDel="00044816">
          <w:rPr>
            <w:rFonts w:ascii="Times New Roman" w:hAnsi="Times New Roman"/>
            <w:color w:val="000000" w:themeColor="text1"/>
            <w:sz w:val="24"/>
            <w:szCs w:val="24"/>
          </w:rPr>
          <w:fldChar w:fldCharType="end"/>
        </w:r>
        <w:r w:rsidR="00F355BE" w:rsidRPr="00366A3B" w:rsidDel="00044816">
          <w:rPr>
            <w:rFonts w:ascii="Times New Roman" w:hAnsi="Times New Roman"/>
            <w:color w:val="000000" w:themeColor="text1"/>
            <w:sz w:val="24"/>
            <w:szCs w:val="24"/>
          </w:rPr>
          <w:delText xml:space="preserve"> and </w:delText>
        </w:r>
        <w:r w:rsidR="00CC6EF9" w:rsidRPr="00366A3B" w:rsidDel="00044816">
          <w:rPr>
            <w:rFonts w:ascii="Times New Roman" w:hAnsi="Times New Roman"/>
            <w:color w:val="000000" w:themeColor="text1"/>
            <w:sz w:val="24"/>
            <w:szCs w:val="24"/>
          </w:rPr>
          <w:delText xml:space="preserve">an </w:delText>
        </w:r>
        <w:r w:rsidR="00F355BE" w:rsidRPr="00366A3B" w:rsidDel="00044816">
          <w:rPr>
            <w:rFonts w:ascii="Times New Roman" w:hAnsi="Times New Roman"/>
            <w:color w:val="000000" w:themeColor="text1"/>
            <w:sz w:val="24"/>
            <w:szCs w:val="24"/>
          </w:rPr>
          <w:delText>ecological state promised by Canada to Indigenous Peoples during the signing of many numbered treaties</w:delText>
        </w:r>
        <w:r w:rsidR="00EA765D" w:rsidRPr="00366A3B" w:rsidDel="00044816">
          <w:rPr>
            <w:rFonts w:ascii="Times New Roman" w:hAnsi="Times New Roman"/>
            <w:color w:val="000000" w:themeColor="text1"/>
            <w:sz w:val="24"/>
            <w:szCs w:val="24"/>
          </w:rPr>
          <w:delText xml:space="preserve"> </w:delText>
        </w:r>
        <w:r w:rsidR="00EA765D" w:rsidRPr="00366A3B" w:rsidDel="00044816">
          <w:rPr>
            <w:rFonts w:ascii="Times New Roman" w:hAnsi="Times New Roman"/>
            <w:color w:val="000000" w:themeColor="text1"/>
            <w:sz w:val="24"/>
            <w:szCs w:val="24"/>
          </w:rPr>
          <w:fldChar w:fldCharType="begin"/>
        </w:r>
        <w:r w:rsidR="005E58B3" w:rsidRPr="00366A3B" w:rsidDel="00044816">
          <w:rPr>
            <w:rFonts w:ascii="Times New Roman" w:hAnsi="Times New Roman"/>
            <w:color w:val="000000" w:themeColor="text1"/>
            <w:sz w:val="24"/>
            <w:szCs w:val="24"/>
          </w:rPr>
          <w:delInstrText xml:space="preserve"> ADDIN ZOTERO_ITEM CSL_CITATION {"citationID":"QVjbIBqX","properties":{"formattedCitation":"(Government of Canada 1899 p. 8, 2002)","plainCitation":"(Government of Canada 1899 p. 8, 2002)","noteIndex":0},"citationItems":[{"id":35,"uris":["http://zotero.org/users/6749014/items/BSFGSV7Z"],"itemData":{"id":35,"type":"report","genre":"agreement","language":"eng","note":"Last Modified: 2013-08-30","title":"Report of the Commissioners for Treaty No. 8.","title-short":"Treaty Texts","URL":"https://www.rcaanc-cirnac.gc.ca/eng/1100100028813/1581293624572","author":[{"literal":"Government of Canada"}],"accessed":{"date-parts":[["2022",4,7]]},"issued":{"date-parts":[["1899"]]}},"locator":"8"},{"id":34,"uris":["http://zotero.org/users/6749014/items/FHWEZPTZ"],"itemData":{"id":34,"type":"bill","title":"Species at Risk Act","author":[{"literal":"Government of Canada"}],"issued":{"date-parts":[["2002"]]}}}],"schema":"https://github.com/citation-style-language/schema/raw/master/csl-citation.json"} </w:delInstrText>
        </w:r>
        <w:r w:rsidR="00EA765D"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1899 p. 8, 2002)</w:delText>
        </w:r>
        <w:r w:rsidR="00EA765D" w:rsidRPr="00366A3B" w:rsidDel="00044816">
          <w:rPr>
            <w:rFonts w:ascii="Times New Roman" w:hAnsi="Times New Roman"/>
            <w:color w:val="000000" w:themeColor="text1"/>
            <w:sz w:val="24"/>
            <w:szCs w:val="24"/>
          </w:rPr>
          <w:fldChar w:fldCharType="end"/>
        </w:r>
        <w:r w:rsidR="00EA765D" w:rsidRPr="00366A3B" w:rsidDel="00044816">
          <w:rPr>
            <w:rFonts w:ascii="Times New Roman" w:hAnsi="Times New Roman"/>
            <w:color w:val="000000" w:themeColor="text1"/>
            <w:sz w:val="24"/>
            <w:szCs w:val="24"/>
          </w:rPr>
          <w:delText xml:space="preserve"> </w:delText>
        </w:r>
        <w:r w:rsidRPr="00366A3B" w:rsidDel="00044816">
          <w:rPr>
            <w:rFonts w:ascii="Times New Roman" w:hAnsi="Times New Roman"/>
            <w:color w:val="000000" w:themeColor="text1"/>
            <w:sz w:val="24"/>
            <w:szCs w:val="24"/>
          </w:rPr>
          <w:delText xml:space="preserve">. </w:delText>
        </w:r>
      </w:del>
      <w:r w:rsidR="00ED6B51" w:rsidRPr="00366A3B">
        <w:rPr>
          <w:rFonts w:ascii="Times New Roman" w:hAnsi="Times New Roman"/>
          <w:color w:val="000000" w:themeColor="text1"/>
          <w:sz w:val="24"/>
          <w:szCs w:val="24"/>
        </w:rPr>
        <w:t>While</w:t>
      </w:r>
      <w:r w:rsidRPr="00366A3B">
        <w:rPr>
          <w:rFonts w:ascii="Times New Roman" w:hAnsi="Times New Roman"/>
          <w:color w:val="000000" w:themeColor="text1"/>
          <w:sz w:val="24"/>
          <w:szCs w:val="24"/>
        </w:rPr>
        <w:t xml:space="preserve"> the habitat, climate, and predation-related challenges</w:t>
      </w:r>
      <w:r w:rsidR="00202A2F" w:rsidRPr="00366A3B">
        <w:rPr>
          <w:rFonts w:ascii="Times New Roman" w:hAnsi="Times New Roman"/>
          <w:color w:val="000000" w:themeColor="text1"/>
          <w:sz w:val="24"/>
          <w:szCs w:val="24"/>
        </w:rPr>
        <w:t xml:space="preserve"> to</w:t>
      </w:r>
      <w:r w:rsidR="00F355B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lastRenderedPageBreak/>
        <w:t>recovery</w:t>
      </w:r>
      <w:r w:rsidR="00ED6B51" w:rsidRPr="00366A3B">
        <w:rPr>
          <w:rFonts w:ascii="Times New Roman" w:hAnsi="Times New Roman"/>
          <w:color w:val="000000" w:themeColor="text1"/>
          <w:sz w:val="24"/>
          <w:szCs w:val="24"/>
        </w:rPr>
        <w:t xml:space="preserve"> are well described </w:t>
      </w:r>
      <w:r w:rsidR="00ED6B51"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{"citationID":"FChO35ss","properties":{"formattedCitation":"(Wittmer et al. 2005; Serrouya et al. 2019; Laurent et al. 2021; Nagy-Reis et al. 2021; DeMars et al. 2021)","plainCitation":"(Wittmer et al. 2005; Serrouya et al. 2019; Laurent et al. 2021; Nagy-Reis et al. 2021; DeMars et al. 2021)","noteIndex":0},"citationItems":[{"id":1432,"uris":["http://zotero.org/users/6749014/items/8UY5ZXUK"],"itemData":{"id":1432,"type":"article-journal","container-title":"Oecologia","DOI":"10.1007/s00442-005-0055-y","ISSN":"0029-8549,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N."}],"issued":{"date-parts":[["2005",6]]}}},{"id":1452,"uris":["http://zotero.org/users/6749014/items/7M2DQGK2"],"itemData":{"id":1452,"type":"article-journal","abstract":"Adaptive management is a powerful means of learning about complex ecosystems, but is rarely used for recovering endangered species. Here, we demonstrate how it can benefit woodland caribou, which became the first large mammal extirpated from the contiguous United States in recent history. The continental scale of forest alteration and extended time needed for forest recovery means that relying only on habitat protection and restoration will likely fail. Therefore, population management is also needed as an emergency measure to avoid further extirpation. Reductions of predators and overabundant prey, translocations, and creating safe havens have been applied in a design covering &gt;90,000 km\n              2\n              . Combinations of treatments that increased multiple vital rates produced the highest population growth. Moreover, the degree of ecosystem alteration did not influence this pattern. By coordinating recovery involving scientists, governments, and First Nations, treatments were applied across vast scales to benefit this iconic species.","container-title":"Proceedings of the National Academy of Sciences","DOI":"10.1073/pnas.1816923116","ISSN":"0027-8424, 1091-6490","issue":"13","journalAbbreviation":"Proc Natl Acad Sci USA","language":"en","page":"6181-6186","source":"DOI.org (Crossref)","title":"Saving endangered species using adaptive management","volume":"116","author":[{"family":"Serrouya","given":"Robert"},{"family":"Seip","given":"Dale R."},{"family":"Hervieux","given":"Dave"},{"family":"McLellan","given":"Bruce N."},{"family":"McNay","given":"R. Scott"},{"family":"Steenweg","given":"Robin"},{"family":"Heard","given":"Doug C."},{"family":"Hebblewhite","given":"Mark"},{"family":"Gillingham","given":"Michael"},{"family":"Boutin","given":"Stan"}],"issued":{"date-parts":[["2019",3,26]]}}},{"id":4752,"uris":["http://zotero.org/users/6749014/items/R4LYTVNZ"],"itemData":{"id":4752,"type":"article-journal","abstract":"Understanding how landscape change inﬂuences the distribution and densities of species, and the consequences of these changes, is a central question in modern ecology. The distribution of white‐tailed deer (Odocoileus virginianus) is expanding across North America, and in some areas, this pattern has led to an increase in predators and consequently higher predation rates on woodland caribou (Rangifer tarandus caribou)—an alternate prey species that is declining across western Canada. Understanding the factors inﬂuencing deer distribution has therefore become important for eﬀective conservation of caribou in Canada. Changing climate and anthropogenic landscape alteration are hypothesized to facilitate whitetailed deer expansion. Yet, climate and habitat alteration are spatiotemporally correlated, making these factors diﬃcult to isolate. Our study evaluates the relative eﬀects of snow conditions and human‐modiﬁed habitat (habitat alteration) across space on white‐tailed deer presence and relative density. We modeled deer response to snow depth and anthropogenic habitat alteration across a large latitudinal gradient (49° to 60°) in Alberta, Canada, using motion‐sensitive camera data collected in winter and spring from 2015 to 2019. Deer distribution in winter and spring were best explained by models including both snow depth and habitat alteration. Sites with shallower snow had higher deer presence regardless of latitude. Increased habitat alteration increased deer presence in the northern portion of the study area only. Winter deer density was best explained by snow depth only, whereas spring density was best explained by both habitat alteration and the previous winter's snow depth. Our results suggest that limiting future habitat alteration or restoring habitat can alter deer distribution, thereby potentially slowing or reversing expansion, but that climate plays a signiﬁcant role beyond what managers can inﬂuence. © 2020 The Wildlife Society.","container-title":"The Journal of Wildlife Management","DOI":"10.1002/jwmg.21979","ISSN":"0022-541X, 1937-2817","issue":"2","journalAbbreviation":"Jour. Wild. Mgmt.","language":"en","page":"340-353","source":"DOI.org (Crossref)","title":"Evaluating the Mechanisms of Landscape Change on White‐Tailed Deer Populations","volume":"85","author":[{"family":"Laurent","given":"Maud"},{"family":"Dickie","given":"Melanie"},{"family":"Becker","given":"Marcus"},{"family":"Serrouya","given":"Robert"},{"family":"Boutin","given":"Stan"}],"issued":{"date-parts":[["2021",2]]}}},{"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id":4705,"uris":["http://zotero.org/users/6749014/items/T7XL2FQI"],"itemData":{"id":4705,"type":"article-journal","abstract":"As global climate change progresses, wildlife management will benefit from knowledge of demographic responses to climatic variation, particularly for species already endangered by other stressors. In Canada, climate change is expected to increasingly impact populations of threatened woodland caribou (\n              Rangifer tarandus caribou\n              ) and much focus has been placed on how a warming climate has potentially facilitated the northward expansion of apparent competitors and novel predators. Climate change, however, may also exert more direct effects on caribou populations that are not mediated by predation. These effects include meteorological changes that influence resource availability and energy expenditure. Research on other ungulates suggests that climatic variation may have minimal impact on low-density populations such as woodland caribou because per-capita resources may remain sufficient even in “bad” years. We evaluated this prediction using demographic data from 21 populations in western Canada that were monitored for various intervals between 1994 and 2015. We specifically assessed whether juvenile recruitment and adult female survival were correlated with annual variation in meteorological metrics and plant phenology. Against expectations, we found that both vital rates appeared to be influenced by annual climatic variation. Juvenile recruitment was primarily correlated with variation in phenological conditions in the year prior to birth. Adult female survival was more strongly correlated with meteorological conditions and declined during colder, more variable winters. These responses may be influenced by the life history of woodland caribou, which reside in low-productivity refugia where small climatic changes may result in changes to resources that are sufficient to elicit strong demographic effects. Across all models, explained variation in vital rates was low, suggesting that other factors had greater influence on caribou demography. Nonetheless, given the declining trajectories of many woodland caribou populations, our results highlight the increased relevance of recovery actions when adverse climatic conditions are likely to negatively affect caribou demography.","container-title":"PLOS ONE","DOI":"10.1371/journal.pone.0258136","ISSN":"1932-6203","issue":"10","journalAbbreviation":"PLoS ONE","language":"en","page":"e0258136","source":"DOI.org (Crossref)","title":"Demographic responses of a threatened, low-density ungulate to annual variation in meteorological and phenological conditions","volume":"16","author":[{"family":"DeMars","given":"Craig A."},{"family":"Gilbert","given":"Sophie"},{"family":"Serrouya","given":"Robert"},{"family":"Kelly","given":"Allicia P."},{"family":"Larter","given":"Nicholas C."},{"family":"Hervieux","given":"Dave"},{"family":"Boutin","given":"Stan"}],"editor":[{"family":"Apollonio","given":"Marco"}],"issued":{"date-parts":[["2021",10,8]]}}}],"schema":"https://github.com/citation-style-language/schema/raw/master/csl-citation.json"} </w:instrText>
      </w:r>
      <w:r w:rsidR="00ED6B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 Serrouya et al. 2019; Laurent et al. 2021; Nagy-Reis et al. 2021; DeMars et al. 2021)</w:t>
      </w:r>
      <w:r w:rsidR="00ED6B51"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health indicators can po</w:t>
      </w:r>
      <w:r w:rsidR="00F355BE" w:rsidRPr="00366A3B">
        <w:rPr>
          <w:rFonts w:ascii="Times New Roman" w:hAnsi="Times New Roman"/>
          <w:color w:val="000000" w:themeColor="text1"/>
          <w:sz w:val="24"/>
          <w:szCs w:val="24"/>
        </w:rPr>
        <w:t>tentially</w:t>
      </w:r>
      <w:r w:rsidRPr="00366A3B">
        <w:rPr>
          <w:rFonts w:ascii="Times New Roman" w:hAnsi="Times New Roman"/>
          <w:color w:val="000000" w:themeColor="text1"/>
          <w:sz w:val="24"/>
          <w:szCs w:val="24"/>
        </w:rPr>
        <w:t xml:space="preserve"> help inform </w:t>
      </w:r>
      <w:r w:rsidR="00ED6B51" w:rsidRPr="00366A3B">
        <w:rPr>
          <w:rFonts w:ascii="Times New Roman" w:hAnsi="Times New Roman"/>
          <w:color w:val="000000" w:themeColor="text1"/>
          <w:sz w:val="24"/>
          <w:szCs w:val="24"/>
        </w:rPr>
        <w:t xml:space="preserve">the recovery of </w:t>
      </w:r>
      <w:r w:rsidRPr="00366A3B">
        <w:rPr>
          <w:rFonts w:ascii="Times New Roman" w:hAnsi="Times New Roman"/>
          <w:color w:val="000000" w:themeColor="text1"/>
          <w:sz w:val="24"/>
          <w:szCs w:val="24"/>
        </w:rPr>
        <w:t xml:space="preserve">caribou </w:t>
      </w:r>
      <w:r w:rsidR="00F355BE" w:rsidRPr="00366A3B">
        <w:rPr>
          <w:rFonts w:ascii="Times New Roman" w:hAnsi="Times New Roman"/>
          <w:color w:val="000000" w:themeColor="text1"/>
          <w:sz w:val="24"/>
          <w:szCs w:val="24"/>
        </w:rPr>
        <w:t xml:space="preserve">if health metrics can be linked to demographic effects with population-level </w:t>
      </w:r>
      <w:r w:rsidR="00B079E7" w:rsidRPr="00366A3B">
        <w:rPr>
          <w:rFonts w:ascii="Times New Roman" w:hAnsi="Times New Roman"/>
          <w:color w:val="000000" w:themeColor="text1"/>
          <w:sz w:val="24"/>
          <w:szCs w:val="24"/>
        </w:rPr>
        <w:t>implications</w:t>
      </w:r>
      <w:r w:rsidRPr="00366A3B">
        <w:rPr>
          <w:rFonts w:ascii="Times New Roman" w:hAnsi="Times New Roman"/>
          <w:color w:val="000000" w:themeColor="text1"/>
          <w:sz w:val="24"/>
          <w:szCs w:val="24"/>
        </w:rPr>
        <w:t>. Here we</w:t>
      </w:r>
      <w:r w:rsidR="00185B26" w:rsidRPr="00366A3B">
        <w:rPr>
          <w:rFonts w:ascii="Times New Roman" w:hAnsi="Times New Roman"/>
          <w:color w:val="000000" w:themeColor="text1"/>
          <w:sz w:val="24"/>
          <w:szCs w:val="24"/>
        </w:rPr>
        <w:t xml:space="preserve"> provide baseline information on </w:t>
      </w:r>
      <w:r w:rsidR="002B0625" w:rsidRPr="00366A3B">
        <w:rPr>
          <w:rFonts w:ascii="Times New Roman" w:hAnsi="Times New Roman"/>
          <w:color w:val="000000" w:themeColor="text1"/>
          <w:sz w:val="24"/>
          <w:szCs w:val="24"/>
        </w:rPr>
        <w:t>s</w:t>
      </w:r>
      <w:r w:rsidR="00185B26" w:rsidRPr="00366A3B">
        <w:rPr>
          <w:rFonts w:ascii="Times New Roman" w:hAnsi="Times New Roman"/>
          <w:color w:val="000000" w:themeColor="text1"/>
          <w:sz w:val="24"/>
          <w:szCs w:val="24"/>
        </w:rPr>
        <w:t xml:space="preserve">outhern </w:t>
      </w:r>
      <w:r w:rsidR="002B0625" w:rsidRPr="00366A3B">
        <w:rPr>
          <w:rFonts w:ascii="Times New Roman" w:hAnsi="Times New Roman"/>
          <w:color w:val="000000" w:themeColor="text1"/>
          <w:sz w:val="24"/>
          <w:szCs w:val="24"/>
        </w:rPr>
        <w:t>m</w:t>
      </w:r>
      <w:r w:rsidR="00185B26"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00185B26" w:rsidRPr="00366A3B">
        <w:rPr>
          <w:rFonts w:ascii="Times New Roman" w:hAnsi="Times New Roman"/>
          <w:color w:val="000000" w:themeColor="text1"/>
          <w:sz w:val="24"/>
          <w:szCs w:val="24"/>
        </w:rPr>
        <w:t>aribou health metrics and leverage a unique opportunity</w:t>
      </w:r>
      <w:r w:rsidR="001402A0"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provided through short term recovery actions</w:t>
      </w:r>
      <w:r w:rsidR="00A13B6D"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to assess the impacts of maternal penning and</w:t>
      </w:r>
      <w:commentRangeStart w:id="1080"/>
      <w:r w:rsidR="00185B26" w:rsidRPr="00366A3B">
        <w:rPr>
          <w:rFonts w:ascii="Times New Roman" w:hAnsi="Times New Roman"/>
          <w:color w:val="000000" w:themeColor="text1"/>
          <w:sz w:val="24"/>
          <w:szCs w:val="24"/>
        </w:rPr>
        <w:t xml:space="preserve"> repeat captures </w:t>
      </w:r>
      <w:commentRangeEnd w:id="1080"/>
      <w:r w:rsidR="00044816" w:rsidRPr="00366A3B">
        <w:rPr>
          <w:rStyle w:val="CommentReference"/>
          <w:rFonts w:ascii="Times New Roman" w:hAnsi="Times New Roman"/>
          <w:sz w:val="24"/>
          <w:szCs w:val="24"/>
          <w:rPrChange w:id="1081" w:author="Clayton Lamb" w:date="2023-07-19T07:26:00Z">
            <w:rPr>
              <w:rStyle w:val="CommentReference"/>
              <w:rFonts w:ascii="Garamond" w:hAnsi="Garamond"/>
            </w:rPr>
          </w:rPrChange>
        </w:rPr>
        <w:commentReference w:id="1080"/>
      </w:r>
      <w:r w:rsidR="00185B26" w:rsidRPr="00366A3B">
        <w:rPr>
          <w:rFonts w:ascii="Times New Roman" w:hAnsi="Times New Roman"/>
          <w:color w:val="000000" w:themeColor="text1"/>
          <w:sz w:val="24"/>
          <w:szCs w:val="24"/>
        </w:rPr>
        <w:t>on caribou health</w:t>
      </w:r>
      <w:r w:rsidR="00ED6B51" w:rsidRPr="00366A3B">
        <w:rPr>
          <w:rFonts w:ascii="Times New Roman" w:hAnsi="Times New Roman"/>
          <w:color w:val="000000" w:themeColor="text1"/>
          <w:sz w:val="24"/>
          <w:szCs w:val="24"/>
        </w:rPr>
        <w:t>.</w:t>
      </w:r>
    </w:p>
    <w:p w14:paraId="2B32826C" w14:textId="30B94A0F" w:rsidR="00C85D6E" w:rsidRPr="00366A3B" w:rsidRDefault="00185B26" w:rsidP="00DA6F7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Our results suggest </w:t>
      </w:r>
      <w:r w:rsidR="008E7B67" w:rsidRPr="00366A3B">
        <w:rPr>
          <w:rFonts w:ascii="Times New Roman" w:hAnsi="Times New Roman"/>
          <w:color w:val="000000" w:themeColor="text1"/>
          <w:sz w:val="24"/>
          <w:szCs w:val="24"/>
        </w:rPr>
        <w:t xml:space="preserve">that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w:t>
      </w:r>
      <w:r w:rsidR="00F355BE" w:rsidRPr="00366A3B">
        <w:rPr>
          <w:rFonts w:ascii="Times New Roman" w:hAnsi="Times New Roman"/>
          <w:color w:val="000000" w:themeColor="text1"/>
          <w:sz w:val="24"/>
          <w:szCs w:val="24"/>
        </w:rPr>
        <w:t xml:space="preserve">are </w:t>
      </w:r>
      <w:r w:rsidR="008E7B67" w:rsidRPr="00366A3B">
        <w:rPr>
          <w:rFonts w:ascii="Times New Roman" w:hAnsi="Times New Roman"/>
          <w:color w:val="000000" w:themeColor="text1"/>
          <w:sz w:val="24"/>
          <w:szCs w:val="24"/>
        </w:rPr>
        <w:t xml:space="preserve">generally </w:t>
      </w:r>
      <w:r w:rsidRPr="00366A3B">
        <w:rPr>
          <w:rFonts w:ascii="Times New Roman" w:hAnsi="Times New Roman"/>
          <w:color w:val="000000" w:themeColor="text1"/>
          <w:sz w:val="24"/>
          <w:szCs w:val="24"/>
        </w:rPr>
        <w:t>healthy</w:t>
      </w:r>
      <w:ins w:id="1082" w:author="Clayton Lamb" w:date="2023-07-13T15:24:00Z">
        <w:r w:rsidR="009715AF" w:rsidRPr="00366A3B">
          <w:rPr>
            <w:rFonts w:ascii="Times New Roman" w:hAnsi="Times New Roman"/>
            <w:color w:val="000000" w:themeColor="text1"/>
            <w:sz w:val="24"/>
            <w:szCs w:val="24"/>
          </w:rPr>
          <w:t>—</w:t>
        </w:r>
        <w:r w:rsidR="009715AF" w:rsidRPr="00366A3B">
          <w:rPr>
            <w:rFonts w:ascii="Times New Roman" w:hAnsi="Times New Roman"/>
            <w:color w:val="000000"/>
            <w:sz w:val="24"/>
            <w:szCs w:val="24"/>
            <w:rPrChange w:id="1083" w:author="Clayton Lamb" w:date="2023-07-19T07:26:00Z">
              <w:rPr>
                <w:rFonts w:ascii="Helvetica" w:hAnsi="Helvetica"/>
                <w:color w:val="000000"/>
                <w:sz w:val="18"/>
                <w:szCs w:val="18"/>
              </w:rPr>
            </w:rPrChange>
          </w:rPr>
          <w:t>based on the health metrics analyzed in this study</w:t>
        </w:r>
        <w:r w:rsidR="009715AF" w:rsidRPr="00366A3B">
          <w:rPr>
            <w:rFonts w:ascii="Times New Roman" w:hAnsi="Times New Roman"/>
            <w:color w:val="000000" w:themeColor="text1"/>
            <w:sz w:val="24"/>
            <w:szCs w:val="24"/>
          </w:rPr>
          <w:t>—</w:t>
        </w:r>
      </w:ins>
      <w:del w:id="1084" w:author="Clayton Lamb" w:date="2023-07-13T15:24:00Z">
        <w:r w:rsidRPr="00366A3B" w:rsidDel="009715AF">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compared to nearby subpopulations that are less disturbed</w:t>
      </w:r>
      <w:r w:rsidR="00F355BE" w:rsidRPr="00366A3B">
        <w:rPr>
          <w:rFonts w:ascii="Times New Roman" w:hAnsi="Times New Roman"/>
          <w:color w:val="000000" w:themeColor="text1"/>
          <w:sz w:val="24"/>
          <w:szCs w:val="24"/>
        </w:rPr>
        <w:t xml:space="preserve"> or live in differe</w:t>
      </w:r>
      <w:r w:rsidR="00202A2F" w:rsidRPr="00366A3B">
        <w:rPr>
          <w:rFonts w:ascii="Times New Roman" w:hAnsi="Times New Roman"/>
          <w:color w:val="000000" w:themeColor="text1"/>
          <w:sz w:val="24"/>
          <w:szCs w:val="24"/>
        </w:rPr>
        <w:t>nt</w:t>
      </w:r>
      <w:r w:rsidR="00F355BE" w:rsidRPr="00366A3B">
        <w:rPr>
          <w:rFonts w:ascii="Times New Roman" w:hAnsi="Times New Roman"/>
          <w:color w:val="000000" w:themeColor="text1"/>
          <w:sz w:val="24"/>
          <w:szCs w:val="24"/>
        </w:rPr>
        <w:t xml:space="preserve"> ecosystems</w:t>
      </w:r>
      <w:r w:rsidR="00582BAC"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w:t>
      </w:r>
      <w:r w:rsidR="00B079E7" w:rsidRPr="00366A3B">
        <w:rPr>
          <w:rFonts w:ascii="Times New Roman" w:hAnsi="Times New Roman"/>
          <w:color w:val="000000" w:themeColor="text1"/>
          <w:sz w:val="24"/>
          <w:szCs w:val="24"/>
        </w:rPr>
        <w:t xml:space="preserve">relative to </w:t>
      </w:r>
      <w:r w:rsidR="00ED6B51"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reference values </w:t>
      </w:r>
      <w:r w:rsidR="0068312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{"citationID":"dZh8Oj70","properties":{"formattedCitation":"(Puls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00683122" w:rsidRPr="00366A3B">
        <w:rPr>
          <w:rFonts w:ascii="Times New Roman" w:hAnsi="Times New Roman"/>
          <w:color w:val="000000" w:themeColor="text1"/>
          <w:sz w:val="24"/>
          <w:szCs w:val="24"/>
        </w:rPr>
        <w:fldChar w:fldCharType="end"/>
      </w:r>
      <w:r w:rsidR="00ED6B51" w:rsidRPr="00366A3B">
        <w:rPr>
          <w:rFonts w:ascii="Times New Roman" w:hAnsi="Times New Roman"/>
          <w:color w:val="000000" w:themeColor="text1"/>
          <w:sz w:val="24"/>
          <w:szCs w:val="24"/>
        </w:rPr>
        <w:t xml:space="preserve">. </w:t>
      </w:r>
      <w:ins w:id="1085" w:author="Clayton Lamb" w:date="2023-07-13T15:26:00Z">
        <w:r w:rsidR="009715AF" w:rsidRPr="00366A3B">
          <w:rPr>
            <w:rFonts w:ascii="Times New Roman" w:hAnsi="Times New Roman"/>
            <w:color w:val="000000"/>
            <w:sz w:val="24"/>
            <w:szCs w:val="24"/>
            <w:rPrChange w:id="1086" w:author="Clayton Lamb" w:date="2023-07-19T07:26:00Z">
              <w:rPr>
                <w:rFonts w:ascii="Helvetica" w:hAnsi="Helvetica"/>
                <w:color w:val="000000"/>
                <w:sz w:val="18"/>
                <w:szCs w:val="18"/>
              </w:rPr>
            </w:rPrChange>
          </w:rPr>
          <w:t>We did not detect any negative effects on the health metrics from maternal penning or repeat captures</w:t>
        </w:r>
      </w:ins>
      <w:ins w:id="1087" w:author="Evgenia Dubman" w:date="2023-08-03T14:30:00Z">
        <w:r w:rsidR="000C00EC">
          <w:rPr>
            <w:rFonts w:ascii="Times New Roman" w:hAnsi="Times New Roman"/>
            <w:color w:val="000000"/>
            <w:sz w:val="24"/>
            <w:szCs w:val="24"/>
          </w:rPr>
          <w:t>, a finding which accord</w:t>
        </w:r>
      </w:ins>
      <w:ins w:id="1088" w:author="Evgenia Dubman" w:date="2023-08-03T14:31:00Z">
        <w:r w:rsidR="000C00EC">
          <w:rPr>
            <w:rFonts w:ascii="Times New Roman" w:hAnsi="Times New Roman"/>
            <w:color w:val="000000"/>
            <w:sz w:val="24"/>
            <w:szCs w:val="24"/>
          </w:rPr>
          <w:t>s</w:t>
        </w:r>
      </w:ins>
      <w:ins w:id="1089" w:author="Evgenia Dubman" w:date="2023-08-03T14:30:00Z">
        <w:r w:rsidR="000C00EC">
          <w:rPr>
            <w:rFonts w:ascii="Times New Roman" w:hAnsi="Times New Roman"/>
            <w:color w:val="000000"/>
            <w:sz w:val="24"/>
            <w:szCs w:val="24"/>
          </w:rPr>
          <w:t xml:space="preserve"> with </w:t>
        </w:r>
      </w:ins>
      <w:ins w:id="1090" w:author="Evgenia Dubman" w:date="2023-08-03T14:31:00Z">
        <w:r w:rsidR="000C00EC">
          <w:rPr>
            <w:rFonts w:ascii="Times New Roman" w:hAnsi="Times New Roman"/>
            <w:color w:val="000000"/>
            <w:sz w:val="24"/>
            <w:szCs w:val="24"/>
          </w:rPr>
          <w:t xml:space="preserve">a study of Svalbard reindeer </w:t>
        </w:r>
      </w:ins>
      <w:r w:rsidR="002A1D85">
        <w:rPr>
          <w:rFonts w:ascii="Times New Roman" w:hAnsi="Times New Roman"/>
          <w:color w:val="000000"/>
          <w:sz w:val="24"/>
          <w:szCs w:val="24"/>
        </w:rPr>
        <w:fldChar w:fldCharType="begin"/>
      </w:r>
      <w:r w:rsidR="002A1D85">
        <w:rPr>
          <w:rFonts w:ascii="Times New Roman" w:hAnsi="Times New Roman"/>
          <w:color w:val="000000"/>
          <w:sz w:val="24"/>
          <w:szCs w:val="24"/>
        </w:rPr>
        <w:instrText xml:space="preserve"> ADDIN ZOTERO_ITEM CSL_CITATION {"citationID":"JKzeE2jZ","properties":{"formattedCitation":"(Trondrud et al. 2022)","plainCitation":"(Trondrud et al. 2022)","noteIndex":0},"citationItems":[{"id":5533,"uris":["http://zotero.org/users/6749014/items/VLVKVQ73"],"itemData":{"id":5533,"type":"article-journal","abstract":"Abstract\n            \n              While capture-mark-recapture studies provide essential individual-level data in ecology, repeated captures and handling may impact animal welfare and cause scientific bias. Evaluating the consequences of invasive methodologies should be an integral part of any study involving capture of live animals. We investigated short- and long-term stress responses to repeated captures within a winter on the physiology, behaviour, and reproductive success of female Svalbard reindeer (\n              Rangifer tarandus platyrhynchus\n              ). Short-term responses were evaluated using serum concentrations of glucocorticoids and catecholamines during handling, and post-release recovery times in heart rate and activity levels. Repeated captures were associated with an increase in measured catecholamines and glucocorticoids, except cortisone, and delayed recovery in heart rate but not activity. Four months later, in summer, individuals captured repeatedly in winter exhibited a small increase in behavioural response to human disturbance and had a lower probability of being observed with a calf, compared to animals not captured, or captured only once. Our findings imply that single annual capture events have no significant negative consequences for Svalbard reindeer, but repeated captures within a season may impact offspring survival in the same year. Such unanticipated side effects highlight the importance of addressing multiple indicators of animal responses to repeated captures.","container-title":"Scientific Reports","DOI":"10.1038/s41598-022-20270-z","ISSN":"2045-2322","issue":"1","journalAbbreviation":"Sci Rep","language":"en","page":"16289","source":"DOI.org (Crossref)","title":"Stress responses to repeated captures in a wild ungulate","volume":"12","author":[{"family":"Trondrud","given":"L. Monica"},{"family":"Ugland","given":"Cassandra"},{"family":"Ropstad","given":"Erik"},{"family":"Loe","given":"Leif Egil"},{"family":"Albon","given":"Steve"},{"family":"Stien","given":"Audun"},{"family":"Evans","given":"Alina L."},{"family":"Thorsby","given":"Per Medbøe"},{"family":"Veiberg","given":"Vebjørn"},{"family":"Irvine","given":"R. Justin"},{"family":"Pigeon","given":"Gabriel"}],"issued":{"date-parts":[["2022",9,29]]}}}],"schema":"https://github.com/citation-style-language/schema/raw/master/csl-citation.json"} </w:instrText>
      </w:r>
      <w:r w:rsidR="002A1D85">
        <w:rPr>
          <w:rFonts w:ascii="Times New Roman" w:hAnsi="Times New Roman"/>
          <w:color w:val="000000"/>
          <w:sz w:val="24"/>
          <w:szCs w:val="24"/>
        </w:rPr>
        <w:fldChar w:fldCharType="separate"/>
      </w:r>
      <w:r w:rsidR="002A1D85">
        <w:rPr>
          <w:rFonts w:ascii="Times New Roman" w:hAnsi="Times New Roman"/>
          <w:noProof/>
          <w:color w:val="000000"/>
          <w:sz w:val="24"/>
          <w:szCs w:val="24"/>
        </w:rPr>
        <w:t>(Trondrud et al. 2022)</w:t>
      </w:r>
      <w:r w:rsidR="002A1D85">
        <w:rPr>
          <w:rFonts w:ascii="Times New Roman" w:hAnsi="Times New Roman"/>
          <w:color w:val="000000"/>
          <w:sz w:val="24"/>
          <w:szCs w:val="24"/>
        </w:rPr>
        <w:fldChar w:fldCharType="end"/>
      </w:r>
      <w:ins w:id="1091" w:author="Evgenia Dubman" w:date="2023-08-03T14:32:00Z">
        <w:del w:id="1092" w:author="Clayton Lamb" w:date="2023-08-18T07:58:00Z">
          <w:r w:rsidR="000C00EC" w:rsidDel="002A1D85">
            <w:rPr>
              <w:rFonts w:ascii="Times New Roman" w:hAnsi="Times New Roman"/>
              <w:color w:val="000000"/>
              <w:sz w:val="24"/>
              <w:szCs w:val="24"/>
            </w:rPr>
            <w:delText>(</w:delText>
          </w:r>
          <w:commentRangeStart w:id="1093"/>
          <w:r w:rsidR="000C00EC" w:rsidDel="002A1D85">
            <w:rPr>
              <w:rFonts w:ascii="Times New Roman" w:hAnsi="Times New Roman"/>
              <w:color w:val="000000"/>
              <w:sz w:val="24"/>
              <w:szCs w:val="24"/>
            </w:rPr>
            <w:delText>Trondrud et al. 2022</w:delText>
          </w:r>
        </w:del>
      </w:ins>
      <w:commentRangeEnd w:id="1093"/>
      <w:ins w:id="1094" w:author="Evgenia Dubman" w:date="2023-08-03T14:34:00Z">
        <w:del w:id="1095" w:author="Clayton Lamb" w:date="2023-08-18T07:58:00Z">
          <w:r w:rsidR="000C00EC" w:rsidDel="002A1D85">
            <w:rPr>
              <w:rStyle w:val="CommentReference"/>
              <w:rFonts w:ascii="Garamond" w:hAnsi="Garamond"/>
            </w:rPr>
            <w:commentReference w:id="1093"/>
          </w:r>
        </w:del>
      </w:ins>
      <w:ins w:id="1096" w:author="Evgenia Dubman" w:date="2023-08-03T14:32:00Z">
        <w:del w:id="1097" w:author="Clayton Lamb" w:date="2023-08-18T07:58:00Z">
          <w:r w:rsidR="000C00EC" w:rsidDel="002A1D85">
            <w:rPr>
              <w:rFonts w:ascii="Times New Roman" w:hAnsi="Times New Roman"/>
              <w:color w:val="000000"/>
              <w:sz w:val="24"/>
              <w:szCs w:val="24"/>
            </w:rPr>
            <w:delText>)</w:delText>
          </w:r>
        </w:del>
        <w:r w:rsidR="000C00EC">
          <w:rPr>
            <w:rFonts w:ascii="Times New Roman" w:hAnsi="Times New Roman"/>
            <w:color w:val="000000"/>
            <w:sz w:val="24"/>
            <w:szCs w:val="24"/>
          </w:rPr>
          <w:t xml:space="preserve"> that </w:t>
        </w:r>
      </w:ins>
      <w:ins w:id="1098" w:author="Evgenia Dubman" w:date="2023-08-03T14:33:00Z">
        <w:r w:rsidR="000C00EC">
          <w:rPr>
            <w:rFonts w:ascii="Times New Roman" w:hAnsi="Times New Roman"/>
            <w:color w:val="000000"/>
            <w:sz w:val="24"/>
            <w:szCs w:val="24"/>
          </w:rPr>
          <w:t>show</w:t>
        </w:r>
      </w:ins>
      <w:ins w:id="1099" w:author="Evgenia Dubman" w:date="2023-08-03T14:32:00Z">
        <w:r w:rsidR="000C00EC">
          <w:rPr>
            <w:rFonts w:ascii="Times New Roman" w:hAnsi="Times New Roman"/>
            <w:color w:val="000000"/>
            <w:sz w:val="24"/>
            <w:szCs w:val="24"/>
          </w:rPr>
          <w:t xml:space="preserve"> no difference in behaviour or</w:t>
        </w:r>
      </w:ins>
      <w:ins w:id="1100" w:author="Evgenia Dubman" w:date="2023-08-03T14:33:00Z">
        <w:r w:rsidR="000C00EC">
          <w:rPr>
            <w:rFonts w:ascii="Times New Roman" w:hAnsi="Times New Roman"/>
            <w:color w:val="000000"/>
            <w:sz w:val="24"/>
            <w:szCs w:val="24"/>
          </w:rPr>
          <w:t xml:space="preserve"> early calf survival for animals captured only once per winter.</w:t>
        </w:r>
      </w:ins>
      <w:ins w:id="1101" w:author="Evgenia Dubman" w:date="2023-08-03T14:31:00Z">
        <w:r w:rsidR="000C00EC">
          <w:rPr>
            <w:rFonts w:ascii="Times New Roman" w:hAnsi="Times New Roman"/>
            <w:color w:val="000000"/>
            <w:sz w:val="24"/>
            <w:szCs w:val="24"/>
          </w:rPr>
          <w:t xml:space="preserve"> </w:t>
        </w:r>
      </w:ins>
      <w:del w:id="1102" w:author="Evgenia Dubman" w:date="2023-08-03T14:31:00Z">
        <w:r w:rsidRPr="00366A3B" w:rsidDel="000C00EC">
          <w:rPr>
            <w:rFonts w:ascii="Times New Roman" w:hAnsi="Times New Roman"/>
            <w:color w:val="000000" w:themeColor="text1"/>
            <w:sz w:val="24"/>
            <w:szCs w:val="24"/>
          </w:rPr>
          <w:delText xml:space="preserve">We </w:delText>
        </w:r>
      </w:del>
      <w:del w:id="1103" w:author="Clayton Lamb" w:date="2023-07-13T15:26:00Z">
        <w:r w:rsidRPr="00366A3B" w:rsidDel="009715AF">
          <w:rPr>
            <w:rFonts w:ascii="Times New Roman" w:hAnsi="Times New Roman"/>
            <w:color w:val="000000" w:themeColor="text1"/>
            <w:sz w:val="24"/>
            <w:szCs w:val="24"/>
          </w:rPr>
          <w:delText xml:space="preserve">did not detect any </w:delText>
        </w:r>
        <w:r w:rsidR="009728B0" w:rsidRPr="00366A3B" w:rsidDel="009715AF">
          <w:rPr>
            <w:rFonts w:ascii="Times New Roman" w:hAnsi="Times New Roman"/>
            <w:color w:val="000000" w:themeColor="text1"/>
            <w:sz w:val="24"/>
            <w:szCs w:val="24"/>
          </w:rPr>
          <w:delText xml:space="preserve">health </w:delText>
        </w:r>
        <w:r w:rsidRPr="00366A3B" w:rsidDel="009715AF">
          <w:rPr>
            <w:rFonts w:ascii="Times New Roman" w:hAnsi="Times New Roman"/>
            <w:color w:val="000000" w:themeColor="text1"/>
            <w:sz w:val="24"/>
            <w:szCs w:val="24"/>
          </w:rPr>
          <w:delText>concer</w:delText>
        </w:r>
        <w:r w:rsidR="009728B0" w:rsidRPr="00366A3B" w:rsidDel="009715AF">
          <w:rPr>
            <w:rFonts w:ascii="Times New Roman" w:hAnsi="Times New Roman"/>
            <w:color w:val="000000" w:themeColor="text1"/>
            <w:sz w:val="24"/>
            <w:szCs w:val="24"/>
          </w:rPr>
          <w:delText>ns</w:delText>
        </w:r>
        <w:r w:rsidRPr="00366A3B" w:rsidDel="009715AF">
          <w:rPr>
            <w:rFonts w:ascii="Times New Roman" w:hAnsi="Times New Roman"/>
            <w:color w:val="000000" w:themeColor="text1"/>
            <w:sz w:val="24"/>
            <w:szCs w:val="24"/>
          </w:rPr>
          <w:delText xml:space="preserve"> </w:delText>
        </w:r>
        <w:r w:rsidR="009728B0" w:rsidRPr="00366A3B" w:rsidDel="009715AF">
          <w:rPr>
            <w:rFonts w:ascii="Times New Roman" w:hAnsi="Times New Roman"/>
            <w:color w:val="000000" w:themeColor="text1"/>
            <w:sz w:val="24"/>
            <w:szCs w:val="24"/>
          </w:rPr>
          <w:delText xml:space="preserve">from </w:delText>
        </w:r>
        <w:r w:rsidRPr="00366A3B" w:rsidDel="009715AF">
          <w:rPr>
            <w:rFonts w:ascii="Times New Roman" w:hAnsi="Times New Roman"/>
            <w:color w:val="000000" w:themeColor="text1"/>
            <w:sz w:val="24"/>
            <w:szCs w:val="24"/>
          </w:rPr>
          <w:delText>maternal penning or repeat captures</w:delText>
        </w:r>
      </w:del>
      <w:r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t>
      </w:r>
      <w:r w:rsidR="009158AE" w:rsidRPr="00366A3B">
        <w:rPr>
          <w:rFonts w:ascii="Times New Roman" w:hAnsi="Times New Roman"/>
          <w:color w:val="000000" w:themeColor="text1"/>
          <w:sz w:val="24"/>
          <w:szCs w:val="24"/>
        </w:rPr>
        <w:t xml:space="preserve">Data and theory on large ungulate ecology repeatedly affirm the fundamental role of nutrition in reproductive outcomes </w:t>
      </w:r>
      <w:r w:rsidR="00DA6F78" w:rsidRPr="00366A3B">
        <w:rPr>
          <w:rFonts w:ascii="Times New Roman" w:hAnsi="Times New Roman"/>
          <w:color w:val="000000" w:themeColor="text1"/>
          <w:sz w:val="24"/>
          <w:szCs w:val="24"/>
        </w:rPr>
        <w:t xml:space="preserve">such as </w:t>
      </w:r>
      <w:r w:rsidR="009158AE" w:rsidRPr="00366A3B">
        <w:rPr>
          <w:rFonts w:ascii="Times New Roman" w:hAnsi="Times New Roman"/>
          <w:color w:val="000000" w:themeColor="text1"/>
          <w:sz w:val="24"/>
          <w:szCs w:val="24"/>
        </w:rPr>
        <w:t xml:space="preserve">pregnancy, parturition, </w:t>
      </w:r>
      <w:r w:rsidR="00DA6F78" w:rsidRPr="00366A3B">
        <w:rPr>
          <w:rFonts w:ascii="Times New Roman" w:hAnsi="Times New Roman"/>
          <w:color w:val="000000" w:themeColor="text1"/>
          <w:sz w:val="24"/>
          <w:szCs w:val="24"/>
        </w:rPr>
        <w:t>and</w:t>
      </w:r>
      <w:r w:rsidR="009158AE" w:rsidRPr="00366A3B">
        <w:rPr>
          <w:rFonts w:ascii="Times New Roman" w:hAnsi="Times New Roman"/>
          <w:color w:val="000000" w:themeColor="text1"/>
          <w:sz w:val="24"/>
          <w:szCs w:val="24"/>
        </w:rPr>
        <w:t xml:space="preserve"> calf survival </w:t>
      </w:r>
      <w:r w:rsidR="009158A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{"citationID":"mpPjb02v","properties":{"formattedCitation":"(Cook et al. 2004; Parker et al. 2009)","plainCitation":"(Cook et al. 2004; 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P."}],"issued":{"date-parts":[["2009",2]]}}},{"id":5335,"uris":["http://zotero.org/users/6749014/items/GNNAZQSQ","http://zotero.org/users/6749014/items/4UZB6BP3"],"itemData":{"id":5335,"type":"article-journal","abstract":"Recent declines in numbers and juvenile recruitment in many elk (Cervuselaphus)herds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survivalof Rocky Mountain elk (C. e. nelsoni)using a captive herd of 57 cow elk.","container-title":"Wildlife Monographs","issue":"155,","language":"en","page":"1-61","source":"Zotero","title":"Effects of Summer-Autumn Nutrition and Parturition Date on Reproduction and Survival of Elk","author":[{"family":"Cook","given":"John G."},{"family":"Johnson","given":"Bruce K."},{"family":"Cook","given":"Rachel C."},{"family":"Riggs","given":"Robert A."},{"family":"Delcurto","given":"Tim"},{"family":"Bryant","given":"Larry D."},{"family":"Irwin","given":"Larry L."}],"issued":{"date-parts":[["2004"]]}}}],"schema":"https://github.com/citation-style-language/schema/raw/master/csl-citation.json"}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(Cook et al. 2004; Parker et al. 2009)</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 xml:space="preserve">. Here we assessed the influence of trace nutrients, haptoglobin, hair cortisol, and pathogens on reproductive outcomes for penned females. </w:t>
      </w:r>
      <w:r w:rsidR="00507EF5" w:rsidRPr="00366A3B">
        <w:rPr>
          <w:rFonts w:ascii="Times New Roman" w:hAnsi="Times New Roman"/>
          <w:color w:val="000000" w:themeColor="text1"/>
          <w:sz w:val="24"/>
          <w:szCs w:val="24"/>
        </w:rPr>
        <w:t>We assess</w:t>
      </w:r>
      <w:r w:rsidR="003E6333" w:rsidRPr="00366A3B">
        <w:rPr>
          <w:rFonts w:ascii="Times New Roman" w:hAnsi="Times New Roman"/>
          <w:color w:val="000000" w:themeColor="text1"/>
          <w:sz w:val="24"/>
          <w:szCs w:val="24"/>
        </w:rPr>
        <w:t>ed</w:t>
      </w:r>
      <w:r w:rsidR="00507EF5" w:rsidRPr="00366A3B">
        <w:rPr>
          <w:rFonts w:ascii="Times New Roman" w:hAnsi="Times New Roman"/>
          <w:color w:val="000000" w:themeColor="text1"/>
          <w:sz w:val="24"/>
          <w:szCs w:val="24"/>
        </w:rPr>
        <w:t xml:space="preserve"> links between health metrics and reproductive outcomes</w:t>
      </w:r>
      <w:r w:rsidR="003E6333" w:rsidRPr="00366A3B">
        <w:rPr>
          <w:rFonts w:ascii="Times New Roman" w:hAnsi="Times New Roman"/>
          <w:color w:val="000000" w:themeColor="text1"/>
          <w:sz w:val="24"/>
          <w:szCs w:val="24"/>
        </w:rPr>
        <w:t xml:space="preserve"> which suggested increased </w:t>
      </w:r>
      <w:r w:rsidR="003E6333" w:rsidRPr="00366A3B">
        <w:rPr>
          <w:rFonts w:ascii="Times New Roman" w:hAnsi="Times New Roman"/>
          <w:sz w:val="24"/>
          <w:szCs w:val="24"/>
          <w:lang w:val="en-US" w:eastAsia="en-CA"/>
        </w:rPr>
        <w:t xml:space="preserve">zinc, iron, and cobalt </w:t>
      </w:r>
      <w:r w:rsidR="003E6333" w:rsidRPr="00366A3B">
        <w:rPr>
          <w:rFonts w:ascii="Times New Roman" w:hAnsi="Times New Roman"/>
          <w:color w:val="000000" w:themeColor="text1"/>
          <w:sz w:val="24"/>
          <w:szCs w:val="24"/>
        </w:rPr>
        <w:t>levels were correlated with pregnancy, and provided weak evidence that calf viability (i.e., carried to term and not aborted/stillborn)</w:t>
      </w:r>
      <w:r w:rsidR="00F92F84" w:rsidRPr="00366A3B">
        <w:rPr>
          <w:rFonts w:ascii="Times New Roman" w:hAnsi="Times New Roman"/>
          <w:color w:val="000000" w:themeColor="text1"/>
          <w:sz w:val="24"/>
          <w:szCs w:val="24"/>
        </w:rPr>
        <w:t xml:space="preserve"> </w:t>
      </w:r>
      <w:r w:rsidR="003E6333" w:rsidRPr="00366A3B">
        <w:rPr>
          <w:rFonts w:ascii="Times New Roman" w:hAnsi="Times New Roman"/>
          <w:color w:val="000000" w:themeColor="text1"/>
          <w:sz w:val="24"/>
          <w:szCs w:val="24"/>
        </w:rPr>
        <w:t xml:space="preserve">increased with higher iron levels and lower hair cortisol. </w:t>
      </w:r>
      <w:r w:rsidR="009158AE" w:rsidRPr="00366A3B">
        <w:rPr>
          <w:rFonts w:ascii="Times New Roman" w:hAnsi="Times New Roman"/>
          <w:color w:val="000000" w:themeColor="text1"/>
          <w:sz w:val="24"/>
          <w:szCs w:val="24"/>
        </w:rPr>
        <w:t xml:space="preserve">The iron result is consistent with a study of pregnancy in moose, where serum Fe was the strongest single predictor of pregnancy status </w:t>
      </w:r>
      <w:r w:rsidR="009158AE" w:rsidRPr="00366A3B">
        <w:rPr>
          <w:rFonts w:ascii="Times New Roman" w:hAnsi="Times New Roman"/>
          <w:color w:val="000000" w:themeColor="text1"/>
          <w:sz w:val="24"/>
          <w:szCs w:val="24"/>
        </w:rPr>
        <w:fldChar w:fldCharType="begin"/>
      </w:r>
      <w:r w:rsidR="009158AE" w:rsidRPr="00366A3B">
        <w:rPr>
          <w:rFonts w:ascii="Times New Roman" w:hAnsi="Times New Roman"/>
          <w:color w:val="000000" w:themeColor="text1"/>
          <w:sz w:val="24"/>
          <w:szCs w:val="24"/>
        </w:rPr>
        <w:instrText xml:space="preserve"> ADDIN ZOTERO_ITEM CSL_CITATION {"citationID":"bNDTAMvz","properties":{"formattedCitation":"(Newby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(Newby and DeCesare 2020)</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w:t>
      </w:r>
      <w:r w:rsidR="00EB6E2F" w:rsidRPr="00366A3B">
        <w:rPr>
          <w:rFonts w:ascii="Times New Roman" w:hAnsi="Times New Roman"/>
          <w:color w:val="000000" w:themeColor="text1"/>
          <w:sz w:val="24"/>
          <w:szCs w:val="24"/>
        </w:rPr>
        <w:t xml:space="preserve"> Unlike </w:t>
      </w:r>
      <w:r w:rsidR="00EB6E2F" w:rsidRPr="00366A3B">
        <w:rPr>
          <w:rFonts w:ascii="Times New Roman" w:hAnsi="Times New Roman"/>
          <w:color w:val="000000" w:themeColor="text1"/>
          <w:sz w:val="24"/>
          <w:szCs w:val="24"/>
        </w:rPr>
        <w:lastRenderedPageBreak/>
        <w:fldChar w:fldCharType="begin"/>
      </w:r>
      <w:r w:rsidR="005A4566" w:rsidRPr="00366A3B">
        <w:rPr>
          <w:rFonts w:ascii="Times New Roman" w:hAnsi="Times New Roman"/>
          <w:color w:val="000000" w:themeColor="text1"/>
          <w:sz w:val="24"/>
          <w:szCs w:val="24"/>
        </w:rPr>
        <w:instrText xml:space="preserve"> ADDIN ZOTERO_ITEM CSL_CITATION {"citationID":"soWscLcd","properties":{"formattedCitation":"(Flueck 1994)","plainCitation":"(Flueck 1994)","dontUpdate":true,"noteIndex":0},"citationItems":[{"id":5044,"uris":["http://zotero.org/users/6749014/items/9ZSLW6IT"],"itemData":{"id":5044,"type":"article-journal","abstract":"The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T."}],"issued":{"date-parts":[["1994"]]}}}],"schema":"https://github.com/citation-style-language/schema/raw/master/csl-citation.json"} </w:instrText>
      </w:r>
      <w:r w:rsidR="00EB6E2F" w:rsidRPr="00366A3B">
        <w:rPr>
          <w:rFonts w:ascii="Times New Roman" w:hAnsi="Times New Roman"/>
          <w:color w:val="000000" w:themeColor="text1"/>
          <w:sz w:val="24"/>
          <w:szCs w:val="24"/>
        </w:rPr>
        <w:fldChar w:fldCharType="separate"/>
      </w:r>
      <w:r w:rsidR="00EB6E2F" w:rsidRPr="00366A3B">
        <w:rPr>
          <w:rFonts w:ascii="Times New Roman" w:hAnsi="Times New Roman"/>
          <w:noProof/>
          <w:color w:val="000000" w:themeColor="text1"/>
          <w:sz w:val="24"/>
          <w:szCs w:val="24"/>
        </w:rPr>
        <w:t>Flueck (1994)</w:t>
      </w:r>
      <w:r w:rsidR="00EB6E2F" w:rsidRPr="00366A3B">
        <w:rPr>
          <w:rFonts w:ascii="Times New Roman" w:hAnsi="Times New Roman"/>
          <w:color w:val="000000" w:themeColor="text1"/>
          <w:sz w:val="24"/>
          <w:szCs w:val="24"/>
        </w:rPr>
        <w:fldChar w:fldCharType="end"/>
      </w:r>
      <w:r w:rsidR="00EB6E2F" w:rsidRPr="00366A3B">
        <w:rPr>
          <w:rFonts w:ascii="Times New Roman" w:hAnsi="Times New Roman"/>
          <w:color w:val="000000" w:themeColor="text1"/>
          <w:sz w:val="24"/>
          <w:szCs w:val="24"/>
        </w:rPr>
        <w:t xml:space="preserve"> who found increased reproduction following selenium supplementation, we did not find evidence that selenium was limiting </w:t>
      </w:r>
      <w:proofErr w:type="spellStart"/>
      <w:r w:rsidR="00EB6E2F" w:rsidRPr="00366A3B">
        <w:rPr>
          <w:rFonts w:ascii="Times New Roman" w:hAnsi="Times New Roman"/>
          <w:color w:val="000000" w:themeColor="text1"/>
          <w:sz w:val="24"/>
          <w:szCs w:val="24"/>
        </w:rPr>
        <w:t>Klinse</w:t>
      </w:r>
      <w:proofErr w:type="spellEnd"/>
      <w:r w:rsidR="00EB6E2F" w:rsidRPr="00366A3B">
        <w:rPr>
          <w:rFonts w:ascii="Times New Roman" w:hAnsi="Times New Roman"/>
          <w:color w:val="000000" w:themeColor="text1"/>
          <w:sz w:val="24"/>
          <w:szCs w:val="24"/>
        </w:rPr>
        <w:t xml:space="preserve">-Za caribou reproduction. </w:t>
      </w:r>
      <w:r w:rsidR="003E6333" w:rsidRPr="00366A3B">
        <w:rPr>
          <w:rFonts w:ascii="Times New Roman" w:hAnsi="Times New Roman"/>
          <w:color w:val="000000" w:themeColor="text1"/>
          <w:sz w:val="24"/>
          <w:szCs w:val="24"/>
        </w:rPr>
        <w:t>Disease and haptoglobin levels did not appear to influence reproductive outcomes.</w:t>
      </w:r>
      <w:r w:rsidR="00DA6F78" w:rsidRPr="00366A3B">
        <w:rPr>
          <w:rFonts w:ascii="Times New Roman" w:hAnsi="Times New Roman"/>
          <w:color w:val="000000" w:themeColor="text1"/>
          <w:sz w:val="24"/>
          <w:szCs w:val="24"/>
        </w:rPr>
        <w:t xml:space="preserve"> </w:t>
      </w:r>
      <w:r w:rsidR="00507EF5" w:rsidRPr="00366A3B">
        <w:rPr>
          <w:rFonts w:ascii="Times New Roman" w:hAnsi="Times New Roman"/>
          <w:color w:val="000000" w:themeColor="text1"/>
          <w:sz w:val="24"/>
          <w:szCs w:val="24"/>
        </w:rPr>
        <w:t>Finally, we show</w:t>
      </w:r>
      <w:r w:rsidR="001402A0" w:rsidRPr="00366A3B">
        <w:rPr>
          <w:rFonts w:ascii="Times New Roman" w:hAnsi="Times New Roman"/>
          <w:color w:val="000000" w:themeColor="text1"/>
          <w:sz w:val="24"/>
          <w:szCs w:val="24"/>
        </w:rPr>
        <w:t>ed</w:t>
      </w:r>
      <w:r w:rsidR="003E6333" w:rsidRPr="00366A3B">
        <w:rPr>
          <w:rFonts w:ascii="Times New Roman" w:hAnsi="Times New Roman"/>
          <w:color w:val="000000" w:themeColor="text1"/>
          <w:sz w:val="24"/>
          <w:szCs w:val="24"/>
        </w:rPr>
        <w:t xml:space="preserve"> that</w:t>
      </w:r>
      <w:r w:rsidR="00507EF5" w:rsidRPr="00366A3B">
        <w:rPr>
          <w:rFonts w:ascii="Times New Roman" w:hAnsi="Times New Roman"/>
          <w:color w:val="000000" w:themeColor="text1"/>
          <w:sz w:val="24"/>
          <w:szCs w:val="24"/>
        </w:rPr>
        <w:t xml:space="preserve"> maternal penning and calving </w:t>
      </w:r>
      <w:r w:rsidR="003E6333" w:rsidRPr="00366A3B">
        <w:rPr>
          <w:rFonts w:ascii="Times New Roman" w:hAnsi="Times New Roman"/>
          <w:color w:val="000000" w:themeColor="text1"/>
          <w:sz w:val="24"/>
          <w:szCs w:val="24"/>
        </w:rPr>
        <w:t xml:space="preserve">likely </w:t>
      </w:r>
      <w:r w:rsidR="00EB35D3" w:rsidRPr="00366A3B">
        <w:rPr>
          <w:rFonts w:ascii="Times New Roman" w:hAnsi="Times New Roman"/>
          <w:color w:val="000000" w:themeColor="text1"/>
          <w:sz w:val="24"/>
          <w:szCs w:val="24"/>
        </w:rPr>
        <w:t xml:space="preserve">interact to </w:t>
      </w:r>
      <w:r w:rsidR="00507EF5" w:rsidRPr="00366A3B">
        <w:rPr>
          <w:rFonts w:ascii="Times New Roman" w:hAnsi="Times New Roman"/>
          <w:color w:val="000000" w:themeColor="text1"/>
          <w:sz w:val="24"/>
          <w:szCs w:val="24"/>
        </w:rPr>
        <w:t xml:space="preserve">influence </w:t>
      </w:r>
      <w:r w:rsidR="008E5EC3" w:rsidRPr="00366A3B">
        <w:rPr>
          <w:rFonts w:ascii="Times New Roman" w:hAnsi="Times New Roman"/>
          <w:color w:val="000000" w:themeColor="text1"/>
          <w:sz w:val="24"/>
          <w:szCs w:val="24"/>
        </w:rPr>
        <w:t xml:space="preserve">short-term </w:t>
      </w:r>
      <w:r w:rsidR="008E7B67" w:rsidRPr="00366A3B">
        <w:rPr>
          <w:rFonts w:ascii="Times New Roman" w:hAnsi="Times New Roman"/>
          <w:color w:val="000000" w:themeColor="text1"/>
          <w:sz w:val="24"/>
          <w:szCs w:val="24"/>
        </w:rPr>
        <w:t xml:space="preserve">cortisol </w:t>
      </w:r>
      <w:r w:rsidR="00B079E7" w:rsidRPr="00366A3B">
        <w:rPr>
          <w:rFonts w:ascii="Times New Roman" w:hAnsi="Times New Roman"/>
          <w:color w:val="000000" w:themeColor="text1"/>
          <w:sz w:val="24"/>
          <w:szCs w:val="24"/>
        </w:rPr>
        <w:t>levels</w:t>
      </w:r>
      <w:r w:rsidR="00507EF5" w:rsidRPr="00366A3B">
        <w:rPr>
          <w:rFonts w:ascii="Times New Roman" w:hAnsi="Times New Roman"/>
          <w:color w:val="000000" w:themeColor="text1"/>
          <w:sz w:val="24"/>
          <w:szCs w:val="24"/>
        </w:rPr>
        <w:t>, whereby females in the pen had lower</w:t>
      </w:r>
      <w:r w:rsidR="008E5EC3" w:rsidRPr="00366A3B">
        <w:rPr>
          <w:rFonts w:ascii="Times New Roman" w:hAnsi="Times New Roman"/>
          <w:color w:val="000000" w:themeColor="text1"/>
          <w:sz w:val="24"/>
          <w:szCs w:val="24"/>
        </w:rPr>
        <w:t xml:space="preserve"> fecal</w:t>
      </w:r>
      <w:r w:rsidR="00507EF5" w:rsidRPr="00366A3B">
        <w:rPr>
          <w:rFonts w:ascii="Times New Roman" w:hAnsi="Times New Roman"/>
          <w:color w:val="000000" w:themeColor="text1"/>
          <w:sz w:val="24"/>
          <w:szCs w:val="24"/>
        </w:rPr>
        <w:t xml:space="preserve"> cortisol </w:t>
      </w:r>
      <w:r w:rsidR="008E5EC3" w:rsidRPr="00366A3B">
        <w:rPr>
          <w:rFonts w:ascii="Times New Roman" w:hAnsi="Times New Roman"/>
          <w:color w:val="000000" w:themeColor="text1"/>
          <w:sz w:val="24"/>
          <w:szCs w:val="24"/>
        </w:rPr>
        <w:t xml:space="preserve">metabolites </w:t>
      </w:r>
      <w:r w:rsidR="00507EF5" w:rsidRPr="00366A3B">
        <w:rPr>
          <w:rFonts w:ascii="Times New Roman" w:hAnsi="Times New Roman"/>
          <w:color w:val="000000" w:themeColor="text1"/>
          <w:sz w:val="24"/>
          <w:szCs w:val="24"/>
        </w:rPr>
        <w:t>post calving than free-ranging animals</w:t>
      </w:r>
      <w:r w:rsidR="00B079E7"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despite having similar levels pre-calving</w:t>
      </w:r>
      <w:r w:rsidR="00EB35D3" w:rsidRPr="00366A3B">
        <w:rPr>
          <w:rFonts w:ascii="Times New Roman" w:hAnsi="Times New Roman"/>
          <w:color w:val="000000" w:themeColor="text1"/>
          <w:sz w:val="24"/>
          <w:szCs w:val="24"/>
        </w:rPr>
        <w:t>;</w:t>
      </w:r>
      <w:r w:rsidR="00D61251" w:rsidRPr="00366A3B">
        <w:rPr>
          <w:rFonts w:ascii="Times New Roman" w:hAnsi="Times New Roman"/>
          <w:color w:val="000000" w:themeColor="text1"/>
          <w:sz w:val="24"/>
          <w:szCs w:val="24"/>
        </w:rPr>
        <w:t xml:space="preserve"> </w:t>
      </w:r>
      <w:r w:rsidR="00EB35D3" w:rsidRPr="00366A3B">
        <w:rPr>
          <w:rFonts w:ascii="Times New Roman" w:hAnsi="Times New Roman"/>
          <w:color w:val="000000" w:themeColor="text1"/>
          <w:sz w:val="24"/>
          <w:szCs w:val="24"/>
        </w:rPr>
        <w:t>we posit that this is</w:t>
      </w:r>
      <w:r w:rsidR="00481867" w:rsidRPr="00366A3B">
        <w:rPr>
          <w:rFonts w:ascii="Times New Roman" w:hAnsi="Times New Roman"/>
          <w:color w:val="000000" w:themeColor="text1"/>
          <w:sz w:val="24"/>
          <w:szCs w:val="24"/>
        </w:rPr>
        <w:t xml:space="preserve"> likely due to penned caribou having to be less vigilant of predators during this vulnerable period for calves</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{"citationID":"lC9YlAi9","properties":{"formattedCitation":"(B\\uc0\\u248{}ving and Post 1997)","plainCitation":"(Bøving and Post 1997)","noteIndex":0},"citationItems":[{"id":4996,"uris":["http://zotero.org/users/6749014/items/G2LPWL2W"],"itemData":{"id":4996,"type":"article-journal","abstract":"Behaviour of female caribou (Rangifer tarandus) was investigated during the calving season on ranges in Alaska and West Greenland with the purpose of determining whether investment in vigilance behaviour differed between areas with and without natural predators of caribou. Female caribou in Alaska foraged in larger groups, displayed a higher rate of vigilance during feeding, spent less time feeding and, when lying, more often adopted a vigilant posture (with head up) than did female caribou in West Greenland. Moreover, a predation-vulnerable posture of lying down flat was observed in West Greenland but not in Alaska. Within Alaska, females with calves spent more time searching the environment than did those without calves. Finally, the amount of time individuals spent searching declined more gradually with group size in Alaska than in West Greenland, suggesting that what caribou perceive as a predator-safe threshold differs in the two areas. These results indicate that caribou, like several other species of ungulates, show behavioural adaptations to the risk of pr&amp;eacute;dation which are relaxed when this risk is reduced.","container-title":"Rangifer","DOI":"10.7557/2.17.2.1302","ISSN":"1890-6729","issue":"2","language":"en","license":"Copyright (c) 2015 Pernille S. Bøving, Eric Post","note":"number: 2","page":"55-63","source":"septentrio.uit.no","title":"Vigilance and foraging behaviour of female caribou in relation to predation risk","volume":"17","author":[{"family":"Bøving","given":"Pernille S."},{"family":"Post","given":"Eric"}],"issued":{"date-parts":[["1997",2,1]]}}}],"schema":"https://github.com/citation-style-language/schema/raw/master/csl-citation.json"}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sz w:val="24"/>
          <w:szCs w:val="24"/>
          <w:lang w:val="en-US"/>
        </w:rPr>
        <w:t>(Bøving and Post 1997)</w:t>
      </w:r>
      <w:r w:rsidR="0093780E" w:rsidRPr="00366A3B">
        <w:rPr>
          <w:rFonts w:ascii="Times New Roman" w:hAnsi="Times New Roman"/>
          <w:color w:val="000000" w:themeColor="text1"/>
          <w:sz w:val="24"/>
          <w:szCs w:val="24"/>
        </w:rPr>
        <w:fldChar w:fldCharType="end"/>
      </w:r>
      <w:r w:rsidR="00DA6F78" w:rsidRPr="00366A3B">
        <w:rPr>
          <w:rFonts w:ascii="Times New Roman" w:hAnsi="Times New Roman"/>
          <w:color w:val="000000" w:themeColor="text1"/>
          <w:sz w:val="24"/>
          <w:szCs w:val="24"/>
        </w:rPr>
        <w:t>, but may also be related to increased food availability and quality in the pen</w:t>
      </w:r>
      <w:r w:rsidR="00507EF5" w:rsidRPr="00366A3B">
        <w:rPr>
          <w:rFonts w:ascii="Times New Roman" w:hAnsi="Times New Roman"/>
          <w:color w:val="000000" w:themeColor="text1"/>
          <w:sz w:val="24"/>
          <w:szCs w:val="24"/>
        </w:rPr>
        <w:t>. Collectively</w:t>
      </w:r>
      <w:r w:rsidR="00631960"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we provide</w:t>
      </w:r>
      <w:r w:rsidR="00631960" w:rsidRPr="00366A3B">
        <w:rPr>
          <w:rFonts w:ascii="Times New Roman" w:hAnsi="Times New Roman"/>
          <w:color w:val="000000" w:themeColor="text1"/>
          <w:sz w:val="24"/>
          <w:szCs w:val="24"/>
        </w:rPr>
        <w:t xml:space="preserve"> evidence that caribou health is a</w:t>
      </w:r>
      <w:r w:rsidR="0059648E" w:rsidRPr="00366A3B">
        <w:rPr>
          <w:rFonts w:ascii="Times New Roman" w:hAnsi="Times New Roman"/>
          <w:color w:val="000000" w:themeColor="text1"/>
          <w:sz w:val="24"/>
          <w:szCs w:val="24"/>
        </w:rPr>
        <w:t>n</w:t>
      </w:r>
      <w:r w:rsidR="00631960" w:rsidRPr="00366A3B">
        <w:rPr>
          <w:rFonts w:ascii="Times New Roman" w:hAnsi="Times New Roman"/>
          <w:color w:val="000000" w:themeColor="text1"/>
          <w:sz w:val="24"/>
          <w:szCs w:val="24"/>
        </w:rPr>
        <w:t xml:space="preserve"> </w:t>
      </w:r>
      <w:del w:id="1104" w:author="Clayton Lamb" w:date="2023-07-18T15:27:00Z">
        <w:r w:rsidR="00631960" w:rsidRPr="00366A3B" w:rsidDel="00C5426C">
          <w:rPr>
            <w:rFonts w:ascii="Times New Roman" w:hAnsi="Times New Roman"/>
            <w:color w:val="000000" w:themeColor="text1"/>
            <w:sz w:val="24"/>
            <w:szCs w:val="24"/>
          </w:rPr>
          <w:delText xml:space="preserve">underutilized </w:delText>
        </w:r>
      </w:del>
      <w:ins w:id="1105" w:author="Clayton Lamb" w:date="2023-07-18T15:27:00Z">
        <w:r w:rsidR="00C5426C" w:rsidRPr="00366A3B">
          <w:rPr>
            <w:rFonts w:ascii="Times New Roman" w:hAnsi="Times New Roman"/>
            <w:color w:val="000000" w:themeColor="text1"/>
            <w:sz w:val="24"/>
            <w:szCs w:val="24"/>
          </w:rPr>
          <w:t xml:space="preserve">underused </w:t>
        </w:r>
      </w:ins>
      <w:r w:rsidR="00D61251" w:rsidRPr="00366A3B">
        <w:rPr>
          <w:rFonts w:ascii="Times New Roman" w:hAnsi="Times New Roman"/>
          <w:color w:val="000000" w:themeColor="text1"/>
          <w:sz w:val="24"/>
          <w:szCs w:val="24"/>
        </w:rPr>
        <w:t xml:space="preserve">approach </w:t>
      </w:r>
      <w:r w:rsidR="00631960" w:rsidRPr="00366A3B">
        <w:rPr>
          <w:rFonts w:ascii="Times New Roman" w:hAnsi="Times New Roman"/>
          <w:color w:val="000000" w:themeColor="text1"/>
          <w:sz w:val="24"/>
          <w:szCs w:val="24"/>
        </w:rPr>
        <w:t xml:space="preserve">that can support caribou recovery through better understanding </w:t>
      </w:r>
      <w:r w:rsidR="008E5EC3" w:rsidRPr="00366A3B">
        <w:rPr>
          <w:rFonts w:ascii="Times New Roman" w:hAnsi="Times New Roman"/>
          <w:color w:val="000000" w:themeColor="text1"/>
          <w:sz w:val="24"/>
          <w:szCs w:val="24"/>
        </w:rPr>
        <w:t xml:space="preserve">of </w:t>
      </w:r>
      <w:r w:rsidR="00631960" w:rsidRPr="00366A3B">
        <w:rPr>
          <w:rFonts w:ascii="Times New Roman" w:hAnsi="Times New Roman"/>
          <w:color w:val="000000" w:themeColor="text1"/>
          <w:sz w:val="24"/>
          <w:szCs w:val="24"/>
        </w:rPr>
        <w:t xml:space="preserve">how health </w:t>
      </w:r>
      <w:r w:rsidR="009728B0" w:rsidRPr="00366A3B">
        <w:rPr>
          <w:rFonts w:ascii="Times New Roman" w:hAnsi="Times New Roman"/>
          <w:color w:val="000000" w:themeColor="text1"/>
          <w:sz w:val="24"/>
          <w:szCs w:val="24"/>
        </w:rPr>
        <w:t>influences</w:t>
      </w:r>
      <w:r w:rsidR="00631960" w:rsidRPr="00366A3B">
        <w:rPr>
          <w:rFonts w:ascii="Times New Roman" w:hAnsi="Times New Roman"/>
          <w:color w:val="000000" w:themeColor="text1"/>
          <w:sz w:val="24"/>
          <w:szCs w:val="24"/>
        </w:rPr>
        <w:t xml:space="preserve"> demograph</w:t>
      </w:r>
      <w:r w:rsidR="009728B0" w:rsidRPr="00366A3B">
        <w:rPr>
          <w:rFonts w:ascii="Times New Roman" w:hAnsi="Times New Roman"/>
          <w:color w:val="000000" w:themeColor="text1"/>
          <w:sz w:val="24"/>
          <w:szCs w:val="24"/>
        </w:rPr>
        <w:t>y</w:t>
      </w:r>
      <w:r w:rsidR="00631960" w:rsidRPr="00366A3B">
        <w:rPr>
          <w:rFonts w:ascii="Times New Roman" w:hAnsi="Times New Roman"/>
          <w:color w:val="000000" w:themeColor="text1"/>
          <w:sz w:val="24"/>
          <w:szCs w:val="24"/>
        </w:rPr>
        <w:t xml:space="preserve"> at the population</w:t>
      </w:r>
      <w:r w:rsidR="002A4D70" w:rsidRPr="00366A3B">
        <w:rPr>
          <w:rFonts w:ascii="Times New Roman" w:hAnsi="Times New Roman"/>
          <w:color w:val="000000" w:themeColor="text1"/>
          <w:sz w:val="24"/>
          <w:szCs w:val="24"/>
        </w:rPr>
        <w:t xml:space="preserve"> </w:t>
      </w:r>
      <w:r w:rsidR="00631960" w:rsidRPr="00366A3B">
        <w:rPr>
          <w:rFonts w:ascii="Times New Roman" w:hAnsi="Times New Roman"/>
          <w:color w:val="000000" w:themeColor="text1"/>
          <w:sz w:val="24"/>
          <w:szCs w:val="24"/>
        </w:rPr>
        <w:t>level.</w:t>
      </w:r>
      <w:r w:rsidR="00DA6F78" w:rsidRPr="00366A3B">
        <w:rPr>
          <w:rFonts w:ascii="Times New Roman" w:hAnsi="Times New Roman"/>
          <w:color w:val="000000" w:themeColor="text1"/>
          <w:sz w:val="24"/>
          <w:szCs w:val="24"/>
        </w:rPr>
        <w:t xml:space="preserve"> </w:t>
      </w:r>
    </w:p>
    <w:p w14:paraId="3920E596" w14:textId="698D029C" w:rsidR="00824BD1"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Due to the invasive and possibly disruptive nature of the maternal pen operation, a key question raised at the beginning of the project was how the stress of capture and penning might be affecting female caribou. </w:t>
      </w:r>
      <w:r w:rsidR="008E7B67" w:rsidRPr="00366A3B">
        <w:rPr>
          <w:rFonts w:ascii="Times New Roman" w:hAnsi="Times New Roman"/>
          <w:color w:val="000000" w:themeColor="text1"/>
          <w:sz w:val="24"/>
          <w:szCs w:val="24"/>
        </w:rPr>
        <w:t xml:space="preserve">Recognizing that </w:t>
      </w:r>
      <w:r w:rsidR="001402A0" w:rsidRPr="00366A3B">
        <w:rPr>
          <w:rFonts w:ascii="Times New Roman" w:hAnsi="Times New Roman"/>
          <w:color w:val="000000" w:themeColor="text1"/>
          <w:sz w:val="24"/>
          <w:szCs w:val="24"/>
        </w:rPr>
        <w:t>FGM</w:t>
      </w:r>
      <w:r w:rsidR="00FE5AB4" w:rsidRPr="00366A3B">
        <w:rPr>
          <w:rFonts w:ascii="Times New Roman" w:hAnsi="Times New Roman"/>
          <w:color w:val="000000" w:themeColor="text1"/>
          <w:sz w:val="24"/>
          <w:szCs w:val="24"/>
        </w:rPr>
        <w:t xml:space="preserve"> </w:t>
      </w:r>
      <w:r w:rsidR="00F92F84" w:rsidRPr="00366A3B">
        <w:rPr>
          <w:rFonts w:ascii="Times New Roman" w:hAnsi="Times New Roman"/>
          <w:color w:val="000000" w:themeColor="text1"/>
          <w:sz w:val="24"/>
          <w:szCs w:val="24"/>
        </w:rPr>
        <w:t>values can</w:t>
      </w:r>
      <w:r w:rsidRPr="00366A3B">
        <w:rPr>
          <w:rFonts w:ascii="Times New Roman" w:hAnsi="Times New Roman"/>
          <w:color w:val="000000" w:themeColor="text1"/>
          <w:sz w:val="24"/>
          <w:szCs w:val="24"/>
        </w:rPr>
        <w:t xml:space="preserve"> index physiological stress </w:t>
      </w:r>
      <w:r w:rsidR="00F92F84" w:rsidRPr="00366A3B">
        <w:rPr>
          <w:rFonts w:ascii="Times New Roman" w:hAnsi="Times New Roman"/>
          <w:color w:val="000000" w:themeColor="text1"/>
          <w:sz w:val="24"/>
          <w:szCs w:val="24"/>
        </w:rPr>
        <w:t>but do not necessarily</w:t>
      </w:r>
      <w:r w:rsidRPr="00366A3B">
        <w:rPr>
          <w:rFonts w:ascii="Times New Roman" w:hAnsi="Times New Roman"/>
          <w:color w:val="000000" w:themeColor="text1"/>
          <w:sz w:val="24"/>
          <w:szCs w:val="24"/>
        </w:rPr>
        <w:t xml:space="preserve"> reflect all dimensions of animal well-being, our fecal cortisol results </w:t>
      </w:r>
      <w:r w:rsidR="008E7B67" w:rsidRPr="00366A3B">
        <w:rPr>
          <w:rFonts w:ascii="Times New Roman" w:hAnsi="Times New Roman"/>
          <w:color w:val="000000" w:themeColor="text1"/>
          <w:sz w:val="24"/>
          <w:szCs w:val="24"/>
        </w:rPr>
        <w:t xml:space="preserve">nonetheless </w:t>
      </w:r>
      <w:r w:rsidRPr="00366A3B">
        <w:rPr>
          <w:rFonts w:ascii="Times New Roman" w:hAnsi="Times New Roman"/>
          <w:color w:val="000000" w:themeColor="text1"/>
          <w:sz w:val="24"/>
          <w:szCs w:val="24"/>
        </w:rPr>
        <w:t xml:space="preserve">suggest that penning did not cause significantly more physiological stress than would be naturally experienced by caribou in the free-ranging population. </w:t>
      </w:r>
      <w:r w:rsidR="008C7E48" w:rsidRPr="00366A3B">
        <w:rPr>
          <w:rFonts w:ascii="Times New Roman" w:hAnsi="Times New Roman"/>
          <w:color w:val="000000" w:themeColor="text1"/>
          <w:sz w:val="24"/>
          <w:szCs w:val="24"/>
        </w:rPr>
        <w:t>Rather</w:t>
      </w:r>
      <w:r w:rsidRPr="00366A3B">
        <w:rPr>
          <w:rFonts w:ascii="Times New Roman" w:hAnsi="Times New Roman"/>
          <w:color w:val="000000" w:themeColor="text1"/>
          <w:sz w:val="24"/>
          <w:szCs w:val="24"/>
        </w:rPr>
        <w:t>, across and within years, the level of fecal cortisol metabolites in penned animals was lower than</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or equal to</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that observed in free-ranging individuals.</w:t>
      </w:r>
      <w:r w:rsidR="00FF4EB5" w:rsidRPr="00366A3B">
        <w:rPr>
          <w:rFonts w:ascii="Times New Roman" w:hAnsi="Times New Roman"/>
          <w:color w:val="000000" w:themeColor="text1"/>
          <w:sz w:val="24"/>
          <w:szCs w:val="24"/>
        </w:rPr>
        <w:t xml:space="preserve"> An important methodological consideration is the potential for </w:t>
      </w:r>
      <w:r w:rsidR="00824BD1" w:rsidRPr="00366A3B">
        <w:rPr>
          <w:rFonts w:ascii="Times New Roman" w:hAnsi="Times New Roman"/>
          <w:color w:val="000000" w:themeColor="text1"/>
          <w:sz w:val="24"/>
          <w:szCs w:val="24"/>
        </w:rPr>
        <w:t xml:space="preserve">fecal sample collection method to affect the results, as the samples from penned caribou were collected within a day of defecation, whereas the free-ranging samples were collected from one to three days post-defecation. While laboratory studies of captive species (tigers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{"citationID":"MdHfXysr","properties":{"formattedCitation":"(Parnell et al. 2015)","plainCitation":"(Parnell et al. 2015)","noteIndex":0},"citationItems":[{"id":5001,"uris":["http://zotero.org/users/6749014/items/FKHMR7CD"],"itemData":{"id":5001,"type":"article-journal","abstract":"Evaluation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 xml:space="preserve">(Parnell et al. </w:t>
      </w:r>
      <w:r w:rsidR="00E45298" w:rsidRPr="00366A3B">
        <w:rPr>
          <w:rFonts w:ascii="Times New Roman" w:hAnsi="Times New Roman"/>
          <w:noProof/>
          <w:color w:val="000000" w:themeColor="text1"/>
          <w:sz w:val="24"/>
          <w:szCs w:val="24"/>
        </w:rPr>
        <w:lastRenderedPageBreak/>
        <w:t>2015)</w:t>
      </w:r>
      <w:r w:rsidR="00D61251" w:rsidRPr="00366A3B">
        <w:rPr>
          <w:rFonts w:ascii="Times New Roman" w:hAnsi="Times New Roman"/>
          <w:color w:val="000000" w:themeColor="text1"/>
          <w:sz w:val="24"/>
          <w:szCs w:val="24"/>
        </w:rPr>
        <w:fldChar w:fldCharType="end"/>
      </w:r>
      <w:r w:rsidR="00D61251"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and sheep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{"citationID":"ODKeZljp","properties":{"formattedCitation":"(Scherpenhuizen et al. 2020)","plainCitation":"(Scherpenhuizen et al. 2020)","noteIndex":0},"citationItems":[{"id":4998,"uris":["http://zotero.org/users/6749014/items/MVY95LWS"],"itemData":{"id":4998,"type":"article-journal","abstract":"The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(Scherpenhuizen et al. 2020)</w:t>
      </w:r>
      <w:r w:rsidR="00D61251"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showed a gradual decrease in FGMs with exposure to environmental conditions, a field study of in-situ FGMs in mountain-dwelling ungulates found that values declined over time and with exposure</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{"citationID":"8Vn8ZRra","properties":{"formattedCitation":"(Donini et al. 2022)","plainCitation":"(Donini et al. 2022)","noteIndex":0},"citationItems":[{"id":5005,"uris":["http://zotero.org/users/6749014/items/J6RWFVLN"],"itemData":{"id":5005,"type":"article-journal","abstract":"Fecal cortisol metabolites (FCMs) are widely used to track stress responses in wildlife and captive species. Rules of thumb suggest that samples should be collected as soon as possible after defecation, to avoid decay of FCMs. To date, however, only a few studies investigated the stability of defecated FCMs over time, and most of them were conducted in controlled laboratory conditions. Here, we investigated the stability of FCMs over seven consecutive days, in two mountain-dwelling ungulates, under natural environmental conditions using a semi-experimental approach. Fecal samples from Northern chamois Rupicapra rupicapra (n = 24) and red deer Cervus elaphus (n = 22) were collected in summer of 2020 within the Stelvio National Park, Italy, and placed in an open area above 2000 m a.s.l. For the next 7 days, we collected a portion of each sample, and all sub-samples were analyzed with an 11-oxoetiocholanolone enzyme immunoassay. Exposure, temperature, and precipitation were fitted as covariates in non-linear generalized mixed models to assess FCM variation over time, and competing models were selected using AICc. For chamois, the best model included only time as a predictor, while for red deer, it included time, precipitation, and exposure. For both species, FCM values decreased rapidly from the first days after deposition until the fourth day. For red deer, in northern-exposed samples, FCM values decreased slower than in south-exposed ones; furthermore, FCM values increased with increasing precipitation. Our results offer a solid methodological basis to wildlife researchers and practitioners interested in the investigation of the ecological factors affecting stress variation in wildlife and support the recommendation to collect samples as fresh as possible, to avoid misleading inference. Further studies are necessary to evaluate the stability of FCMs when other enzyme immunoassays are used.","container-title":"The Science of Nature","DOI":"10.1007/s00114-022-01792-y","ISSN":"0028-1042, 1432-1904","issue":"2","journalAbbreviation":"Sci Nat","language":"en","page":"20","source":"DOI.org (Crossref)","title":"Temporal stability of fecal cortisol metabolites in mountain-dwelling ungulates","volume":"109","author":[{"family":"Donini","given":"Valerio"},{"family":"Iacona","given":"Elisa"},{"family":"Pedrotti","given":"Luca"},{"family":"Macho-Maschler","given":"Sabine"},{"family":"Palme","given":"Rupert"},{"family":"Corlatti","given":"Luca"}],"issued":{"date-parts":[["2022",4]]}}}],"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(Donini et al. 2022)</w:t>
      </w:r>
      <w:r w:rsidR="0093780E" w:rsidRPr="00366A3B">
        <w:rPr>
          <w:rFonts w:ascii="Times New Roman" w:hAnsi="Times New Roman"/>
          <w:color w:val="000000" w:themeColor="text1"/>
          <w:sz w:val="24"/>
          <w:szCs w:val="24"/>
        </w:rPr>
        <w:fldChar w:fldCharType="end"/>
      </w:r>
      <w:r w:rsidR="0093780E"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As such, we take the higher FGMs observed in free-ranging </w:t>
      </w:r>
      <w:proofErr w:type="spellStart"/>
      <w:r w:rsidR="00824BD1" w:rsidRPr="00366A3B">
        <w:rPr>
          <w:rFonts w:ascii="Times New Roman" w:hAnsi="Times New Roman"/>
          <w:color w:val="000000" w:themeColor="text1"/>
          <w:sz w:val="24"/>
          <w:szCs w:val="24"/>
        </w:rPr>
        <w:t>Klinse</w:t>
      </w:r>
      <w:proofErr w:type="spellEnd"/>
      <w:r w:rsidR="00824BD1" w:rsidRPr="00366A3B">
        <w:rPr>
          <w:rFonts w:ascii="Times New Roman" w:hAnsi="Times New Roman"/>
          <w:color w:val="000000" w:themeColor="text1"/>
          <w:sz w:val="24"/>
          <w:szCs w:val="24"/>
        </w:rPr>
        <w:t>-Za caribou pellets to represent a meaningful physiological difference between the two groups, rather than a sampling artefact</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{"citationID":"BbyaUGQH","properties":{"formattedCitation":"(Parnell et al. 2015; Scherpenhuizen et al. 2020)","plainCitation":"(Parnell et al. 2015; Scherpenhuizen et al. 2020)","noteIndex":0},"citationItems":[{"id":5001,"uris":["http://zotero.org/users/6749014/items/FKHMR7CD"],"itemData":{"id":5001,"type":"article-journal","abstract":"Evaluation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 Scherpenhuizen et al. 2020)</w:t>
      </w:r>
      <w:r w:rsidR="0093780E"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xml:space="preserve">. </w:t>
      </w:r>
    </w:p>
    <w:p w14:paraId="605DDF70" w14:textId="5DD12112"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w:t>
      </w:r>
      <w:r w:rsidR="008C7E48" w:rsidRPr="00366A3B">
        <w:rPr>
          <w:rFonts w:ascii="Times New Roman" w:hAnsi="Times New Roman"/>
          <w:color w:val="000000" w:themeColor="text1"/>
          <w:sz w:val="24"/>
          <w:szCs w:val="24"/>
        </w:rPr>
        <w:t xml:space="preserve">also </w:t>
      </w:r>
      <w:r w:rsidRPr="00366A3B">
        <w:rPr>
          <w:rFonts w:ascii="Times New Roman" w:hAnsi="Times New Roman"/>
          <w:color w:val="000000" w:themeColor="text1"/>
          <w:sz w:val="24"/>
          <w:szCs w:val="24"/>
        </w:rPr>
        <w:t>tested for the effects of repeat penning on 1) trace mineral levels that could be altered due to confinement and feeding, 2) haptoglobin, an index of ongoing immune response and inflammation, and 3) hair cortisol</w:t>
      </w:r>
      <w:r w:rsidR="008C7E48" w:rsidRPr="00366A3B">
        <w:rPr>
          <w:rFonts w:ascii="Times New Roman" w:hAnsi="Times New Roman"/>
          <w:color w:val="000000" w:themeColor="text1"/>
          <w:sz w:val="24"/>
          <w:szCs w:val="24"/>
        </w:rPr>
        <w:t>, a longer-term measure of stress than fecal cortisol</w:t>
      </w:r>
      <w:r w:rsidR="004F2A73"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{"citationID":"GDaPxuOH","properties":{"formattedCitation":"(Ewacha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93780E"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Repeat penning marginally increas</w:t>
      </w:r>
      <w:r w:rsidR="008C7E48" w:rsidRPr="00366A3B">
        <w:rPr>
          <w:rFonts w:ascii="Times New Roman" w:hAnsi="Times New Roman"/>
          <w:color w:val="000000" w:themeColor="text1"/>
          <w:sz w:val="24"/>
          <w:szCs w:val="24"/>
        </w:rPr>
        <w:t xml:space="preserve">ed </w:t>
      </w:r>
      <w:r w:rsidRPr="00366A3B">
        <w:rPr>
          <w:rFonts w:ascii="Times New Roman" w:hAnsi="Times New Roman"/>
          <w:color w:val="000000" w:themeColor="text1"/>
          <w:sz w:val="24"/>
          <w:szCs w:val="24"/>
        </w:rPr>
        <w:t>selenium levels, a mineral supplementally given at capture, while other trace minerals were unaffected. There was weak evidence that repeated penning reduc</w:t>
      </w:r>
      <w:r w:rsidR="00A127CB"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haptoglobin levels, signalling reduced infection and inflammation, perhaps due to more balanced nutrition in the pen, less stress from predation, </w:t>
      </w:r>
      <w:r w:rsidR="00BD59D8" w:rsidRPr="00366A3B">
        <w:rPr>
          <w:rFonts w:ascii="Times New Roman" w:hAnsi="Times New Roman"/>
          <w:color w:val="000000" w:themeColor="text1"/>
          <w:sz w:val="24"/>
          <w:szCs w:val="24"/>
        </w:rPr>
        <w:t xml:space="preserve">or </w:t>
      </w:r>
      <w:r w:rsidR="00FE5AB4" w:rsidRPr="00366A3B">
        <w:rPr>
          <w:rFonts w:ascii="Times New Roman" w:hAnsi="Times New Roman"/>
          <w:color w:val="000000" w:themeColor="text1"/>
          <w:sz w:val="24"/>
          <w:szCs w:val="24"/>
        </w:rPr>
        <w:t>consistent access to food</w:t>
      </w:r>
      <w:del w:id="1106" w:author="Clayton Lamb" w:date="2023-07-13T15:26:00Z">
        <w:r w:rsidR="00FE5AB4" w:rsidRPr="00366A3B" w:rsidDel="009715AF">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Hair cortisol levels </w:t>
      </w:r>
      <w:r w:rsidR="00F92F84" w:rsidRPr="00366A3B">
        <w:rPr>
          <w:rFonts w:ascii="Times New Roman" w:hAnsi="Times New Roman"/>
          <w:color w:val="000000" w:themeColor="text1"/>
          <w:sz w:val="24"/>
          <w:szCs w:val="24"/>
        </w:rPr>
        <w:t>did not</w:t>
      </w:r>
      <w:r w:rsidRPr="00366A3B">
        <w:rPr>
          <w:rFonts w:ascii="Times New Roman" w:hAnsi="Times New Roman"/>
          <w:color w:val="000000" w:themeColor="text1"/>
          <w:sz w:val="24"/>
          <w:szCs w:val="24"/>
        </w:rPr>
        <w:t xml:space="preserve"> increas</w:t>
      </w:r>
      <w:r w:rsidR="00F92F84"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with successive pen visits</w:t>
      </w:r>
      <w:r w:rsidR="004F2A73"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suggesting that repeat</w:t>
      </w:r>
      <w:del w:id="1107" w:author="Clayton Lamb" w:date="2023-07-13T15:26:00Z">
        <w:r w:rsidRPr="00366A3B" w:rsidDel="009715AF">
          <w:rPr>
            <w:rFonts w:ascii="Times New Roman" w:hAnsi="Times New Roman"/>
            <w:color w:val="000000" w:themeColor="text1"/>
            <w:sz w:val="24"/>
            <w:szCs w:val="24"/>
          </w:rPr>
          <w:delText>ed</w:delText>
        </w:r>
      </w:del>
      <w:r w:rsidRPr="00366A3B">
        <w:rPr>
          <w:rFonts w:ascii="Times New Roman" w:hAnsi="Times New Roman"/>
          <w:color w:val="000000" w:themeColor="text1"/>
          <w:sz w:val="24"/>
          <w:szCs w:val="24"/>
        </w:rPr>
        <w:t xml:space="preserve"> captures and stays in the pen were not chronically stressing the animals, beyond the stress experienced at capture and shortly thereafter. Maternal penning has proved to be an effective part of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-Za’s comprehensive recovery program</w:t>
      </w:r>
      <w:r w:rsidR="00A127CB" w:rsidRPr="00366A3B">
        <w:rPr>
          <w:rFonts w:ascii="Times New Roman" w:hAnsi="Times New Roman"/>
          <w:color w:val="000000" w:themeColor="text1"/>
          <w:sz w:val="24"/>
          <w:szCs w:val="24"/>
        </w:rPr>
        <w:t xml:space="preserve">, which also </w:t>
      </w:r>
      <w:r w:rsidRPr="00366A3B">
        <w:rPr>
          <w:rFonts w:ascii="Times New Roman" w:hAnsi="Times New Roman"/>
          <w:color w:val="000000" w:themeColor="text1"/>
          <w:sz w:val="24"/>
          <w:szCs w:val="24"/>
        </w:rPr>
        <w:t xml:space="preserve">includes the reduction of wolf density and habitat restoration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{"citationID":"0FQHrgMF","properties":{"formattedCitation":"(Lamb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pen has allowed calf survival to increase by nearly 50% and facilitated modest increases to adult female survival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{"citationID":"8rZQmsYV","properties":{"formattedCitation":"(McNay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the influence of repeat captures on caribou well</w:t>
      </w:r>
      <w:ins w:id="1108" w:author="Clayton Lamb" w:date="2023-07-18T14:26:00Z">
        <w:r w:rsidR="0004057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being has </w:t>
      </w:r>
      <w:r w:rsidR="007D2AC1" w:rsidRPr="00366A3B">
        <w:rPr>
          <w:rFonts w:ascii="Times New Roman" w:hAnsi="Times New Roman"/>
          <w:color w:val="000000" w:themeColor="text1"/>
          <w:sz w:val="24"/>
          <w:szCs w:val="24"/>
        </w:rPr>
        <w:t xml:space="preserve">historically </w:t>
      </w:r>
      <w:r w:rsidRPr="00366A3B">
        <w:rPr>
          <w:rFonts w:ascii="Times New Roman" w:hAnsi="Times New Roman"/>
          <w:color w:val="000000" w:themeColor="text1"/>
          <w:sz w:val="24"/>
          <w:szCs w:val="24"/>
        </w:rPr>
        <w:t xml:space="preserve">been </w:t>
      </w:r>
      <w:r w:rsidR="007D2AC1" w:rsidRPr="00366A3B">
        <w:rPr>
          <w:rFonts w:ascii="Times New Roman" w:hAnsi="Times New Roman"/>
          <w:color w:val="000000" w:themeColor="text1"/>
          <w:sz w:val="24"/>
          <w:szCs w:val="24"/>
        </w:rPr>
        <w:t>of</w:t>
      </w:r>
      <w:r w:rsidRPr="00366A3B">
        <w:rPr>
          <w:rFonts w:ascii="Times New Roman" w:hAnsi="Times New Roman"/>
          <w:color w:val="000000" w:themeColor="text1"/>
          <w:sz w:val="24"/>
          <w:szCs w:val="24"/>
        </w:rPr>
        <w:t xml:space="preserve"> concern. Here we show that, based </w:t>
      </w:r>
      <w:r w:rsidR="008D0C8E" w:rsidRPr="00366A3B">
        <w:rPr>
          <w:rFonts w:ascii="Times New Roman" w:hAnsi="Times New Roman"/>
          <w:color w:val="000000" w:themeColor="text1"/>
          <w:sz w:val="24"/>
          <w:szCs w:val="24"/>
        </w:rPr>
        <w:t xml:space="preserve">on </w:t>
      </w:r>
      <w:r w:rsidRPr="00366A3B">
        <w:rPr>
          <w:rFonts w:ascii="Times New Roman" w:hAnsi="Times New Roman"/>
          <w:color w:val="000000" w:themeColor="text1"/>
          <w:sz w:val="24"/>
          <w:szCs w:val="24"/>
        </w:rPr>
        <w:t xml:space="preserve">the </w:t>
      </w:r>
      <w:r w:rsidR="00B079E7"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data, </w:t>
      </w:r>
      <w:r w:rsidR="00A127CB" w:rsidRPr="00366A3B">
        <w:rPr>
          <w:rFonts w:ascii="Times New Roman" w:hAnsi="Times New Roman"/>
          <w:color w:val="000000" w:themeColor="text1"/>
          <w:sz w:val="24"/>
          <w:szCs w:val="24"/>
        </w:rPr>
        <w:t xml:space="preserve">females </w:t>
      </w:r>
      <w:r w:rsidR="008D0C8E" w:rsidRPr="00366A3B">
        <w:rPr>
          <w:rFonts w:ascii="Times New Roman" w:hAnsi="Times New Roman"/>
          <w:color w:val="000000" w:themeColor="text1"/>
          <w:sz w:val="24"/>
          <w:szCs w:val="24"/>
        </w:rPr>
        <w:t xml:space="preserve">who were </w:t>
      </w:r>
      <w:r w:rsidR="00A127CB" w:rsidRPr="00366A3B">
        <w:rPr>
          <w:rFonts w:ascii="Times New Roman" w:hAnsi="Times New Roman"/>
          <w:color w:val="000000" w:themeColor="text1"/>
          <w:sz w:val="24"/>
          <w:szCs w:val="24"/>
        </w:rPr>
        <w:t>r</w:t>
      </w:r>
      <w:r w:rsidRPr="00366A3B">
        <w:rPr>
          <w:rFonts w:ascii="Times New Roman" w:hAnsi="Times New Roman"/>
          <w:color w:val="000000" w:themeColor="text1"/>
          <w:sz w:val="24"/>
          <w:szCs w:val="24"/>
        </w:rPr>
        <w:t>epeated</w:t>
      </w:r>
      <w:r w:rsidR="008D0C8E" w:rsidRPr="00366A3B">
        <w:rPr>
          <w:rFonts w:ascii="Times New Roman" w:hAnsi="Times New Roman"/>
          <w:color w:val="000000" w:themeColor="text1"/>
          <w:sz w:val="24"/>
          <w:szCs w:val="24"/>
        </w:rPr>
        <w:t>ly</w:t>
      </w:r>
      <w:r w:rsidRPr="00366A3B">
        <w:rPr>
          <w:rFonts w:ascii="Times New Roman" w:hAnsi="Times New Roman"/>
          <w:color w:val="000000" w:themeColor="text1"/>
          <w:sz w:val="24"/>
          <w:szCs w:val="24"/>
        </w:rPr>
        <w:t xml:space="preserve"> capture</w:t>
      </w:r>
      <w:r w:rsidR="00A127CB"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and stay</w:t>
      </w:r>
      <w:r w:rsidR="007D2AC1"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in the maternal </w:t>
      </w:r>
      <w:r w:rsidR="008D0C8E" w:rsidRPr="00366A3B">
        <w:rPr>
          <w:rFonts w:ascii="Times New Roman" w:hAnsi="Times New Roman"/>
          <w:color w:val="000000" w:themeColor="text1"/>
          <w:sz w:val="24"/>
          <w:szCs w:val="24"/>
        </w:rPr>
        <w:t xml:space="preserve">pen </w:t>
      </w:r>
      <w:r w:rsidRPr="00366A3B">
        <w:rPr>
          <w:rFonts w:ascii="Times New Roman" w:hAnsi="Times New Roman"/>
          <w:color w:val="000000" w:themeColor="text1"/>
          <w:sz w:val="24"/>
          <w:szCs w:val="24"/>
        </w:rPr>
        <w:t>did not accru</w:t>
      </w:r>
      <w:r w:rsidR="00A127C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negative health </w:t>
      </w:r>
      <w:r w:rsidR="00A127CB" w:rsidRPr="00366A3B">
        <w:rPr>
          <w:rFonts w:ascii="Times New Roman" w:hAnsi="Times New Roman"/>
          <w:color w:val="000000" w:themeColor="text1"/>
          <w:sz w:val="24"/>
          <w:szCs w:val="24"/>
        </w:rPr>
        <w:t>outcomes.</w:t>
      </w:r>
    </w:p>
    <w:p w14:paraId="4B167C43" w14:textId="4CE285C2" w:rsidR="00024FE2" w:rsidRPr="00366A3B" w:rsidRDefault="00631960" w:rsidP="00C12E97">
      <w:pPr>
        <w:pStyle w:val="BodyText"/>
        <w:spacing w:line="480" w:lineRule="auto"/>
        <w:ind w:firstLine="360"/>
        <w:jc w:val="left"/>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lastRenderedPageBreak/>
        <w:t>Klinse</w:t>
      </w:r>
      <w:proofErr w:type="spellEnd"/>
      <w:r w:rsidRPr="00366A3B">
        <w:rPr>
          <w:rFonts w:ascii="Times New Roman" w:hAnsi="Times New Roman"/>
          <w:color w:val="000000" w:themeColor="text1"/>
          <w:sz w:val="24"/>
          <w:szCs w:val="24"/>
        </w:rPr>
        <w:t>-Za caribou health metric</w:t>
      </w:r>
      <w:r w:rsidR="00847EB0" w:rsidRPr="00366A3B">
        <w:rPr>
          <w:rFonts w:ascii="Times New Roman" w:hAnsi="Times New Roman"/>
          <w:color w:val="000000" w:themeColor="text1"/>
          <w:sz w:val="24"/>
          <w:szCs w:val="24"/>
        </w:rPr>
        <w:t xml:space="preserve"> resu</w:t>
      </w:r>
      <w:r w:rsidR="00C84D6B" w:rsidRPr="00366A3B">
        <w:rPr>
          <w:rFonts w:ascii="Times New Roman" w:hAnsi="Times New Roman"/>
          <w:color w:val="000000" w:themeColor="text1"/>
          <w:sz w:val="24"/>
          <w:szCs w:val="24"/>
        </w:rPr>
        <w:t>l</w:t>
      </w:r>
      <w:r w:rsidR="00847EB0" w:rsidRPr="00366A3B">
        <w:rPr>
          <w:rFonts w:ascii="Times New Roman" w:hAnsi="Times New Roman"/>
          <w:color w:val="000000" w:themeColor="text1"/>
          <w:sz w:val="24"/>
          <w:szCs w:val="24"/>
        </w:rPr>
        <w:t>ts</w:t>
      </w:r>
      <w:r w:rsidRPr="00366A3B">
        <w:rPr>
          <w:rFonts w:ascii="Times New Roman" w:hAnsi="Times New Roman"/>
          <w:color w:val="000000" w:themeColor="text1"/>
          <w:sz w:val="24"/>
          <w:szCs w:val="24"/>
        </w:rPr>
        <w:t xml:space="preserve"> generally fell </w:t>
      </w:r>
      <w:r w:rsidR="008D0C8E" w:rsidRPr="00366A3B">
        <w:rPr>
          <w:rFonts w:ascii="Times New Roman" w:hAnsi="Times New Roman"/>
          <w:color w:val="000000" w:themeColor="text1"/>
          <w:sz w:val="24"/>
          <w:szCs w:val="24"/>
        </w:rPr>
        <w:t>with</w:t>
      </w:r>
      <w:r w:rsidRPr="00366A3B">
        <w:rPr>
          <w:rFonts w:ascii="Times New Roman" w:hAnsi="Times New Roman"/>
          <w:color w:val="000000" w:themeColor="text1"/>
          <w:sz w:val="24"/>
          <w:szCs w:val="24"/>
        </w:rPr>
        <w:t xml:space="preserve">in the ranges </w:t>
      </w:r>
      <w:r w:rsidR="008D0C8E" w:rsidRPr="00366A3B">
        <w:rPr>
          <w:rFonts w:ascii="Times New Roman" w:hAnsi="Times New Roman"/>
          <w:color w:val="000000" w:themeColor="text1"/>
          <w:sz w:val="24"/>
          <w:szCs w:val="24"/>
        </w:rPr>
        <w:t xml:space="preserve">recorded in </w:t>
      </w:r>
      <w:r w:rsidRPr="00366A3B">
        <w:rPr>
          <w:rFonts w:ascii="Times New Roman" w:hAnsi="Times New Roman"/>
          <w:color w:val="000000" w:themeColor="text1"/>
          <w:sz w:val="24"/>
          <w:szCs w:val="24"/>
        </w:rPr>
        <w:t>other subpopulations and reference values, with a few exceptions.</w:t>
      </w:r>
      <w:r w:rsidR="00BA480F" w:rsidRPr="00366A3B">
        <w:rPr>
          <w:rFonts w:ascii="Times New Roman" w:hAnsi="Times New Roman"/>
          <w:color w:val="000000" w:themeColor="text1"/>
          <w:sz w:val="24"/>
          <w:szCs w:val="24"/>
        </w:rPr>
        <w:t xml:space="preserve"> Trace minerals levels were similar among mountain caribou subpopulations, but </w:t>
      </w:r>
      <w:proofErr w:type="spellStart"/>
      <w:r w:rsidR="00BA480F" w:rsidRPr="00366A3B">
        <w:rPr>
          <w:rFonts w:ascii="Times New Roman" w:hAnsi="Times New Roman"/>
          <w:color w:val="000000" w:themeColor="text1"/>
          <w:sz w:val="24"/>
          <w:szCs w:val="24"/>
        </w:rPr>
        <w:t>Klinse</w:t>
      </w:r>
      <w:proofErr w:type="spellEnd"/>
      <w:r w:rsidR="00BA480F" w:rsidRPr="00366A3B">
        <w:rPr>
          <w:rFonts w:ascii="Times New Roman" w:hAnsi="Times New Roman"/>
          <w:color w:val="000000" w:themeColor="text1"/>
          <w:sz w:val="24"/>
          <w:szCs w:val="24"/>
        </w:rPr>
        <w:t>-Za was lower in</w:t>
      </w:r>
      <w:r w:rsidR="00FE5AB4" w:rsidRPr="00366A3B">
        <w:rPr>
          <w:rFonts w:ascii="Times New Roman" w:hAnsi="Times New Roman"/>
          <w:color w:val="000000" w:themeColor="text1"/>
          <w:sz w:val="24"/>
          <w:szCs w:val="24"/>
        </w:rPr>
        <w:t xml:space="preserve"> z</w:t>
      </w:r>
      <w:r w:rsidR="00BA480F" w:rsidRPr="00366A3B">
        <w:rPr>
          <w:rFonts w:ascii="Times New Roman" w:hAnsi="Times New Roman"/>
          <w:color w:val="000000" w:themeColor="text1"/>
          <w:sz w:val="24"/>
          <w:szCs w:val="24"/>
        </w:rPr>
        <w:t xml:space="preserve">inc,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anganese, </w:t>
      </w:r>
      <w:r w:rsidR="00FE5AB4" w:rsidRPr="00366A3B">
        <w:rPr>
          <w:rFonts w:ascii="Times New Roman" w:hAnsi="Times New Roman"/>
          <w:color w:val="000000" w:themeColor="text1"/>
          <w:sz w:val="24"/>
          <w:szCs w:val="24"/>
        </w:rPr>
        <w:t>i</w:t>
      </w:r>
      <w:r w:rsidR="00BA480F" w:rsidRPr="00366A3B">
        <w:rPr>
          <w:rFonts w:ascii="Times New Roman" w:hAnsi="Times New Roman"/>
          <w:color w:val="000000" w:themeColor="text1"/>
          <w:sz w:val="24"/>
          <w:szCs w:val="24"/>
        </w:rPr>
        <w:t>ron</w:t>
      </w:r>
      <w:r w:rsidR="009C6664" w:rsidRPr="00366A3B">
        <w:rPr>
          <w:rFonts w:ascii="Times New Roman" w:hAnsi="Times New Roman"/>
          <w:color w:val="000000" w:themeColor="text1"/>
          <w:sz w:val="24"/>
          <w:szCs w:val="24"/>
        </w:rPr>
        <w:t>, and copper</w:t>
      </w:r>
      <w:r w:rsidR="008D0C8E" w:rsidRPr="00366A3B">
        <w:rPr>
          <w:rFonts w:ascii="Times New Roman" w:hAnsi="Times New Roman"/>
          <w:color w:val="000000" w:themeColor="text1"/>
          <w:sz w:val="24"/>
          <w:szCs w:val="24"/>
        </w:rPr>
        <w:t xml:space="preserve"> than most </w:t>
      </w:r>
      <w:r w:rsidR="008A2E68" w:rsidRPr="00366A3B">
        <w:rPr>
          <w:rFonts w:ascii="Times New Roman" w:hAnsi="Times New Roman"/>
          <w:color w:val="000000" w:themeColor="text1"/>
          <w:sz w:val="24"/>
          <w:szCs w:val="24"/>
        </w:rPr>
        <w:t>subpopulation</w:t>
      </w:r>
      <w:r w:rsidR="008D0C8E" w:rsidRPr="00366A3B">
        <w:rPr>
          <w:rFonts w:ascii="Times New Roman" w:hAnsi="Times New Roman"/>
          <w:color w:val="000000" w:themeColor="text1"/>
          <w:sz w:val="24"/>
          <w:szCs w:val="24"/>
        </w:rPr>
        <w:t xml:space="preserve">s </w:t>
      </w:r>
      <w:r w:rsidR="00B079E7" w:rsidRPr="00366A3B">
        <w:rPr>
          <w:rFonts w:ascii="Times New Roman" w:hAnsi="Times New Roman"/>
          <w:color w:val="000000" w:themeColor="text1"/>
          <w:sz w:val="24"/>
          <w:szCs w:val="24"/>
        </w:rPr>
        <w:t>i</w:t>
      </w:r>
      <w:r w:rsidR="008D0C8E" w:rsidRPr="00366A3B">
        <w:rPr>
          <w:rFonts w:ascii="Times New Roman" w:hAnsi="Times New Roman"/>
          <w:color w:val="000000" w:themeColor="text1"/>
          <w:sz w:val="24"/>
          <w:szCs w:val="24"/>
        </w:rPr>
        <w:t xml:space="preserve">n the </w:t>
      </w:r>
      <w:proofErr w:type="spellStart"/>
      <w:r w:rsidR="008D0C8E" w:rsidRPr="00366A3B">
        <w:rPr>
          <w:rFonts w:ascii="Times New Roman" w:hAnsi="Times New Roman"/>
          <w:color w:val="000000" w:themeColor="text1"/>
          <w:sz w:val="24"/>
          <w:szCs w:val="24"/>
        </w:rPr>
        <w:t>Omineca</w:t>
      </w:r>
      <w:proofErr w:type="spellEnd"/>
      <w:r w:rsidR="008D0C8E" w:rsidRPr="00366A3B">
        <w:rPr>
          <w:rFonts w:ascii="Times New Roman" w:hAnsi="Times New Roman"/>
          <w:color w:val="000000" w:themeColor="text1"/>
          <w:sz w:val="24"/>
          <w:szCs w:val="24"/>
        </w:rPr>
        <w:t xml:space="preserve"> mountains</w:t>
      </w:r>
      <w:r w:rsidR="00BA480F" w:rsidRPr="00366A3B">
        <w:rPr>
          <w:rFonts w:ascii="Times New Roman" w:hAnsi="Times New Roman"/>
          <w:color w:val="000000" w:themeColor="text1"/>
          <w:sz w:val="24"/>
          <w:szCs w:val="24"/>
        </w:rPr>
        <w:t xml:space="preserve">. </w:t>
      </w:r>
      <w:r w:rsidR="00533E6E" w:rsidRPr="00366A3B">
        <w:rPr>
          <w:rFonts w:ascii="Times New Roman" w:hAnsi="Times New Roman"/>
          <w:color w:val="000000" w:themeColor="text1"/>
          <w:sz w:val="24"/>
          <w:szCs w:val="24"/>
        </w:rPr>
        <w:t xml:space="preserve">We do not yet know the exact cause of this difference but note that the Nonda </w:t>
      </w:r>
      <w:r w:rsidR="008A2E68" w:rsidRPr="00366A3B">
        <w:rPr>
          <w:rFonts w:ascii="Times New Roman" w:hAnsi="Times New Roman"/>
          <w:color w:val="000000" w:themeColor="text1"/>
          <w:sz w:val="24"/>
          <w:szCs w:val="24"/>
        </w:rPr>
        <w:t>subpopulation</w:t>
      </w:r>
      <w:r w:rsidR="00533E6E" w:rsidRPr="00366A3B">
        <w:rPr>
          <w:rFonts w:ascii="Times New Roman" w:hAnsi="Times New Roman"/>
          <w:color w:val="000000" w:themeColor="text1"/>
          <w:sz w:val="24"/>
          <w:szCs w:val="24"/>
        </w:rPr>
        <w:t xml:space="preserve"> also had similarly low values to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suggesting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was not a complete exception. </w:t>
      </w:r>
      <w:r w:rsidR="009C6664" w:rsidRPr="00366A3B">
        <w:rPr>
          <w:rFonts w:ascii="Times New Roman" w:hAnsi="Times New Roman"/>
          <w:color w:val="000000" w:themeColor="text1"/>
          <w:sz w:val="24"/>
          <w:szCs w:val="24"/>
        </w:rPr>
        <w:t>The</w:t>
      </w:r>
      <w:r w:rsidR="00BA480F" w:rsidRPr="00366A3B">
        <w:rPr>
          <w:rFonts w:ascii="Times New Roman" w:hAnsi="Times New Roman"/>
          <w:color w:val="000000" w:themeColor="text1"/>
          <w:sz w:val="24"/>
          <w:szCs w:val="24"/>
        </w:rPr>
        <w:t xml:space="preserve"> mountain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 xml:space="preserve">s </w:t>
      </w:r>
      <w:r w:rsidR="009C6664" w:rsidRPr="00366A3B">
        <w:rPr>
          <w:rFonts w:ascii="Times New Roman" w:hAnsi="Times New Roman"/>
          <w:color w:val="000000" w:themeColor="text1"/>
          <w:sz w:val="24"/>
          <w:szCs w:val="24"/>
        </w:rPr>
        <w:t xml:space="preserve">generally </w:t>
      </w:r>
      <w:r w:rsidR="00BA480F" w:rsidRPr="00366A3B">
        <w:rPr>
          <w:rFonts w:ascii="Times New Roman" w:hAnsi="Times New Roman"/>
          <w:color w:val="000000" w:themeColor="text1"/>
          <w:sz w:val="24"/>
          <w:szCs w:val="24"/>
        </w:rPr>
        <w:t xml:space="preserve">had </w:t>
      </w:r>
      <w:r w:rsidR="009C6664" w:rsidRPr="00366A3B">
        <w:rPr>
          <w:rFonts w:ascii="Times New Roman" w:hAnsi="Times New Roman"/>
          <w:color w:val="000000" w:themeColor="text1"/>
          <w:sz w:val="24"/>
          <w:szCs w:val="24"/>
        </w:rPr>
        <w:t>higher</w:t>
      </w:r>
      <w:r w:rsidR="00BA480F" w:rsidRPr="00366A3B">
        <w:rPr>
          <w:rFonts w:ascii="Times New Roman" w:hAnsi="Times New Roman"/>
          <w:color w:val="000000" w:themeColor="text1"/>
          <w:sz w:val="24"/>
          <w:szCs w:val="24"/>
        </w:rPr>
        <w:t xml:space="preserve"> </w:t>
      </w:r>
      <w:r w:rsidR="008D0C8E" w:rsidRPr="00366A3B">
        <w:rPr>
          <w:rFonts w:ascii="Times New Roman" w:hAnsi="Times New Roman"/>
          <w:color w:val="000000" w:themeColor="text1"/>
          <w:sz w:val="24"/>
          <w:szCs w:val="24"/>
        </w:rPr>
        <w:t xml:space="preserve">levels of </w:t>
      </w:r>
      <w:r w:rsidR="009C6664" w:rsidRPr="00366A3B">
        <w:rPr>
          <w:rFonts w:ascii="Times New Roman" w:hAnsi="Times New Roman"/>
          <w:color w:val="000000" w:themeColor="text1"/>
          <w:sz w:val="24"/>
          <w:szCs w:val="24"/>
        </w:rPr>
        <w:t>selenium</w:t>
      </w:r>
      <w:r w:rsidR="00BA480F" w:rsidRPr="00366A3B">
        <w:rPr>
          <w:rFonts w:ascii="Times New Roman" w:hAnsi="Times New Roman"/>
          <w:color w:val="000000" w:themeColor="text1"/>
          <w:sz w:val="24"/>
          <w:szCs w:val="24"/>
        </w:rPr>
        <w:t xml:space="preserve"> and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olybdenum than boreal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s,</w:t>
      </w:r>
      <w:r w:rsidR="00533E6E" w:rsidRPr="00366A3B">
        <w:rPr>
          <w:rFonts w:ascii="Times New Roman" w:hAnsi="Times New Roman"/>
          <w:color w:val="000000" w:themeColor="text1"/>
          <w:sz w:val="24"/>
          <w:szCs w:val="24"/>
        </w:rPr>
        <w:t xml:space="preserve"> perhaps due to</w:t>
      </w:r>
      <w:r w:rsidR="008D0C8E" w:rsidRPr="00366A3B">
        <w:rPr>
          <w:rFonts w:ascii="Times New Roman" w:hAnsi="Times New Roman"/>
          <w:color w:val="000000" w:themeColor="text1"/>
          <w:sz w:val="24"/>
          <w:szCs w:val="24"/>
        </w:rPr>
        <w:t xml:space="preserve"> differences in</w:t>
      </w:r>
      <w:r w:rsidR="00533E6E" w:rsidRPr="00366A3B">
        <w:rPr>
          <w:rFonts w:ascii="Times New Roman" w:hAnsi="Times New Roman"/>
          <w:color w:val="000000" w:themeColor="text1"/>
          <w:sz w:val="24"/>
          <w:szCs w:val="24"/>
        </w:rPr>
        <w:t xml:space="preserve"> the nutr</w:t>
      </w:r>
      <w:r w:rsidR="00024FE2" w:rsidRPr="00366A3B">
        <w:rPr>
          <w:rFonts w:ascii="Times New Roman" w:hAnsi="Times New Roman"/>
          <w:color w:val="000000" w:themeColor="text1"/>
          <w:sz w:val="24"/>
          <w:szCs w:val="24"/>
        </w:rPr>
        <w:t xml:space="preserve">ition </w:t>
      </w:r>
      <w:ins w:id="1109" w:author="Clayton Lamb" w:date="2023-07-18T14:26:00Z">
        <w:r w:rsidR="00040575" w:rsidRPr="00366A3B">
          <w:rPr>
            <w:rFonts w:ascii="Times New Roman" w:hAnsi="Times New Roman"/>
            <w:color w:val="000000" w:themeColor="text1"/>
            <w:sz w:val="24"/>
            <w:szCs w:val="24"/>
          </w:rPr>
          <w:t xml:space="preserve">and </w:t>
        </w:r>
      </w:ins>
      <w:ins w:id="1110" w:author="Clayton Lamb" w:date="2023-07-18T14:27:00Z">
        <w:r w:rsidR="00040575" w:rsidRPr="00366A3B">
          <w:rPr>
            <w:rFonts w:ascii="Times New Roman" w:hAnsi="Times New Roman"/>
            <w:color w:val="000000"/>
            <w:sz w:val="24"/>
            <w:szCs w:val="24"/>
            <w:rPrChange w:id="1111" w:author="Clayton Lamb" w:date="2023-07-19T07:26:00Z">
              <w:rPr>
                <w:rFonts w:ascii="Times New Roman" w:hAnsi="Times New Roman"/>
                <w:color w:val="000000"/>
                <w:szCs w:val="22"/>
              </w:rPr>
            </w:rPrChange>
          </w:rPr>
          <w:t>biogeochemistry</w:t>
        </w:r>
        <w:r w:rsidR="00040575" w:rsidRPr="00366A3B">
          <w:rPr>
            <w:rFonts w:ascii="Times New Roman" w:hAnsi="Times New Roman"/>
            <w:color w:val="000000" w:themeColor="text1"/>
            <w:sz w:val="24"/>
            <w:szCs w:val="24"/>
          </w:rPr>
          <w:t xml:space="preserve"> </w:t>
        </w:r>
      </w:ins>
      <w:del w:id="1112" w:author="Clayton Lamb" w:date="2023-07-18T14:27:00Z">
        <w:r w:rsidR="008D0C8E" w:rsidRPr="00366A3B" w:rsidDel="00040575">
          <w:rPr>
            <w:rFonts w:ascii="Times New Roman" w:hAnsi="Times New Roman"/>
            <w:color w:val="000000" w:themeColor="text1"/>
            <w:sz w:val="24"/>
            <w:szCs w:val="24"/>
          </w:rPr>
          <w:delText xml:space="preserve">available </w:delText>
        </w:r>
      </w:del>
      <w:r w:rsidR="008D0C8E" w:rsidRPr="00366A3B">
        <w:rPr>
          <w:rFonts w:ascii="Times New Roman" w:hAnsi="Times New Roman"/>
          <w:color w:val="000000" w:themeColor="text1"/>
          <w:sz w:val="24"/>
          <w:szCs w:val="24"/>
        </w:rPr>
        <w:t>in</w:t>
      </w:r>
      <w:r w:rsidR="00533E6E" w:rsidRPr="00366A3B">
        <w:rPr>
          <w:rFonts w:ascii="Times New Roman" w:hAnsi="Times New Roman"/>
          <w:color w:val="000000" w:themeColor="text1"/>
          <w:sz w:val="24"/>
          <w:szCs w:val="24"/>
        </w:rPr>
        <w:t xml:space="preserve"> mountain habitats in central BC </w:t>
      </w:r>
      <w:r w:rsidR="008D0C8E" w:rsidRPr="00366A3B">
        <w:rPr>
          <w:rFonts w:ascii="Times New Roman" w:hAnsi="Times New Roman"/>
          <w:color w:val="000000" w:themeColor="text1"/>
          <w:sz w:val="24"/>
          <w:szCs w:val="24"/>
        </w:rPr>
        <w:t xml:space="preserve">versus </w:t>
      </w:r>
      <w:r w:rsidR="00533E6E" w:rsidRPr="00366A3B">
        <w:rPr>
          <w:rFonts w:ascii="Times New Roman" w:hAnsi="Times New Roman"/>
          <w:color w:val="000000" w:themeColor="text1"/>
          <w:sz w:val="24"/>
          <w:szCs w:val="24"/>
        </w:rPr>
        <w:t>the boreal habitats of northeast BC</w:t>
      </w:r>
      <w:r w:rsidR="00024FE2"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{"citationID":"nohVJK3E","properties":{"formattedCitation":"(Denryter et al. 2022)","plainCitation":"(Denryter et al. 2022)","noteIndex":0},"citationItems":[{"id":1322,"uris":["http://zotero.org/users/6749014/items/2HPAMF2Y"],"itemData":{"id":1322,"type":"article-journal","abstract":"Populations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024FE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(Denryter et al. 2022)</w:t>
      </w:r>
      <w:r w:rsidR="00024FE2" w:rsidRPr="00366A3B">
        <w:rPr>
          <w:rFonts w:ascii="Times New Roman" w:hAnsi="Times New Roman"/>
          <w:color w:val="000000" w:themeColor="text1"/>
          <w:sz w:val="24"/>
          <w:szCs w:val="24"/>
        </w:rPr>
        <w:fldChar w:fldCharType="end"/>
      </w:r>
      <w:r w:rsidR="00533E6E"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t xml:space="preserve"> </w:t>
      </w:r>
    </w:p>
    <w:p w14:paraId="668EACDE" w14:textId="5FFD4048" w:rsidR="00C655B1" w:rsidRPr="00366A3B" w:rsidRDefault="00C80E8F" w:rsidP="005A4566">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Hair cortisol, by its nature, is an indicator of long-term stress, since it incorporates circulating hormones over the course of its growth cycle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{"citationID":"BkAkWXJK","properties":{"formattedCitation":"(Macbeth 2013)","plainCitation":"(Macbeth 2013)","noteIndex":0},"citationItems":[{"id":31,"uris":["http://zotero.org/users/6749014/items/HEBSTRJC"],"itemData":{"id":31,"type":"thesis","genre":"Doctoral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 in our case, the growth cycle </w:t>
      </w:r>
      <w:r w:rsidR="005A4566" w:rsidRPr="00366A3B">
        <w:rPr>
          <w:rFonts w:ascii="Times New Roman" w:hAnsi="Times New Roman"/>
          <w:color w:val="000000" w:themeColor="text1"/>
          <w:sz w:val="24"/>
          <w:szCs w:val="24"/>
        </w:rPr>
        <w:t xml:space="preserve">is </w:t>
      </w:r>
      <w:r w:rsidRPr="00366A3B">
        <w:rPr>
          <w:rFonts w:ascii="Times New Roman" w:hAnsi="Times New Roman"/>
          <w:color w:val="000000" w:themeColor="text1"/>
          <w:sz w:val="24"/>
          <w:szCs w:val="24"/>
        </w:rPr>
        <w:t>from shedding the previous spring or early summer to the end of growth in the fall.</w:t>
      </w:r>
      <w:r w:rsidR="00E511BD" w:rsidRPr="00366A3B">
        <w:rPr>
          <w:rFonts w:ascii="Times New Roman" w:hAnsi="Times New Roman"/>
          <w:color w:val="000000" w:themeColor="text1"/>
          <w:sz w:val="24"/>
          <w:szCs w:val="24"/>
        </w:rPr>
        <w:t xml:space="preserv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caribou </w:t>
      </w:r>
      <w:r w:rsidR="003E6333" w:rsidRPr="00366A3B">
        <w:rPr>
          <w:rFonts w:ascii="Times New Roman" w:hAnsi="Times New Roman"/>
          <w:color w:val="000000" w:themeColor="text1"/>
          <w:sz w:val="24"/>
          <w:szCs w:val="24"/>
        </w:rPr>
        <w:t>had higher levels of</w:t>
      </w:r>
      <w:r w:rsidR="00794795" w:rsidRPr="00366A3B">
        <w:rPr>
          <w:rFonts w:ascii="Times New Roman" w:hAnsi="Times New Roman"/>
          <w:color w:val="000000" w:themeColor="text1"/>
          <w:sz w:val="24"/>
          <w:szCs w:val="24"/>
        </w:rPr>
        <w:t xml:space="preserve"> hair cortisol</w:t>
      </w:r>
      <w:r w:rsidR="00B079E7" w:rsidRPr="00366A3B">
        <w:rPr>
          <w:rFonts w:ascii="Times New Roman" w:hAnsi="Times New Roman"/>
          <w:color w:val="000000" w:themeColor="text1"/>
          <w:sz w:val="24"/>
          <w:szCs w:val="24"/>
        </w:rPr>
        <w:t xml:space="preserve"> </w:t>
      </w:r>
      <w:r w:rsidR="00845974" w:rsidRPr="00366A3B">
        <w:rPr>
          <w:rFonts w:ascii="Times New Roman" w:hAnsi="Times New Roman"/>
          <w:color w:val="000000" w:themeColor="text1"/>
          <w:sz w:val="24"/>
          <w:szCs w:val="24"/>
        </w:rPr>
        <w:t>compared to</w:t>
      </w:r>
      <w:r w:rsidR="00794795" w:rsidRPr="00366A3B">
        <w:rPr>
          <w:rFonts w:ascii="Times New Roman" w:hAnsi="Times New Roman"/>
          <w:color w:val="000000" w:themeColor="text1"/>
          <w:sz w:val="24"/>
          <w:szCs w:val="24"/>
        </w:rPr>
        <w:t xml:space="preserve"> nearby subpopulations of mountain caribou</w:t>
      </w:r>
      <w:r w:rsidR="00CB52D8" w:rsidRPr="00366A3B">
        <w:rPr>
          <w:rFonts w:ascii="Times New Roman" w:hAnsi="Times New Roman"/>
          <w:color w:val="000000" w:themeColor="text1"/>
          <w:sz w:val="24"/>
          <w:szCs w:val="24"/>
        </w:rPr>
        <w:t xml:space="preserve">. These </w:t>
      </w:r>
      <w:r w:rsidRPr="00366A3B">
        <w:rPr>
          <w:rFonts w:ascii="Times New Roman" w:hAnsi="Times New Roman"/>
          <w:color w:val="000000" w:themeColor="text1"/>
          <w:sz w:val="24"/>
          <w:szCs w:val="24"/>
        </w:rPr>
        <w:t>subpopulations</w:t>
      </w:r>
      <w:r w:rsidR="005A4566" w:rsidRPr="00366A3B">
        <w:rPr>
          <w:rFonts w:ascii="Times New Roman" w:hAnsi="Times New Roman"/>
          <w:color w:val="000000" w:themeColor="text1"/>
          <w:sz w:val="24"/>
          <w:szCs w:val="24"/>
        </w:rPr>
        <w:t xml:space="preserve"> often</w:t>
      </w:r>
      <w:r w:rsidR="00794795" w:rsidRPr="00366A3B">
        <w:rPr>
          <w:rFonts w:ascii="Times New Roman" w:hAnsi="Times New Roman"/>
          <w:color w:val="000000" w:themeColor="text1"/>
          <w:sz w:val="24"/>
          <w:szCs w:val="24"/>
        </w:rPr>
        <w:t xml:space="preserve"> occupied less disturbed landscapes</w:t>
      </w:r>
      <w:r w:rsidR="00CB52D8" w:rsidRPr="00366A3B">
        <w:rPr>
          <w:rFonts w:ascii="Times New Roman" w:hAnsi="Times New Roman"/>
          <w:color w:val="000000" w:themeColor="text1"/>
          <w:sz w:val="24"/>
          <w:szCs w:val="24"/>
        </w:rPr>
        <w:t xml:space="preserve"> which may explain this pattern</w:t>
      </w:r>
      <w:r w:rsidR="005C5FB9"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given </w:t>
      </w:r>
      <w:r w:rsidRPr="00366A3B">
        <w:rPr>
          <w:rFonts w:ascii="Times New Roman" w:hAnsi="Times New Roman"/>
          <w:color w:val="000000" w:themeColor="text1"/>
          <w:sz w:val="24"/>
          <w:szCs w:val="24"/>
        </w:rPr>
        <w:t xml:space="preserve">that </w:t>
      </w:r>
      <w:r w:rsidR="00CB52D8" w:rsidRPr="00366A3B">
        <w:rPr>
          <w:rFonts w:ascii="Times New Roman" w:hAnsi="Times New Roman"/>
          <w:color w:val="000000" w:themeColor="text1"/>
          <w:sz w:val="24"/>
          <w:szCs w:val="24"/>
        </w:rPr>
        <w:t>disturbance</w:t>
      </w:r>
      <w:r w:rsidRPr="00366A3B">
        <w:rPr>
          <w:rFonts w:ascii="Times New Roman" w:hAnsi="Times New Roman"/>
          <w:color w:val="000000" w:themeColor="text1"/>
          <w:sz w:val="24"/>
          <w:szCs w:val="24"/>
        </w:rPr>
        <w:t xml:space="preserve"> level</w:t>
      </w:r>
      <w:r w:rsidR="00CB52D8" w:rsidRPr="00366A3B">
        <w:rPr>
          <w:rFonts w:ascii="Times New Roman" w:hAnsi="Times New Roman"/>
          <w:color w:val="000000" w:themeColor="text1"/>
          <w:sz w:val="24"/>
          <w:szCs w:val="24"/>
        </w:rPr>
        <w:t xml:space="preserve"> has been linked to </w:t>
      </w:r>
      <w:r w:rsidRPr="00366A3B">
        <w:rPr>
          <w:rFonts w:ascii="Times New Roman" w:hAnsi="Times New Roman"/>
          <w:color w:val="000000" w:themeColor="text1"/>
          <w:sz w:val="24"/>
          <w:szCs w:val="24"/>
        </w:rPr>
        <w:t>higher</w:t>
      </w:r>
      <w:r w:rsidR="00CB52D8" w:rsidRPr="00366A3B">
        <w:rPr>
          <w:rFonts w:ascii="Times New Roman" w:hAnsi="Times New Roman"/>
          <w:color w:val="000000" w:themeColor="text1"/>
          <w:sz w:val="24"/>
          <w:szCs w:val="24"/>
        </w:rPr>
        <w:t xml:space="preserve"> cortisol </w:t>
      </w:r>
      <w:r w:rsidRPr="00366A3B">
        <w:rPr>
          <w:rFonts w:ascii="Times New Roman" w:hAnsi="Times New Roman"/>
          <w:color w:val="000000" w:themeColor="text1"/>
          <w:sz w:val="24"/>
          <w:szCs w:val="24"/>
        </w:rPr>
        <w:t xml:space="preserve">concentrations </w:t>
      </w:r>
      <w:r w:rsidR="00CB52D8" w:rsidRPr="00366A3B">
        <w:rPr>
          <w:rFonts w:ascii="Times New Roman" w:hAnsi="Times New Roman"/>
          <w:color w:val="000000" w:themeColor="text1"/>
          <w:sz w:val="24"/>
          <w:szCs w:val="24"/>
        </w:rPr>
        <w:t xml:space="preserve">in other caribou </w:t>
      </w:r>
      <w:del w:id="1113" w:author="Clayton Lamb" w:date="2023-07-14T08:14:00Z">
        <w:r w:rsidR="00CB52D8" w:rsidRPr="00366A3B" w:rsidDel="001444E0">
          <w:rPr>
            <w:rFonts w:ascii="Times New Roman" w:hAnsi="Times New Roman"/>
            <w:color w:val="000000" w:themeColor="text1"/>
            <w:sz w:val="24"/>
            <w:szCs w:val="24"/>
          </w:rPr>
          <w:delText xml:space="preserve">herds </w:delText>
        </w:r>
      </w:del>
      <w:ins w:id="1114" w:author="Clayton Lamb" w:date="2023-07-14T08:14:00Z">
        <w:r w:rsidR="001444E0" w:rsidRPr="00366A3B">
          <w:rPr>
            <w:rFonts w:ascii="Times New Roman" w:hAnsi="Times New Roman"/>
            <w:color w:val="000000" w:themeColor="text1"/>
            <w:sz w:val="24"/>
            <w:szCs w:val="24"/>
          </w:rPr>
          <w:t xml:space="preserve">subpopulations </w:t>
        </w:r>
      </w:ins>
      <w:r w:rsidR="005A4566"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{"citationID":"zzIiINGx","properties":{"formattedCitation":"(Ewacha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5A456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5A4566" w:rsidRPr="00366A3B">
        <w:rPr>
          <w:rFonts w:ascii="Times New Roman" w:hAnsi="Times New Roman"/>
          <w:color w:val="000000" w:themeColor="text1"/>
          <w:sz w:val="24"/>
          <w:szCs w:val="24"/>
        </w:rPr>
        <w:fldChar w:fldCharType="end"/>
      </w:r>
      <w:r w:rsidR="008C7CEF"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w:t>
      </w:r>
      <w:r w:rsidR="00E511BD" w:rsidRPr="00366A3B">
        <w:rPr>
          <w:rFonts w:ascii="Times New Roman" w:hAnsi="Times New Roman"/>
          <w:color w:val="000000" w:themeColor="text1"/>
          <w:sz w:val="24"/>
          <w:szCs w:val="24"/>
        </w:rPr>
        <w:t xml:space="preserve">Despite the higher hair cortisol concentrations in the </w:t>
      </w:r>
      <w:proofErr w:type="spellStart"/>
      <w:r w:rsidR="00E511BD" w:rsidRPr="00366A3B">
        <w:rPr>
          <w:rFonts w:ascii="Times New Roman" w:hAnsi="Times New Roman"/>
          <w:color w:val="000000" w:themeColor="text1"/>
          <w:sz w:val="24"/>
          <w:szCs w:val="24"/>
        </w:rPr>
        <w:t>Klinse</w:t>
      </w:r>
      <w:proofErr w:type="spellEnd"/>
      <w:r w:rsidR="00E511BD" w:rsidRPr="00366A3B">
        <w:rPr>
          <w:rFonts w:ascii="Times New Roman" w:hAnsi="Times New Roman"/>
          <w:color w:val="000000" w:themeColor="text1"/>
          <w:sz w:val="24"/>
          <w:szCs w:val="24"/>
        </w:rPr>
        <w:t xml:space="preserve">-Za </w:t>
      </w:r>
      <w:ins w:id="1115" w:author="Clayton Lamb" w:date="2023-07-14T08:14:00Z">
        <w:r w:rsidR="001444E0" w:rsidRPr="00366A3B">
          <w:rPr>
            <w:rFonts w:ascii="Times New Roman" w:hAnsi="Times New Roman"/>
            <w:color w:val="000000" w:themeColor="text1"/>
            <w:sz w:val="24"/>
            <w:szCs w:val="24"/>
          </w:rPr>
          <w:t>subpopulation</w:t>
        </w:r>
      </w:ins>
      <w:del w:id="1116" w:author="Clayton Lamb" w:date="2023-07-14T08:14:00Z">
        <w:r w:rsidR="00E511BD" w:rsidRPr="00366A3B" w:rsidDel="001444E0">
          <w:rPr>
            <w:rFonts w:ascii="Times New Roman" w:hAnsi="Times New Roman"/>
            <w:color w:val="000000" w:themeColor="text1"/>
            <w:sz w:val="24"/>
            <w:szCs w:val="24"/>
          </w:rPr>
          <w:delText>herd</w:delText>
        </w:r>
      </w:del>
      <w:r w:rsidR="00E511BD" w:rsidRPr="00366A3B">
        <w:rPr>
          <w:rFonts w:ascii="Times New Roman" w:hAnsi="Times New Roman"/>
          <w:color w:val="000000" w:themeColor="text1"/>
          <w:sz w:val="24"/>
          <w:szCs w:val="24"/>
        </w:rPr>
        <w:t>, w</w:t>
      </w:r>
      <w:r w:rsidR="00C655B1" w:rsidRPr="00366A3B">
        <w:rPr>
          <w:rFonts w:ascii="Times New Roman" w:hAnsi="Times New Roman"/>
          <w:color w:val="000000" w:themeColor="text1"/>
          <w:sz w:val="24"/>
          <w:szCs w:val="24"/>
        </w:rPr>
        <w:t>e</w:t>
      </w:r>
      <w:r w:rsidR="002B0625" w:rsidRPr="00366A3B">
        <w:rPr>
          <w:rFonts w:ascii="Times New Roman" w:hAnsi="Times New Roman"/>
          <w:color w:val="000000" w:themeColor="text1"/>
          <w:sz w:val="24"/>
          <w:szCs w:val="24"/>
        </w:rPr>
        <w:t xml:space="preserve"> did not</w:t>
      </w:r>
      <w:r w:rsidR="00C655B1" w:rsidRPr="00366A3B">
        <w:rPr>
          <w:rFonts w:ascii="Times New Roman" w:hAnsi="Times New Roman"/>
          <w:color w:val="000000" w:themeColor="text1"/>
          <w:sz w:val="24"/>
          <w:szCs w:val="24"/>
        </w:rPr>
        <w:t xml:space="preserve"> </w:t>
      </w:r>
      <w:r w:rsidR="0056306C" w:rsidRPr="00366A3B">
        <w:rPr>
          <w:rFonts w:ascii="Times New Roman" w:hAnsi="Times New Roman"/>
          <w:color w:val="000000" w:themeColor="text1"/>
          <w:sz w:val="24"/>
          <w:szCs w:val="24"/>
        </w:rPr>
        <w:t xml:space="preserve">find </w:t>
      </w:r>
      <w:r w:rsidR="00C655B1" w:rsidRPr="00366A3B">
        <w:rPr>
          <w:rFonts w:ascii="Times New Roman" w:hAnsi="Times New Roman"/>
          <w:color w:val="000000" w:themeColor="text1"/>
          <w:sz w:val="24"/>
          <w:szCs w:val="24"/>
        </w:rPr>
        <w:t>a relationship between</w:t>
      </w:r>
      <w:r w:rsidR="00E511BD"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hair cortisol concentration and </w:t>
      </w:r>
      <w:r w:rsidR="00C655B1" w:rsidRPr="00366A3B">
        <w:rPr>
          <w:rFonts w:ascii="Times New Roman" w:hAnsi="Times New Roman"/>
          <w:color w:val="000000" w:themeColor="text1"/>
          <w:sz w:val="24"/>
          <w:szCs w:val="24"/>
        </w:rPr>
        <w:t>body mass in March</w:t>
      </w:r>
      <w:r w:rsidR="00CB52D8" w:rsidRPr="00366A3B">
        <w:rPr>
          <w:rFonts w:ascii="Times New Roman" w:hAnsi="Times New Roman"/>
          <w:color w:val="000000" w:themeColor="text1"/>
          <w:sz w:val="24"/>
          <w:szCs w:val="24"/>
        </w:rPr>
        <w:t>,</w:t>
      </w:r>
      <w:r w:rsidR="00351984"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body condition</w:t>
      </w:r>
      <w:r w:rsidR="00C655B1"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assessed</w:t>
      </w:r>
      <w:r w:rsidR="00C655B1" w:rsidRPr="00366A3B">
        <w:rPr>
          <w:rFonts w:ascii="Times New Roman" w:hAnsi="Times New Roman"/>
          <w:color w:val="000000" w:themeColor="text1"/>
          <w:sz w:val="24"/>
          <w:szCs w:val="24"/>
        </w:rPr>
        <w:t xml:space="preserve"> during capture using palpation, </w:t>
      </w:r>
      <w:r w:rsidRPr="00366A3B">
        <w:rPr>
          <w:rFonts w:ascii="Times New Roman" w:hAnsi="Times New Roman"/>
          <w:color w:val="000000" w:themeColor="text1"/>
          <w:sz w:val="24"/>
          <w:szCs w:val="24"/>
        </w:rPr>
        <w:t>or</w:t>
      </w:r>
      <w:r w:rsidR="00CB52D8"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pregnancy. But we did detect a weak effect on calf viability, whereby females with lower stress levels were more likely to deliver a live calf, suggesting potential fitness links between stress and demography. </w:t>
      </w:r>
      <w:r w:rsidR="00CB52D8" w:rsidRPr="00366A3B">
        <w:rPr>
          <w:rFonts w:ascii="Times New Roman" w:hAnsi="Times New Roman"/>
          <w:color w:val="000000" w:themeColor="text1"/>
          <w:sz w:val="24"/>
          <w:szCs w:val="24"/>
        </w:rPr>
        <w:t xml:space="preserve">Within the </w:t>
      </w:r>
      <w:proofErr w:type="spellStart"/>
      <w:r w:rsidR="00CB52D8" w:rsidRPr="00366A3B">
        <w:rPr>
          <w:rFonts w:ascii="Times New Roman" w:hAnsi="Times New Roman"/>
          <w:color w:val="000000" w:themeColor="text1"/>
          <w:sz w:val="24"/>
          <w:szCs w:val="24"/>
        </w:rPr>
        <w:t>Klinse</w:t>
      </w:r>
      <w:proofErr w:type="spellEnd"/>
      <w:r w:rsidR="00CB52D8" w:rsidRPr="00366A3B">
        <w:rPr>
          <w:rFonts w:ascii="Times New Roman" w:hAnsi="Times New Roman"/>
          <w:color w:val="000000" w:themeColor="text1"/>
          <w:sz w:val="24"/>
          <w:szCs w:val="24"/>
        </w:rPr>
        <w:t xml:space="preserve">-Za </w:t>
      </w:r>
      <w:ins w:id="1117" w:author="Clayton Lamb" w:date="2023-07-14T08:15:00Z">
        <w:r w:rsidR="001444E0" w:rsidRPr="00366A3B">
          <w:rPr>
            <w:rFonts w:ascii="Times New Roman" w:hAnsi="Times New Roman"/>
            <w:color w:val="000000" w:themeColor="text1"/>
            <w:sz w:val="24"/>
            <w:szCs w:val="24"/>
          </w:rPr>
          <w:t>subpopulation</w:t>
        </w:r>
      </w:ins>
      <w:del w:id="1118" w:author="Clayton Lamb" w:date="2023-07-14T08:15:00Z">
        <w:r w:rsidR="00CB52D8" w:rsidRPr="00366A3B" w:rsidDel="001444E0">
          <w:rPr>
            <w:rFonts w:ascii="Times New Roman" w:hAnsi="Times New Roman"/>
            <w:color w:val="000000" w:themeColor="text1"/>
            <w:sz w:val="24"/>
            <w:szCs w:val="24"/>
          </w:rPr>
          <w:delText>herd</w:delText>
        </w:r>
      </w:del>
      <w:r w:rsidR="00CB52D8" w:rsidRPr="00366A3B">
        <w:rPr>
          <w:rFonts w:ascii="Times New Roman" w:hAnsi="Times New Roman"/>
          <w:color w:val="000000" w:themeColor="text1"/>
          <w:sz w:val="24"/>
          <w:szCs w:val="24"/>
        </w:rPr>
        <w:t xml:space="preserve">, penned animals had lower hair cortisol </w:t>
      </w:r>
      <w:r w:rsidR="00CB52D8" w:rsidRPr="00366A3B">
        <w:rPr>
          <w:rFonts w:ascii="Times New Roman" w:hAnsi="Times New Roman"/>
          <w:color w:val="000000" w:themeColor="text1"/>
          <w:sz w:val="24"/>
          <w:szCs w:val="24"/>
        </w:rPr>
        <w:lastRenderedPageBreak/>
        <w:t xml:space="preserve">concentrations compared to free-ranging individuals, suggesting </w:t>
      </w:r>
      <w:r w:rsidR="00E511BD" w:rsidRPr="00366A3B">
        <w:rPr>
          <w:rFonts w:ascii="Times New Roman" w:hAnsi="Times New Roman"/>
          <w:color w:val="000000" w:themeColor="text1"/>
          <w:sz w:val="24"/>
          <w:szCs w:val="24"/>
        </w:rPr>
        <w:t xml:space="preserve">no adverse effects of </w:t>
      </w:r>
      <w:r w:rsidR="00CB52D8" w:rsidRPr="00366A3B">
        <w:rPr>
          <w:rFonts w:ascii="Times New Roman" w:hAnsi="Times New Roman"/>
          <w:color w:val="000000" w:themeColor="text1"/>
          <w:sz w:val="24"/>
          <w:szCs w:val="24"/>
        </w:rPr>
        <w:t xml:space="preserve">penning </w:t>
      </w:r>
      <w:r w:rsidR="00E511BD" w:rsidRPr="00366A3B">
        <w:rPr>
          <w:rFonts w:ascii="Times New Roman" w:hAnsi="Times New Roman"/>
          <w:color w:val="000000" w:themeColor="text1"/>
          <w:sz w:val="24"/>
          <w:szCs w:val="24"/>
        </w:rPr>
        <w:t>on</w:t>
      </w:r>
      <w:r w:rsidR="00CB52D8" w:rsidRPr="00366A3B">
        <w:rPr>
          <w:rFonts w:ascii="Times New Roman" w:hAnsi="Times New Roman"/>
          <w:color w:val="000000" w:themeColor="text1"/>
          <w:sz w:val="24"/>
          <w:szCs w:val="24"/>
        </w:rPr>
        <w:t xml:space="preserve"> their long-term stress </w:t>
      </w:r>
      <w:r w:rsidR="00E511BD" w:rsidRPr="00366A3B">
        <w:rPr>
          <w:rFonts w:ascii="Times New Roman" w:hAnsi="Times New Roman"/>
          <w:color w:val="000000" w:themeColor="text1"/>
          <w:sz w:val="24"/>
          <w:szCs w:val="24"/>
        </w:rPr>
        <w:t>levels.</w:t>
      </w:r>
    </w:p>
    <w:p w14:paraId="257BFB61" w14:textId="017C456B" w:rsidR="00794795" w:rsidRPr="00366A3B" w:rsidRDefault="00024FE2"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Serum haptoglobin levels were, on average, lower in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B105B0"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than in the BC boreal</w:t>
      </w:r>
      <w:r w:rsidR="00142A1D"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2A1D"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which was congruent with the lower seroprevalence of pathogens observed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aptoglobin level</w:t>
      </w:r>
      <w:r w:rsidR="006E63D3"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w:t>
      </w:r>
      <w:r w:rsidR="006E63D3" w:rsidRPr="00366A3B">
        <w:rPr>
          <w:rFonts w:ascii="Times New Roman" w:hAnsi="Times New Roman"/>
          <w:color w:val="000000" w:themeColor="text1"/>
          <w:sz w:val="24"/>
          <w:szCs w:val="24"/>
        </w:rPr>
        <w:t xml:space="preserve">BC </w:t>
      </w:r>
      <w:r w:rsidR="00142A1D" w:rsidRPr="00366A3B">
        <w:rPr>
          <w:rFonts w:ascii="Times New Roman" w:hAnsi="Times New Roman"/>
          <w:color w:val="000000" w:themeColor="text1"/>
          <w:sz w:val="24"/>
          <w:szCs w:val="24"/>
        </w:rPr>
        <w:t>b</w:t>
      </w:r>
      <w:r w:rsidR="006E63D3" w:rsidRPr="00366A3B">
        <w:rPr>
          <w:rFonts w:ascii="Times New Roman" w:hAnsi="Times New Roman"/>
          <w:color w:val="000000" w:themeColor="text1"/>
          <w:sz w:val="24"/>
          <w:szCs w:val="24"/>
        </w:rPr>
        <w:t xml:space="preserve">oreal </w:t>
      </w:r>
      <w:r w:rsidRPr="00366A3B">
        <w:rPr>
          <w:rFonts w:ascii="Times New Roman" w:hAnsi="Times New Roman"/>
          <w:color w:val="000000" w:themeColor="text1"/>
          <w:sz w:val="24"/>
          <w:szCs w:val="24"/>
        </w:rPr>
        <w:t>caribou</w:t>
      </w:r>
      <w:r w:rsidR="006E63D3" w:rsidRPr="00366A3B">
        <w:rPr>
          <w:rFonts w:ascii="Times New Roman" w:hAnsi="Times New Roman"/>
          <w:color w:val="000000" w:themeColor="text1"/>
          <w:sz w:val="24"/>
          <w:szCs w:val="24"/>
        </w:rPr>
        <w:t xml:space="preserve"> ranged from 0.49</w:t>
      </w:r>
      <w:del w:id="1119" w:author="Clayton Lamb" w:date="2023-07-14T08:20:00Z">
        <w:r w:rsidR="006E63D3" w:rsidRPr="00366A3B" w:rsidDel="00D448B7">
          <w:rPr>
            <w:rFonts w:ascii="Times New Roman" w:hAnsi="Times New Roman"/>
            <w:color w:val="000000" w:themeColor="text1"/>
            <w:sz w:val="24"/>
            <w:szCs w:val="24"/>
          </w:rPr>
          <w:delText xml:space="preserve"> -</w:delText>
        </w:r>
      </w:del>
      <w:ins w:id="1120" w:author="Clayton Lamb" w:date="2023-07-14T08:20:00Z">
        <w:r w:rsidR="00D448B7" w:rsidRPr="00366A3B">
          <w:rPr>
            <w:rFonts w:ascii="Times New Roman" w:hAnsi="Times New Roman"/>
            <w:color w:val="000000" w:themeColor="text1"/>
            <w:sz w:val="24"/>
            <w:szCs w:val="24"/>
          </w:rPr>
          <w:t>–</w:t>
        </w:r>
      </w:ins>
      <w:del w:id="1121" w:author="Clayton Lamb" w:date="2023-07-14T08:20:00Z">
        <w:r w:rsidR="006E63D3" w:rsidRPr="00366A3B" w:rsidDel="00D448B7">
          <w:rPr>
            <w:rFonts w:ascii="Times New Roman" w:hAnsi="Times New Roman"/>
            <w:color w:val="000000" w:themeColor="text1"/>
            <w:sz w:val="24"/>
            <w:szCs w:val="24"/>
          </w:rPr>
          <w:delText xml:space="preserve"> </w:delText>
        </w:r>
      </w:del>
      <w:r w:rsidR="006E63D3" w:rsidRPr="00366A3B">
        <w:rPr>
          <w:rFonts w:ascii="Times New Roman" w:hAnsi="Times New Roman"/>
          <w:color w:val="000000" w:themeColor="text1"/>
          <w:sz w:val="24"/>
          <w:szCs w:val="24"/>
        </w:rPr>
        <w:t>5.6 g/L for the five animals</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that</w:t>
      </w:r>
      <w:r w:rsidRPr="00366A3B">
        <w:rPr>
          <w:rFonts w:ascii="Times New Roman" w:hAnsi="Times New Roman"/>
          <w:color w:val="000000" w:themeColor="text1"/>
          <w:sz w:val="24"/>
          <w:szCs w:val="24"/>
        </w:rPr>
        <w:t xml:space="preserve"> were known from post-mortem examinations to have carried moderate </w:t>
      </w:r>
      <w:r w:rsidR="006E63D3" w:rsidRPr="00366A3B">
        <w:rPr>
          <w:rFonts w:ascii="Times New Roman" w:hAnsi="Times New Roman"/>
          <w:color w:val="000000" w:themeColor="text1"/>
          <w:sz w:val="24"/>
          <w:szCs w:val="24"/>
        </w:rPr>
        <w:t>to</w:t>
      </w:r>
      <w:r w:rsidRPr="00366A3B">
        <w:rPr>
          <w:rFonts w:ascii="Times New Roman" w:hAnsi="Times New Roman"/>
          <w:color w:val="000000" w:themeColor="text1"/>
          <w:sz w:val="24"/>
          <w:szCs w:val="24"/>
        </w:rPr>
        <w:t xml:space="preserve"> high levels of parasitic and infectious disease</w:t>
      </w:r>
      <w:r w:rsidR="00271378" w:rsidRPr="00366A3B">
        <w:rPr>
          <w:rFonts w:ascii="Times New Roman" w:hAnsi="Times New Roman"/>
          <w:color w:val="000000" w:themeColor="text1"/>
          <w:sz w:val="24"/>
          <w:szCs w:val="24"/>
        </w:rPr>
        <w:t xml:space="preserve"> </w:t>
      </w:r>
      <w:r w:rsidR="00271378"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{"citationID":"Ox7Rs0K1","properties":{"formattedCitation":"(Bondo and Schwantje 2018)","plainCitation":"(Bondo and Schwantje 2018)","noteIndex":0},"citationItems":[{"id":12,"uris":["http://zotero.org/users/6749014/items/WLCVPDDF"],"itemData":{"id":12,"type":"report","event-place":"The British Columbia Oil and Gas Research and Innovation Society","page":"112","publisher-place":"The British Columbia Oil and Gas Research and Innovation Society","title":"British Columbia Boreal Caribou Health Research Program Final Report: (November 1, 2013 – December 31, 2017)","author":[{"family":"Bondo","given":"Kristin J."},{"family":"Schwantje","given":"Helen"}],"issued":{"date-parts":[["2018"]]}}}],"schema":"https://github.com/citation-style-language/schema/raw/master/csl-citation.json"} </w:instrText>
      </w:r>
      <w:r w:rsidR="00271378"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and Schwantje 2018)</w:t>
      </w:r>
      <w:r w:rsidR="00271378" w:rsidRPr="00366A3B">
        <w:rPr>
          <w:rFonts w:ascii="Times New Roman" w:hAnsi="Times New Roman"/>
          <w:color w:val="000000" w:themeColor="text1"/>
          <w:sz w:val="24"/>
          <w:szCs w:val="24"/>
        </w:rPr>
        <w:fldChar w:fldCharType="end"/>
      </w:r>
      <w:r w:rsidR="006E63D3" w:rsidRPr="00366A3B">
        <w:rPr>
          <w:rFonts w:ascii="Times New Roman" w:hAnsi="Times New Roman"/>
          <w:color w:val="000000" w:themeColor="text1"/>
          <w:sz w:val="24"/>
          <w:szCs w:val="24"/>
        </w:rPr>
        <w:t xml:space="preserve">, a range of haptoglobin that was </w:t>
      </w:r>
      <w:r w:rsidRPr="00366A3B">
        <w:rPr>
          <w:rFonts w:ascii="Times New Roman" w:hAnsi="Times New Roman"/>
          <w:color w:val="000000" w:themeColor="text1"/>
          <w:sz w:val="24"/>
          <w:szCs w:val="24"/>
        </w:rPr>
        <w:t xml:space="preserve">non-overlapping with the </w:t>
      </w:r>
      <w:r w:rsidR="006E63D3" w:rsidRPr="00366A3B">
        <w:rPr>
          <w:rFonts w:ascii="Times New Roman" w:hAnsi="Times New Roman"/>
          <w:color w:val="000000" w:themeColor="text1"/>
          <w:sz w:val="24"/>
          <w:szCs w:val="24"/>
        </w:rPr>
        <w:t xml:space="preserve">98 </w:t>
      </w:r>
      <w:r w:rsidRPr="00366A3B">
        <w:rPr>
          <w:rFonts w:ascii="Times New Roman" w:hAnsi="Times New Roman"/>
          <w:color w:val="000000" w:themeColor="text1"/>
          <w:sz w:val="24"/>
          <w:szCs w:val="24"/>
        </w:rPr>
        <w:t xml:space="preserve">levels measured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except for one measurement of 1.36 g/L in 2018. However, this </w:t>
      </w:r>
      <w:r w:rsidR="00A55945" w:rsidRPr="00366A3B">
        <w:rPr>
          <w:rFonts w:ascii="Times New Roman" w:hAnsi="Times New Roman"/>
          <w:color w:val="000000" w:themeColor="text1"/>
          <w:sz w:val="24"/>
          <w:szCs w:val="24"/>
        </w:rPr>
        <w:t xml:space="preserve">assay </w:t>
      </w:r>
      <w:r w:rsidRPr="00366A3B">
        <w:rPr>
          <w:rFonts w:ascii="Times New Roman" w:hAnsi="Times New Roman"/>
          <w:color w:val="000000" w:themeColor="text1"/>
          <w:sz w:val="24"/>
          <w:szCs w:val="24"/>
        </w:rPr>
        <w:t>is still not well-validated for caribou and so at this stage, establishing a baseline is the priority. Once this is developed, a quantitative, predictive model could help more precisely characterize the relationship between disease and serum haptoglobin.</w:t>
      </w:r>
    </w:p>
    <w:p w14:paraId="11B7A134" w14:textId="761709B0" w:rsidR="00631960" w:rsidRPr="00366A3B" w:rsidRDefault="00957756"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S</w:t>
      </w:r>
      <w:r w:rsidR="00794795" w:rsidRPr="00366A3B">
        <w:rPr>
          <w:rFonts w:ascii="Times New Roman" w:hAnsi="Times New Roman"/>
          <w:color w:val="000000" w:themeColor="text1"/>
          <w:sz w:val="24"/>
          <w:szCs w:val="24"/>
        </w:rPr>
        <w:t xml:space="preserve">eropositive status for </w:t>
      </w:r>
      <w:proofErr w:type="spellStart"/>
      <w:ins w:id="1122" w:author="Evgenia Dubman" w:date="2023-07-24T12:41:00Z">
        <w:r w:rsidR="003F50BC" w:rsidRPr="00366A3B">
          <w:rPr>
            <w:rFonts w:ascii="Times New Roman" w:hAnsi="Times New Roman"/>
            <w:i/>
            <w:iCs/>
            <w:color w:val="000000" w:themeColor="text1"/>
            <w:sz w:val="24"/>
            <w:szCs w:val="24"/>
          </w:rPr>
          <w:t>Erysipelothrix</w:t>
        </w:r>
        <w:proofErr w:type="spellEnd"/>
        <w:r w:rsidR="003F50BC" w:rsidRPr="00366A3B">
          <w:rPr>
            <w:rFonts w:ascii="Times New Roman" w:hAnsi="Times New Roman"/>
            <w:i/>
            <w:iCs/>
            <w:color w:val="000000" w:themeColor="text1"/>
            <w:sz w:val="24"/>
            <w:szCs w:val="24"/>
          </w:rPr>
          <w:t xml:space="preserve"> </w:t>
        </w:r>
        <w:proofErr w:type="spellStart"/>
        <w:r w:rsidR="003F50BC" w:rsidRPr="00366A3B">
          <w:rPr>
            <w:rFonts w:ascii="Times New Roman" w:hAnsi="Times New Roman"/>
            <w:i/>
            <w:iCs/>
            <w:color w:val="000000" w:themeColor="text1"/>
            <w:sz w:val="24"/>
            <w:szCs w:val="24"/>
          </w:rPr>
          <w:t>rhusiopathiae</w:t>
        </w:r>
      </w:ins>
      <w:commentRangeStart w:id="1123"/>
      <w:commentRangeStart w:id="1124"/>
      <w:proofErr w:type="spellEnd"/>
      <w:del w:id="1125" w:author="Evgenia Dubman" w:date="2023-07-24T12:41:00Z">
        <w:r w:rsidR="00A879B5" w:rsidRPr="00366A3B" w:rsidDel="003F50BC">
          <w:rPr>
            <w:rFonts w:ascii="Times New Roman" w:hAnsi="Times New Roman"/>
            <w:color w:val="000000" w:themeColor="text1"/>
            <w:sz w:val="24"/>
            <w:szCs w:val="24"/>
          </w:rPr>
          <w:delText>Erysipelothrix</w:delText>
        </w:r>
      </w:del>
      <w:r w:rsidR="00A879B5" w:rsidRPr="00366A3B">
        <w:rPr>
          <w:rFonts w:ascii="Times New Roman" w:hAnsi="Times New Roman"/>
          <w:color w:val="000000" w:themeColor="text1"/>
          <w:sz w:val="24"/>
          <w:szCs w:val="24"/>
        </w:rPr>
        <w:t xml:space="preserve">, </w:t>
      </w:r>
      <w:del w:id="1126" w:author="Evgenia Dubman" w:date="2023-07-24T12:42:00Z">
        <w:r w:rsidR="005918B5" w:rsidRPr="00366A3B" w:rsidDel="003F50BC">
          <w:rPr>
            <w:rFonts w:ascii="Times New Roman" w:hAnsi="Times New Roman"/>
            <w:color w:val="000000" w:themeColor="text1"/>
            <w:sz w:val="24"/>
            <w:szCs w:val="24"/>
          </w:rPr>
          <w:delText>Alphaherpesvirus</w:delText>
        </w:r>
      </w:del>
      <w:ins w:id="1127" w:author="Evgenia Dubman" w:date="2023-07-24T12:42:00Z">
        <w:r w:rsidR="003F50BC">
          <w:rPr>
            <w:rFonts w:ascii="Times New Roman" w:hAnsi="Times New Roman"/>
            <w:color w:val="000000" w:themeColor="text1"/>
            <w:sz w:val="24"/>
            <w:szCs w:val="24"/>
          </w:rPr>
          <w:t xml:space="preserve">the unspecific </w:t>
        </w:r>
      </w:ins>
      <w:proofErr w:type="spellStart"/>
      <w:ins w:id="1128" w:author="Evgenia Dubman" w:date="2023-07-24T15:50:00Z">
        <w:r w:rsidR="004C6A73">
          <w:rPr>
            <w:rFonts w:ascii="Times New Roman" w:hAnsi="Times New Roman"/>
            <w:color w:val="000000" w:themeColor="text1"/>
            <w:sz w:val="24"/>
            <w:szCs w:val="24"/>
          </w:rPr>
          <w:t>alphaherpes</w:t>
        </w:r>
      </w:ins>
      <w:proofErr w:type="spellEnd"/>
      <w:ins w:id="1129" w:author="Evgenia Dubman" w:date="2023-07-24T12:42:00Z">
        <w:r w:rsidR="003F50BC">
          <w:rPr>
            <w:rFonts w:ascii="Times New Roman" w:hAnsi="Times New Roman"/>
            <w:color w:val="000000" w:themeColor="text1"/>
            <w:sz w:val="24"/>
            <w:szCs w:val="24"/>
          </w:rPr>
          <w:t xml:space="preserve"> virus</w:t>
        </w:r>
      </w:ins>
      <w:r w:rsidR="00794795" w:rsidRPr="00366A3B">
        <w:rPr>
          <w:rFonts w:ascii="Times New Roman" w:hAnsi="Times New Roman"/>
          <w:color w:val="000000" w:themeColor="text1"/>
          <w:sz w:val="24"/>
          <w:szCs w:val="24"/>
        </w:rPr>
        <w:t xml:space="preserve">, </w:t>
      </w:r>
      <w:ins w:id="1130" w:author="Evgenia Dubman" w:date="2023-07-24T12:41:00Z">
        <w:r w:rsidR="003F50BC">
          <w:rPr>
            <w:rFonts w:ascii="Times New Roman" w:hAnsi="Times New Roman"/>
            <w:color w:val="000000" w:themeColor="text1"/>
            <w:sz w:val="24"/>
            <w:szCs w:val="24"/>
          </w:rPr>
          <w:t xml:space="preserve">and </w:t>
        </w:r>
      </w:ins>
      <w:proofErr w:type="spellStart"/>
      <w:r w:rsidR="00A879B5" w:rsidRPr="003F50BC">
        <w:rPr>
          <w:rFonts w:ascii="Times New Roman" w:hAnsi="Times New Roman"/>
          <w:i/>
          <w:iCs/>
          <w:color w:val="000000" w:themeColor="text1"/>
          <w:sz w:val="24"/>
          <w:szCs w:val="24"/>
          <w:rPrChange w:id="1131" w:author="Evgenia Dubman" w:date="2023-07-24T12:41:00Z">
            <w:rPr>
              <w:rFonts w:ascii="Times New Roman" w:hAnsi="Times New Roman"/>
              <w:color w:val="000000" w:themeColor="text1"/>
              <w:sz w:val="24"/>
              <w:szCs w:val="24"/>
            </w:rPr>
          </w:rPrChange>
        </w:rPr>
        <w:t>Neospora</w:t>
      </w:r>
      <w:proofErr w:type="spellEnd"/>
      <w:ins w:id="1132" w:author="Evgenia Dubman" w:date="2023-07-24T12:41:00Z">
        <w:r w:rsidR="003F50BC">
          <w:rPr>
            <w:rFonts w:ascii="Times New Roman" w:hAnsi="Times New Roman"/>
            <w:i/>
            <w:iCs/>
            <w:color w:val="000000" w:themeColor="text1"/>
            <w:sz w:val="24"/>
            <w:szCs w:val="24"/>
          </w:rPr>
          <w:t xml:space="preserve"> </w:t>
        </w:r>
      </w:ins>
      <w:ins w:id="1133" w:author="Evgenia Dubman" w:date="2023-07-24T15:50:00Z">
        <w:r w:rsidR="004C6A73">
          <w:rPr>
            <w:rFonts w:ascii="Times New Roman" w:hAnsi="Times New Roman"/>
            <w:i/>
            <w:iCs/>
            <w:color w:val="000000" w:themeColor="text1"/>
            <w:sz w:val="24"/>
            <w:szCs w:val="24"/>
          </w:rPr>
          <w:t>caninum</w:t>
        </w:r>
      </w:ins>
      <w:r w:rsidR="00A879B5" w:rsidRPr="00366A3B">
        <w:rPr>
          <w:rFonts w:ascii="Times New Roman" w:hAnsi="Times New Roman"/>
          <w:color w:val="000000" w:themeColor="text1"/>
          <w:sz w:val="24"/>
          <w:szCs w:val="24"/>
        </w:rPr>
        <w:t xml:space="preserve"> </w:t>
      </w:r>
      <w:commentRangeEnd w:id="1123"/>
      <w:r w:rsidR="009715AF" w:rsidRPr="003F50BC">
        <w:rPr>
          <w:color w:val="000000" w:themeColor="text1"/>
          <w:rPrChange w:id="1134" w:author="Evgenia Dubman" w:date="2023-07-24T12:41:00Z">
            <w:rPr>
              <w:rStyle w:val="CommentReference"/>
              <w:rFonts w:ascii="Garamond" w:hAnsi="Garamond"/>
            </w:rPr>
          </w:rPrChange>
        </w:rPr>
        <w:commentReference w:id="1123"/>
      </w:r>
      <w:commentRangeEnd w:id="1124"/>
      <w:r w:rsidR="003F50BC">
        <w:rPr>
          <w:rStyle w:val="CommentReference"/>
          <w:rFonts w:ascii="Garamond" w:hAnsi="Garamond"/>
        </w:rPr>
        <w:commentReference w:id="1124"/>
      </w:r>
      <w:r w:rsidR="00794795" w:rsidRPr="00366A3B">
        <w:rPr>
          <w:rFonts w:ascii="Times New Roman" w:hAnsi="Times New Roman"/>
          <w:color w:val="000000" w:themeColor="text1"/>
          <w:sz w:val="24"/>
          <w:szCs w:val="24"/>
        </w:rPr>
        <w:t>was low across our samples, relative to the BC boreal</w:t>
      </w:r>
      <w:r w:rsidR="00CF457B" w:rsidRPr="00366A3B">
        <w:rPr>
          <w:rFonts w:ascii="Times New Roman" w:hAnsi="Times New Roman"/>
          <w:color w:val="000000" w:themeColor="text1"/>
          <w:sz w:val="24"/>
          <w:szCs w:val="24"/>
        </w:rPr>
        <w:t xml:space="preserve"> caribou samples</w:t>
      </w:r>
      <w:r w:rsidR="00794795" w:rsidRPr="00366A3B">
        <w:rPr>
          <w:rFonts w:ascii="Times New Roman" w:hAnsi="Times New Roman"/>
          <w:color w:val="000000" w:themeColor="text1"/>
          <w:sz w:val="24"/>
          <w:szCs w:val="24"/>
        </w:rPr>
        <w:t xml:space="preserve">. All animals were seronegative for </w:t>
      </w:r>
      <w:r w:rsidR="00794795" w:rsidRPr="003F50BC">
        <w:rPr>
          <w:rFonts w:ascii="Times New Roman" w:hAnsi="Times New Roman"/>
          <w:i/>
          <w:color w:val="000000" w:themeColor="text1"/>
          <w:sz w:val="24"/>
          <w:szCs w:val="24"/>
          <w:rPrChange w:id="1135" w:author="Evgenia Dubman" w:date="2023-07-24T12:41:00Z">
            <w:rPr>
              <w:rFonts w:ascii="Times New Roman" w:hAnsi="Times New Roman"/>
              <w:iCs/>
              <w:color w:val="000000" w:themeColor="text1"/>
              <w:sz w:val="24"/>
              <w:szCs w:val="24"/>
            </w:rPr>
          </w:rPrChange>
        </w:rPr>
        <w:t>Toxoplasma</w:t>
      </w:r>
      <w:ins w:id="1136" w:author="Evgenia Dubman" w:date="2023-07-24T12:42:00Z">
        <w:r w:rsidR="003F50BC">
          <w:rPr>
            <w:rFonts w:ascii="Times New Roman" w:hAnsi="Times New Roman"/>
            <w:i/>
            <w:color w:val="000000" w:themeColor="text1"/>
            <w:sz w:val="24"/>
            <w:szCs w:val="24"/>
          </w:rPr>
          <w:t xml:space="preserve"> gondii</w:t>
        </w:r>
      </w:ins>
      <w:r w:rsidR="00794795" w:rsidRPr="00366A3B">
        <w:rPr>
          <w:rFonts w:ascii="Times New Roman" w:hAnsi="Times New Roman"/>
          <w:color w:val="000000" w:themeColor="text1"/>
          <w:sz w:val="24"/>
          <w:szCs w:val="24"/>
        </w:rPr>
        <w:t>, the same as in</w:t>
      </w:r>
      <w:ins w:id="1137" w:author="Clayton Lamb" w:date="2023-07-13T15:27:00Z">
        <w:r w:rsidR="009715AF" w:rsidRPr="00366A3B">
          <w:rPr>
            <w:rFonts w:ascii="Times New Roman" w:hAnsi="Times New Roman"/>
            <w:color w:val="000000" w:themeColor="text1"/>
            <w:sz w:val="24"/>
            <w:szCs w:val="24"/>
          </w:rPr>
          <w:t xml:space="preserve"> </w:t>
        </w:r>
      </w:ins>
      <w:del w:id="1138" w:author="Clayton Lamb" w:date="2023-07-13T15:27:00Z">
        <w:r w:rsidR="00794795" w:rsidRPr="00366A3B" w:rsidDel="009715AF">
          <w:rPr>
            <w:rFonts w:ascii="Times New Roman" w:hAnsi="Times New Roman"/>
            <w:color w:val="000000" w:themeColor="text1"/>
            <w:sz w:val="24"/>
            <w:szCs w:val="24"/>
          </w:rPr>
          <w:delText xml:space="preserve"> the </w:delText>
        </w:r>
      </w:del>
      <w:r w:rsidR="00794795" w:rsidRPr="00366A3B">
        <w:rPr>
          <w:rFonts w:ascii="Times New Roman" w:hAnsi="Times New Roman"/>
          <w:color w:val="000000" w:themeColor="text1"/>
          <w:sz w:val="24"/>
          <w:szCs w:val="24"/>
        </w:rPr>
        <w:t>boreal</w:t>
      </w:r>
      <w:ins w:id="1139" w:author="Clayton Lamb" w:date="2023-07-13T15:27:00Z">
        <w:r w:rsidR="009715AF" w:rsidRPr="00366A3B">
          <w:rPr>
            <w:rFonts w:ascii="Times New Roman" w:hAnsi="Times New Roman"/>
            <w:color w:val="000000" w:themeColor="text1"/>
            <w:sz w:val="24"/>
            <w:szCs w:val="24"/>
          </w:rPr>
          <w:t xml:space="preserve"> caribou</w:t>
        </w:r>
      </w:ins>
      <w:r w:rsidR="003D6B90"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{"citationID":"yWAgZPKl","properties":{"formattedCitation":"(Bondo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3D6B90" w:rsidRPr="00366A3B">
        <w:rPr>
          <w:rFonts w:ascii="Times New Roman" w:hAnsi="Times New Roman"/>
          <w:color w:val="000000" w:themeColor="text1"/>
          <w:sz w:val="24"/>
          <w:szCs w:val="24"/>
        </w:rPr>
        <w:fldChar w:fldCharType="end"/>
      </w:r>
      <w:r w:rsidR="00794795" w:rsidRPr="00366A3B">
        <w:rPr>
          <w:rFonts w:ascii="Times New Roman" w:hAnsi="Times New Roman"/>
          <w:color w:val="000000" w:themeColor="text1"/>
          <w:sz w:val="24"/>
          <w:szCs w:val="24"/>
        </w:rPr>
        <w:t xml:space="preserve">. </w:t>
      </w:r>
      <w:proofErr w:type="spellStart"/>
      <w:r w:rsidR="00A879B5" w:rsidRPr="00366A3B">
        <w:rPr>
          <w:rFonts w:ascii="Times New Roman" w:hAnsi="Times New Roman"/>
          <w:color w:val="000000" w:themeColor="text1"/>
          <w:sz w:val="24"/>
          <w:szCs w:val="24"/>
        </w:rPr>
        <w:t>Erysipelothrix</w:t>
      </w:r>
      <w:proofErr w:type="spellEnd"/>
      <w:r w:rsidR="00794795" w:rsidRPr="00366A3B">
        <w:rPr>
          <w:rFonts w:ascii="Times New Roman" w:hAnsi="Times New Roman"/>
          <w:color w:val="000000" w:themeColor="text1"/>
          <w:sz w:val="24"/>
          <w:szCs w:val="24"/>
        </w:rPr>
        <w:t xml:space="preserve"> had the highest seroprevalen</w:t>
      </w:r>
      <w:r w:rsidR="00CF457B" w:rsidRPr="00366A3B">
        <w:rPr>
          <w:rFonts w:ascii="Times New Roman" w:hAnsi="Times New Roman"/>
          <w:color w:val="000000" w:themeColor="text1"/>
          <w:sz w:val="24"/>
          <w:szCs w:val="24"/>
        </w:rPr>
        <w:t>c</w:t>
      </w:r>
      <w:r w:rsidR="00794795" w:rsidRPr="00366A3B">
        <w:rPr>
          <w:rFonts w:ascii="Times New Roman" w:hAnsi="Times New Roman"/>
          <w:color w:val="000000" w:themeColor="text1"/>
          <w:sz w:val="24"/>
          <w:szCs w:val="24"/>
        </w:rPr>
        <w:t xml:space="preserve">e in the first </w:t>
      </w:r>
      <w:r w:rsidR="00CF457B" w:rsidRPr="00366A3B">
        <w:rPr>
          <w:rFonts w:ascii="Times New Roman" w:hAnsi="Times New Roman"/>
          <w:color w:val="000000" w:themeColor="text1"/>
          <w:sz w:val="24"/>
          <w:szCs w:val="24"/>
        </w:rPr>
        <w:t>four</w:t>
      </w:r>
      <w:r w:rsidR="00794795" w:rsidRPr="00366A3B">
        <w:rPr>
          <w:rFonts w:ascii="Times New Roman" w:hAnsi="Times New Roman"/>
          <w:color w:val="000000" w:themeColor="text1"/>
          <w:sz w:val="24"/>
          <w:szCs w:val="24"/>
        </w:rPr>
        <w:t xml:space="preserve"> years of penning, </w:t>
      </w:r>
      <w:r w:rsidR="00A879B5" w:rsidRPr="00366A3B">
        <w:rPr>
          <w:rFonts w:ascii="Times New Roman" w:hAnsi="Times New Roman"/>
          <w:color w:val="000000" w:themeColor="text1"/>
          <w:sz w:val="24"/>
          <w:szCs w:val="24"/>
        </w:rPr>
        <w:t xml:space="preserve">and </w:t>
      </w:r>
      <w:r w:rsidR="00794795" w:rsidRPr="00366A3B">
        <w:rPr>
          <w:rFonts w:ascii="Times New Roman" w:hAnsi="Times New Roman"/>
          <w:color w:val="000000" w:themeColor="text1"/>
          <w:sz w:val="24"/>
          <w:szCs w:val="24"/>
        </w:rPr>
        <w:t>it appears that immunity waned after an exposure at some point before 2014. From th</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 xml:space="preserve"> data, exposure to pathogens in the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94795" w:rsidRPr="00366A3B">
        <w:rPr>
          <w:rFonts w:ascii="Times New Roman" w:hAnsi="Times New Roman"/>
          <w:color w:val="000000" w:themeColor="text1"/>
          <w:sz w:val="24"/>
          <w:szCs w:val="24"/>
        </w:rPr>
        <w:t xml:space="preserve"> does not seem to, independently, explain the reproductive failures (defined as not being pregnant or being pregnant but not delivering a live, healthy calf) that we have observed in penned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F652B2" w:rsidRPr="00366A3B">
        <w:rPr>
          <w:rFonts w:ascii="Times New Roman" w:hAnsi="Times New Roman"/>
          <w:color w:val="000000" w:themeColor="text1"/>
          <w:sz w:val="24"/>
          <w:szCs w:val="24"/>
        </w:rPr>
        <w:t>females</w:t>
      </w:r>
      <w:r w:rsidR="00794795" w:rsidRPr="00366A3B">
        <w:rPr>
          <w:rFonts w:ascii="Times New Roman" w:hAnsi="Times New Roman"/>
          <w:color w:val="000000" w:themeColor="text1"/>
          <w:sz w:val="24"/>
          <w:szCs w:val="24"/>
        </w:rPr>
        <w:t xml:space="preserve">. However, there may be covariates, such as age, trace nutrient status, comorbidity, habitat disturbance, or serum biochemistry (Bondo </w:t>
      </w:r>
      <w:r w:rsidR="00794795" w:rsidRPr="00366A3B">
        <w:rPr>
          <w:rFonts w:ascii="Times New Roman" w:hAnsi="Times New Roman"/>
          <w:color w:val="000000" w:themeColor="text1"/>
          <w:sz w:val="24"/>
          <w:szCs w:val="24"/>
        </w:rPr>
        <w:lastRenderedPageBreak/>
        <w:t xml:space="preserve">et al. 2018) which might </w:t>
      </w:r>
      <w:r w:rsidR="00A879B5" w:rsidRPr="00366A3B">
        <w:rPr>
          <w:rFonts w:ascii="Times New Roman" w:hAnsi="Times New Roman"/>
          <w:color w:val="000000" w:themeColor="text1"/>
          <w:sz w:val="24"/>
          <w:szCs w:val="24"/>
        </w:rPr>
        <w:t xml:space="preserve">collectively </w:t>
      </w:r>
      <w:r w:rsidR="00794795" w:rsidRPr="00366A3B">
        <w:rPr>
          <w:rFonts w:ascii="Times New Roman" w:hAnsi="Times New Roman"/>
          <w:color w:val="000000" w:themeColor="text1"/>
          <w:sz w:val="24"/>
          <w:szCs w:val="24"/>
        </w:rPr>
        <w:t>increase the explanatory power of infectious diseases for reproductive loss</w:t>
      </w:r>
      <w:r w:rsidR="009C6664" w:rsidRPr="00366A3B">
        <w:rPr>
          <w:rFonts w:ascii="Times New Roman" w:hAnsi="Times New Roman"/>
          <w:color w:val="000000" w:themeColor="text1"/>
          <w:sz w:val="24"/>
          <w:szCs w:val="24"/>
        </w:rPr>
        <w:t xml:space="preserve"> (Appendix </w:t>
      </w:r>
      <w:r w:rsidR="0050575D" w:rsidRPr="00366A3B">
        <w:rPr>
          <w:rFonts w:ascii="Times New Roman" w:hAnsi="Times New Roman"/>
          <w:color w:val="000000" w:themeColor="text1"/>
          <w:sz w:val="24"/>
          <w:szCs w:val="24"/>
        </w:rPr>
        <w:t>C</w:t>
      </w:r>
      <w:r w:rsidR="009C6664" w:rsidRPr="00366A3B">
        <w:rPr>
          <w:rFonts w:ascii="Times New Roman" w:hAnsi="Times New Roman"/>
          <w:color w:val="000000" w:themeColor="text1"/>
          <w:sz w:val="24"/>
          <w:szCs w:val="24"/>
        </w:rPr>
        <w:t>)</w:t>
      </w:r>
      <w:r w:rsidR="00794795" w:rsidRPr="00366A3B">
        <w:rPr>
          <w:rFonts w:ascii="Times New Roman" w:hAnsi="Times New Roman"/>
          <w:color w:val="000000" w:themeColor="text1"/>
          <w:sz w:val="24"/>
          <w:szCs w:val="24"/>
        </w:rPr>
        <w:t xml:space="preserve">. </w:t>
      </w:r>
    </w:p>
    <w:p w14:paraId="5387E781" w14:textId="39633D17"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levels of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measured in samples collected from penned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in April are consistent with late winter </w:t>
      </w:r>
      <w:r w:rsidR="00FA7932" w:rsidRPr="00366A3B">
        <w:rPr>
          <w:rFonts w:ascii="Times New Roman" w:hAnsi="Times New Roman"/>
          <w:color w:val="000000" w:themeColor="text1"/>
          <w:sz w:val="24"/>
          <w:szCs w:val="24"/>
        </w:rPr>
        <w:t>FGM</w:t>
      </w:r>
      <w:r w:rsidR="004D145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measurements in caribou</w:t>
      </w:r>
      <w:r w:rsidR="00CF457B" w:rsidRPr="00366A3B">
        <w:rPr>
          <w:rFonts w:ascii="Times New Roman" w:hAnsi="Times New Roman"/>
          <w:color w:val="000000" w:themeColor="text1"/>
          <w:sz w:val="24"/>
          <w:szCs w:val="24"/>
        </w:rPr>
        <w:t xml:space="preserve"> elsewhere</w:t>
      </w:r>
      <w:ins w:id="1140" w:author="Clayton Lamb" w:date="2023-07-18T14:27:00Z">
        <w:r w:rsidR="00040575" w:rsidRPr="00366A3B">
          <w:rPr>
            <w:rFonts w:ascii="Times New Roman" w:hAnsi="Times New Roman"/>
            <w:color w:val="000000" w:themeColor="text1"/>
            <w:sz w:val="24"/>
            <w:szCs w:val="24"/>
          </w:rPr>
          <w:t>. For example,</w:t>
        </w:r>
      </w:ins>
      <w:del w:id="1141" w:author="Clayton Lamb" w:date="2023-07-18T14:27:00Z">
        <w:r w:rsidRPr="00366A3B" w:rsidDel="0004057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{"citationID":"clEq3fs2","properties":{"formattedCitation":"(Joly et al. 2015)","plainCitation":"(Joly et al. 2015)","dontUpdate":true,"noteIndex":0},"citationItems":[{"id":57,"uris":["http://zotero.org/users/6749014/items/YY3ITFHI"],"itemData":{"id":57,"type":"article-journal","container-title":"PLOS ONE","DOI":"10.1371/journal.pone.0127586","ISSN":"1932-6203","issue":"6","journalAbbreviation":"PLoS ONE","language":"en","page":"e0127586","source":"DOI.org (Crossref)","title":"Non-Invasive Assessment of the Interrelationships of Diet, Pregnancy Rate, Group Composition, and Physiological and Nutritional Stress of Barren-Ground Caribou in Late Winter","volume":"10","author":[{"family":"Joly","given":"Kyle"},{"family":"Wasser","given":"Samuel K."},{"family":"Booth","given":"Rebecca"}],"editor":[{"family":"Sueur","given":"Cédric"}],"issued":{"date-parts":[["2015",6,10]]}}}],"schema":"https://github.com/citation-style-language/schema/raw/master/csl-citation.json"}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3D6B90" w:rsidRPr="00366A3B">
        <w:rPr>
          <w:rFonts w:ascii="Times New Roman" w:hAnsi="Times New Roman"/>
          <w:noProof/>
          <w:color w:val="000000" w:themeColor="text1"/>
          <w:sz w:val="24"/>
          <w:szCs w:val="24"/>
        </w:rPr>
        <w:t>Joly et al. (2015)</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report mean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of 118.5 and 112.1 ng/g in pregnant and non-pregnant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in Alaska, respectively. While the utility and limitations of using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as an indicator of physiological stress has been explored both in the husbandry and the </w:t>
      </w:r>
      <w:r w:rsidR="00957756"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literature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{"citationID":"8Tzpksdf","properties":{"formattedCitation":"(Rehbinder and Hau 2005; Wasser et al. 2011)","plainCitation":"(Rehbinder and Hau 2005; Wasser et al. 2011)","noteIndex":0},"citationItems":[{"id":3776,"uris":["http://zotero.org/groups/4516636/items/2RCAFQZY"],"itemData":{"id":3776,"type":"article-journal","abstract":"Woodland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wolves.","container-title":"Frontiers in Ecology and the Environment","DOI":"10.1890/100071","issue":"10","note":"publisher: Ecological Society of America","page":"546-551","title":"The influences of wolf predation, habitat loss, and human activity on caribou and moose in the Alberta oil sands","volume":"9","author":[{"family":"Wasser","given":"Samuel K"},{"family":"Keim","given":"Jonah L"},{"family":"Taper","given":"Mark L"},{"family":"Lele","given":"Subhash R"}],"issued":{"date-parts":[["2011"]]}}},{"id":23,"uris":["http://zotero.org/users/6749014/items/JY8NYIDE"],"itemData":{"id":23,"type":"article-journal","abstract":"This study was designed to develop reliable methods for quantification of cortisol and cortisol immunoreactive metabolites (C-CIM) and immunoglobulin A (IgA) in reindeer serum, saliva, urine, and feces as tools for the objective noninvasive assessment of well-being and immunocompetence in reindeer. Although C-CIM was readily quantifiable by radioimmunoassay in serum, urine, and feces, the levels in saliva samples were low, rendering quantification unreliable. Whereas IgA concentrations were high in feces samples, they were much lower, albeit quantifiable, in serum and urine; the levels in saliva samples were too low for quantification with the use of an enzyme-linked immunosorbent assay that we developed. Further studies are in progress to validate the usefulness of fecal levels of C-CIM and IgA in the assessment of welfare in reindeer.","container-title":"The Canadian Journal of Veterinary Research","language":"en","page":"4","source":"Zotero","title":"Quantification of cortisol, cortisol immunoreactive metabolites, and immunoglobulin A in serum, saliva, urine, and feces for noninvasive assessment of stress in reindeer","author":[{"family":"Rehbinder","given":"Claes"},{"family":"Hau","given":"Jann"}],"issued":{"date-parts":[["2005"]]}}}],"schema":"https://github.com/citation-style-language/schema/raw/master/csl-citation.json"}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(Rehbinder and Hau 2005; Wasser et al. 2011)</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very few studies have carried out systematic field sampling over the course of the year, and so baseline values for free-ranging populations are lacking. As such, we cannot say if the high values observed during the June and July sessions, particularly for the free-ranging samples, fall within a normal range for caribou. Since we observe a marked </w:t>
      </w:r>
      <w:r w:rsidR="003D6B90" w:rsidRPr="00366A3B">
        <w:rPr>
          <w:rFonts w:ascii="Times New Roman" w:hAnsi="Times New Roman"/>
          <w:color w:val="000000" w:themeColor="text1"/>
          <w:sz w:val="24"/>
          <w:szCs w:val="24"/>
        </w:rPr>
        <w:t>increase</w:t>
      </w:r>
      <w:r w:rsidRPr="00366A3B">
        <w:rPr>
          <w:rFonts w:ascii="Times New Roman" w:hAnsi="Times New Roman"/>
          <w:color w:val="000000" w:themeColor="text1"/>
          <w:sz w:val="24"/>
          <w:szCs w:val="24"/>
        </w:rPr>
        <w:t xml:space="preserve"> in </w:t>
      </w:r>
      <w:r w:rsidR="00FA7932" w:rsidRPr="00366A3B">
        <w:rPr>
          <w:rFonts w:ascii="Times New Roman" w:hAnsi="Times New Roman"/>
          <w:color w:val="000000" w:themeColor="text1"/>
          <w:sz w:val="24"/>
          <w:szCs w:val="24"/>
        </w:rPr>
        <w:t xml:space="preserve">FGMs </w:t>
      </w:r>
      <w:r w:rsidRPr="00366A3B">
        <w:rPr>
          <w:rFonts w:ascii="Times New Roman" w:hAnsi="Times New Roman"/>
          <w:color w:val="000000" w:themeColor="text1"/>
          <w:sz w:val="24"/>
          <w:szCs w:val="24"/>
        </w:rPr>
        <w:t xml:space="preserve">between the pre-calving sampling session (April) and post-calving (June and July), it is </w:t>
      </w:r>
      <w:r w:rsidR="00C11A07" w:rsidRPr="00366A3B">
        <w:rPr>
          <w:rFonts w:ascii="Times New Roman" w:hAnsi="Times New Roman"/>
          <w:color w:val="000000" w:themeColor="text1"/>
          <w:sz w:val="24"/>
          <w:szCs w:val="24"/>
        </w:rPr>
        <w:t>possible</w:t>
      </w:r>
      <w:r w:rsidRPr="00366A3B">
        <w:rPr>
          <w:rFonts w:ascii="Times New Roman" w:hAnsi="Times New Roman"/>
          <w:color w:val="000000" w:themeColor="text1"/>
          <w:sz w:val="24"/>
          <w:szCs w:val="24"/>
        </w:rPr>
        <w:t xml:space="preserve"> that the observed increase in the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is linked to the transition from pregnancy to lactation and other maternal behaviors. </w:t>
      </w:r>
      <w:r w:rsidR="00C11A07" w:rsidRPr="00366A3B">
        <w:rPr>
          <w:rFonts w:ascii="Times New Roman" w:hAnsi="Times New Roman"/>
          <w:color w:val="000000" w:themeColor="text1"/>
          <w:sz w:val="24"/>
          <w:szCs w:val="24"/>
        </w:rPr>
        <w:t xml:space="preserve">However, because both male and female free-ranging caribou show parallel increases in </w:t>
      </w:r>
      <w:r w:rsidR="00FA7932" w:rsidRPr="00366A3B">
        <w:rPr>
          <w:rFonts w:ascii="Times New Roman" w:hAnsi="Times New Roman"/>
          <w:color w:val="000000" w:themeColor="text1"/>
          <w:sz w:val="24"/>
          <w:szCs w:val="24"/>
        </w:rPr>
        <w:t>FGMs</w:t>
      </w:r>
      <w:r w:rsidR="00C11A07" w:rsidRPr="00366A3B">
        <w:rPr>
          <w:rFonts w:ascii="Times New Roman" w:hAnsi="Times New Roman"/>
          <w:color w:val="000000" w:themeColor="text1"/>
          <w:sz w:val="24"/>
          <w:szCs w:val="24"/>
        </w:rPr>
        <w:t xml:space="preserve"> during this time, it may be the</w:t>
      </w:r>
      <w:r w:rsidRPr="00366A3B">
        <w:rPr>
          <w:rFonts w:ascii="Times New Roman" w:hAnsi="Times New Roman"/>
          <w:color w:val="000000" w:themeColor="text1"/>
          <w:sz w:val="24"/>
          <w:szCs w:val="24"/>
        </w:rPr>
        <w:t xml:space="preserve"> compounded stressors of predator vigilance and avoidance</w:t>
      </w:r>
      <w:r w:rsidR="00C11A07" w:rsidRPr="00366A3B">
        <w:rPr>
          <w:rFonts w:ascii="Times New Roman" w:hAnsi="Times New Roman"/>
          <w:color w:val="000000" w:themeColor="text1"/>
          <w:sz w:val="24"/>
          <w:szCs w:val="24"/>
        </w:rPr>
        <w:t xml:space="preserve"> as well as nutritional </w:t>
      </w:r>
      <w:r w:rsidR="00C60EF7" w:rsidRPr="00366A3B">
        <w:rPr>
          <w:rFonts w:ascii="Times New Roman" w:hAnsi="Times New Roman"/>
          <w:color w:val="000000" w:themeColor="text1"/>
          <w:sz w:val="24"/>
          <w:szCs w:val="24"/>
        </w:rPr>
        <w:t>demands in a period when spring forage can be sparse. To decouple these effects, w</w:t>
      </w:r>
      <w:r w:rsidR="00E83A14" w:rsidRPr="00366A3B">
        <w:rPr>
          <w:rFonts w:ascii="Times New Roman" w:hAnsi="Times New Roman"/>
          <w:color w:val="000000" w:themeColor="text1"/>
          <w:sz w:val="24"/>
          <w:szCs w:val="24"/>
        </w:rPr>
        <w:t xml:space="preserve">e suggest </w:t>
      </w:r>
      <w:r w:rsidR="00C60EF7" w:rsidRPr="00366A3B">
        <w:rPr>
          <w:rFonts w:ascii="Times New Roman" w:hAnsi="Times New Roman"/>
          <w:color w:val="000000" w:themeColor="text1"/>
          <w:sz w:val="24"/>
          <w:szCs w:val="24"/>
        </w:rPr>
        <w:t>future</w:t>
      </w:r>
      <w:r w:rsidR="00E83A14" w:rsidRPr="00366A3B">
        <w:rPr>
          <w:rFonts w:ascii="Times New Roman" w:hAnsi="Times New Roman"/>
          <w:color w:val="000000" w:themeColor="text1"/>
          <w:sz w:val="24"/>
          <w:szCs w:val="24"/>
        </w:rPr>
        <w:t xml:space="preserve"> investigat</w:t>
      </w:r>
      <w:r w:rsidR="00C60EF7" w:rsidRPr="00366A3B">
        <w:rPr>
          <w:rFonts w:ascii="Times New Roman" w:hAnsi="Times New Roman"/>
          <w:color w:val="000000" w:themeColor="text1"/>
          <w:sz w:val="24"/>
          <w:szCs w:val="24"/>
        </w:rPr>
        <w:t>ions include</w:t>
      </w:r>
      <w:r w:rsidR="00E83A14" w:rsidRPr="00366A3B">
        <w:rPr>
          <w:rFonts w:ascii="Times New Roman" w:hAnsi="Times New Roman"/>
          <w:color w:val="000000" w:themeColor="text1"/>
          <w:sz w:val="24"/>
          <w:szCs w:val="24"/>
        </w:rPr>
        <w:t xml:space="preserve"> thyroid hormone</w:t>
      </w:r>
      <w:r w:rsidR="00C60EF7" w:rsidRPr="00366A3B">
        <w:rPr>
          <w:rFonts w:ascii="Times New Roman" w:hAnsi="Times New Roman"/>
          <w:color w:val="000000" w:themeColor="text1"/>
          <w:sz w:val="24"/>
          <w:szCs w:val="24"/>
        </w:rPr>
        <w:t xml:space="preserve"> levels—measuring T3 (triiodothyronine) via </w:t>
      </w:r>
      <w:r w:rsidR="00E83A14" w:rsidRPr="00366A3B">
        <w:rPr>
          <w:rFonts w:ascii="Times New Roman" w:hAnsi="Times New Roman"/>
          <w:color w:val="000000" w:themeColor="text1"/>
          <w:sz w:val="24"/>
          <w:szCs w:val="24"/>
        </w:rPr>
        <w:t>blood sample</w:t>
      </w:r>
      <w:r w:rsidR="00C60EF7" w:rsidRPr="00366A3B">
        <w:rPr>
          <w:rFonts w:ascii="Times New Roman" w:hAnsi="Times New Roman"/>
          <w:color w:val="000000" w:themeColor="text1"/>
          <w:sz w:val="24"/>
          <w:szCs w:val="24"/>
        </w:rPr>
        <w:t>s</w:t>
      </w:r>
      <w:r w:rsidR="004D145B" w:rsidRPr="00366A3B">
        <w:rPr>
          <w:rFonts w:ascii="Times New Roman" w:hAnsi="Times New Roman"/>
          <w:color w:val="000000" w:themeColor="text1"/>
          <w:sz w:val="24"/>
          <w:szCs w:val="24"/>
        </w:rPr>
        <w:t xml:space="preserve"> or feces</w:t>
      </w:r>
      <w:r w:rsidR="00E83A14" w:rsidRPr="00366A3B">
        <w:rPr>
          <w:rFonts w:ascii="Times New Roman" w:hAnsi="Times New Roman"/>
          <w:color w:val="000000" w:themeColor="text1"/>
          <w:sz w:val="24"/>
          <w:szCs w:val="24"/>
        </w:rPr>
        <w:t xml:space="preserve">. T3 is a hormone which is associated with metabolism and is a marker for nutritional stress, and has been validated in several North American cervids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{"citationID":"fLpexVmB","properties":{"formattedCitation":"(Martinez and Hewitt 1999; Goheen and Jesmer 2013)","plainCitation":"(Martinez and Hewitt 1999; Goheen and Jesmer 2013)","noteIndex":0},"citationItems":[{"id":22,"uris":["http://zotero.org/users/6749014/items/TCP7DJF5"],"itemData":{"id":22,"type":"article-journal","container-title":"Wildlife Society Bulletin (1973-2006)","ISSN":"0091-7648","issue":"3","note":"publisher: [Wiley, Wildlife Society]","page":"543-546","source":"JSTOR","title":"Nutritional Condition of White-Tailed Deer in Northern Mexico","volume":"27","author":[{"family":"Martinez","given":"Alfonso"},{"family":"Hewitt","given":"David G."}],"issued":{"date-parts":[["1999"]]}}},{"id":70,"uris":["http://zotero.org/users/6749014/items/6XXZHVXG"],"itemData":{"id":70,"type":"article-journal","abstract":"Understanding the influence of habitat and climate on wildlife nutrition, reproduction and demography is a major goal for natural resource managers and ecologists alike. Although both top-down (i.e., predation and disease) and bottom-up (i.e. habitat and nutrition) forces impact demography, the nutritional condition of an animal is an integration of its environment (Parker et al. 2009) and influences reproduction and survival (Clutton-Brock et al. 1987, Keech et al. 2000, Cook et al. 2004), thus allowing for the identification of limiting factors. Researchers and managers must understand which factors limit population growth before mitigating actions can be taken.","container-title":"The UW National Parks Service Research Station Annual Reports","DOI":"10.13001/uwnpsrc.2013.4005","ISSN":"2693-2407, 2693-2385","journalAbbreviation":"uwnpsrc","language":"en","page":"138-145","source":"DOI.org (Crossref)","title":"Validation of Fecal-based Methods for Monitoring Nutrition and Reproduction of Moose in the Greater Yellowstone Ecosystem","volume":"36","author":[{"family":"Goheen","given":"Jacob"},{"family":"Jesmer","given":"Brett"}],"issued":{"date-parts":[["2013",1,1]]}}}],"schema":"https://github.com/citation-style-language/schema/raw/master/csl-citation.json"}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(Martinez and Hewitt 1999; Goheen and Jesmer 2013)</w:t>
      </w:r>
      <w:r w:rsidR="003D6B90"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w:t>
      </w:r>
    </w:p>
    <w:p w14:paraId="2FE94C22" w14:textId="0B01FAD4" w:rsidR="004E0E9E" w:rsidRPr="00366A3B" w:rsidRDefault="00C60EF7" w:rsidP="004E0E9E">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F</w:t>
      </w:r>
      <w:r w:rsidR="0059648E" w:rsidRPr="00366A3B">
        <w:rPr>
          <w:rFonts w:ascii="Times New Roman" w:hAnsi="Times New Roman"/>
          <w:color w:val="000000" w:themeColor="text1"/>
          <w:sz w:val="24"/>
          <w:szCs w:val="24"/>
        </w:rPr>
        <w:t xml:space="preserve">ecal nitrogen results from our samples are generally consistent with nitrogen levels from other </w:t>
      </w:r>
      <w:r w:rsidR="0059648E" w:rsidRPr="00366A3B">
        <w:rPr>
          <w:rFonts w:ascii="Times New Roman" w:hAnsi="Times New Roman"/>
          <w:i/>
          <w:color w:val="000000" w:themeColor="text1"/>
          <w:sz w:val="24"/>
          <w:szCs w:val="24"/>
        </w:rPr>
        <w:t>Rangifer</w:t>
      </w:r>
      <w:r w:rsidR="0059648E" w:rsidRPr="00366A3B">
        <w:rPr>
          <w:rFonts w:ascii="Times New Roman" w:hAnsi="Times New Roman"/>
          <w:color w:val="000000" w:themeColor="text1"/>
          <w:sz w:val="24"/>
          <w:szCs w:val="24"/>
        </w:rPr>
        <w:t xml:space="preserve"> studies. </w:t>
      </w:r>
      <w:r w:rsidR="00B24CC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{"citationID":"ybBZRXs6","properties":{"formattedCitation":"(Newton et al. 2015)","plainCitation":"(Newton et al. 2015)","dontUpdate":true,"noteIndex":0},"citationItems":[{"id":19,"uris":["http://zotero.org/users/6749014/items/NR7EWZB8"],"itemData":{"id":19,"type":"article-journal","abstract":"Understanding the factors driving changes in species distributions is fundamental to conservation, but for wide-ranging species this is often complicated by the need for broad-scale observations across space and time. In the last three decades, the location of summer concentrations of migratory caribou (Rangifer tarandus) in southern Hudson Bay (SHB), Canada, has shifted south and east as much as 500 km. We used long-term data (1987-2011) to test two hypotheses that could explain the distribution shift: forage depletion and anthropogenic disturbance. Over time and space, we compared the body size of live-captured adult female caribou, dietary quality from fecal nitrogen in July, the location of VHF-and GPS-collared female caribou in July, distribution of all-terrain vehicle (ATV) tracks and caribou tracks in August, and the proximity of collared caribou to sections of the coast with higher ATV activity in spring and summer. The forage depletion hypothesis was supported by greater body size and dietary quality in caribou of the eastern portion of SHB than in western SHB animals in 2009-11. The anthropogenic disturbance hypothesis was supported by the negative correlation of the distributions of ATV tracks and caribou tracks on the coast in 2010 and the fact that caribou avoided areas with ATV activity by 10-14 km. In 1987, collared caribou were observed largely along the coast in western SHB in mid-July, while in 2009-11, they were inland in western SHB and along the coast in eastern SHB. While these locations demonstrate a substantial change in summer distribution over three decades, we were unable to differentiate between forage depletion and anthropogenic disturbance as a single causal factor of the distribution shift. La compréhension des facteurs qui influencent les changements caractérisant les distributions des espèces est fondamentale aux efforts de conservation, mais pour les espèces dont l'aire de distribution est étendue, ce principe est souvent compliqué par la nécessité de faire des observations à grande échelle, dans le temps et dans l'espace. Au cours des trois dernières décennies, l'emplacement des concentrations estivales du caribou migrateur (Rangifer tarandus) dans le sud de la baie d'Hudson (SBH), au Canada, s'est déplacé vers le sud et vers l'est dans une mesure de 500 km. Nous nous sommes appuyés sur des données de longue haleine (1987-2011) pour mettre à l'épreuve deux hypothèses susceptibles d'expliquer ce changement en matière de distribution, soit l'appauvrissement du fourrage et la perturbation anthropique. Au fil du temps et de l'espace, nous avons comparé la taille du corps des caribous femelles adultes capturées vivantes, la qualité de leur alimentation à partir de l'azote fécal en juillet, l'emplacement des femelles portant un collier de type VHF ou GPS en juillet, la répartition des traces de véhicules tout terrain (VTT) et des pistes de caribou en août de même que la proximité des caribous portant un collier aux tronçons de la côte où la présence de VTT est plus grande au printemps et à l'été. L'hypothèse de l'appauvrissement du fourrage a été étayée par la plus grande taille du corps et la qualité de l'alimentation du caribou de la zone est du SBH comparativement à celles du caribou de l'ouest du SBH entre 2009 et 2011. Pour sa part, l'hypothèse perturbation anthropique a été appuyée par la corrélation négative caractérisant la répartition des pistes de VTT et des traces de caribou sur la côte en 2010 et par le fait que les caribous sont restés à l'écart des zones fréquentées par les VTT dans une mesure de 10 à 14 km. En 1987, des caribous portant un collier ont été observés en grand nombre le long de la côte ouest du SBH à la mi-juillet, tandis que de 2009 à 2011, ils ont été repérés à l'intérieur des terres dans l'ouest du SBH et le long de la côte est du SBH. Bien que ces emplacements indiquent un important changement en matière de distribution estivale au cours de trois décennies, nous n'avons pas été en mesure de faire une distinction entre l'appauvrissement du fourrage et la perturbation anthropique en tant que facteur causal unique du changement de distribution.","container-title":"Arctic","ISSN":"0004-0843","issue":"4","note":"publisher: Arctic Institute of North America","page":"472-485","source":"JSTOR","title":"Causes and Consequences of Broad-Scale Changes in the Distribution of Migratory Caribou (Rangifer tarandus) of Southern Hudson Bay","volume":"68","author":[{"family":"Newton","given":"Erica J."},{"family":"Abraham","given":"Kenneth F."},{"family":"Schaefer","given":"James A."},{"family":"Pond","given":"Bruce A."},{"family":"Brown","given":"Glen S."},{"family":"Thompson","given":"John E."}],"issued":{"date-parts":[["2015"]]}}}],"schema":"https://github.com/citation-style-language/schema/raw/master/csl-citation.json"} </w:instrText>
      </w:r>
      <w:r w:rsidR="00B24CCE" w:rsidRPr="00366A3B">
        <w:rPr>
          <w:rFonts w:ascii="Times New Roman" w:hAnsi="Times New Roman"/>
          <w:color w:val="000000" w:themeColor="text1"/>
          <w:sz w:val="24"/>
          <w:szCs w:val="24"/>
        </w:rPr>
        <w:fldChar w:fldCharType="separate"/>
      </w:r>
      <w:r w:rsidR="00B24CCE" w:rsidRPr="00366A3B">
        <w:rPr>
          <w:rFonts w:ascii="Times New Roman" w:hAnsi="Times New Roman"/>
          <w:noProof/>
          <w:color w:val="000000" w:themeColor="text1"/>
          <w:sz w:val="24"/>
          <w:szCs w:val="24"/>
        </w:rPr>
        <w:t>Newton et al. (2015)</w:t>
      </w:r>
      <w:r w:rsidR="00B24CCE"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 xml:space="preserve"> </w:t>
      </w:r>
      <w:r w:rsidR="0059648E" w:rsidRPr="00366A3B">
        <w:rPr>
          <w:rFonts w:ascii="Times New Roman" w:hAnsi="Times New Roman"/>
          <w:color w:val="000000" w:themeColor="text1"/>
          <w:sz w:val="24"/>
          <w:szCs w:val="24"/>
        </w:rPr>
        <w:t xml:space="preserve">recorded 2.7 – 3.7% fecal nitrogen content for their study area near Hudson </w:t>
      </w:r>
      <w:r w:rsidR="0059648E" w:rsidRPr="00366A3B">
        <w:rPr>
          <w:rFonts w:ascii="Times New Roman" w:hAnsi="Times New Roman"/>
          <w:bCs/>
          <w:color w:val="000000" w:themeColor="text1"/>
          <w:sz w:val="24"/>
          <w:szCs w:val="24"/>
        </w:rPr>
        <w:t xml:space="preserve">Bay, with samples from inland </w:t>
      </w:r>
      <w:r w:rsidR="008A2E68" w:rsidRPr="00366A3B">
        <w:rPr>
          <w:rFonts w:ascii="Times New Roman" w:hAnsi="Times New Roman"/>
          <w:bCs/>
          <w:color w:val="000000" w:themeColor="text1"/>
          <w:sz w:val="24"/>
          <w:szCs w:val="24"/>
        </w:rPr>
        <w:t>subpopulation</w:t>
      </w:r>
      <w:r w:rsidR="0059648E" w:rsidRPr="00366A3B">
        <w:rPr>
          <w:rFonts w:ascii="Times New Roman" w:hAnsi="Times New Roman"/>
          <w:bCs/>
          <w:color w:val="000000" w:themeColor="text1"/>
          <w:sz w:val="24"/>
          <w:szCs w:val="24"/>
        </w:rPr>
        <w:t>s having significantly lower values (~2.8%) than coastal samples (~3.5%). A study of diet and behaviour in Svalbard reindeer</w:t>
      </w:r>
      <w:r w:rsidR="004908B0" w:rsidRPr="00366A3B">
        <w:rPr>
          <w:rFonts w:ascii="Times New Roman" w:hAnsi="Times New Roman"/>
          <w:bCs/>
          <w:color w:val="000000" w:themeColor="text1"/>
          <w:sz w:val="24"/>
          <w:szCs w:val="24"/>
        </w:rPr>
        <w:t xml:space="preserve"> </w:t>
      </w:r>
      <w:r w:rsidR="0059648E" w:rsidRPr="00366A3B">
        <w:rPr>
          <w:rFonts w:ascii="Times New Roman" w:hAnsi="Times New Roman"/>
          <w:color w:val="000000" w:themeColor="text1"/>
          <w:sz w:val="24"/>
          <w:szCs w:val="24"/>
        </w:rPr>
        <w:t xml:space="preserve">documented fecal nitrogen content ranging from 2.5 – 3.6%, with </w:t>
      </w:r>
      <w:r w:rsidRPr="00366A3B">
        <w:rPr>
          <w:rFonts w:ascii="Times New Roman" w:hAnsi="Times New Roman"/>
          <w:color w:val="000000" w:themeColor="text1"/>
          <w:sz w:val="24"/>
          <w:szCs w:val="24"/>
        </w:rPr>
        <w:t>most</w:t>
      </w:r>
      <w:r w:rsidR="0059648E" w:rsidRPr="00366A3B">
        <w:rPr>
          <w:rFonts w:ascii="Times New Roman" w:hAnsi="Times New Roman"/>
          <w:color w:val="000000" w:themeColor="text1"/>
          <w:sz w:val="24"/>
          <w:szCs w:val="24"/>
        </w:rPr>
        <w:t xml:space="preserve"> </w:t>
      </w:r>
      <w:r w:rsidR="001D4187" w:rsidRPr="00366A3B">
        <w:rPr>
          <w:rFonts w:ascii="Times New Roman" w:hAnsi="Times New Roman"/>
          <w:color w:val="000000" w:themeColor="text1"/>
          <w:sz w:val="24"/>
          <w:szCs w:val="24"/>
        </w:rPr>
        <w:t xml:space="preserve">(40/47) </w:t>
      </w:r>
      <w:r w:rsidR="0059648E" w:rsidRPr="00366A3B">
        <w:rPr>
          <w:rFonts w:ascii="Times New Roman" w:hAnsi="Times New Roman"/>
          <w:color w:val="000000" w:themeColor="text1"/>
          <w:sz w:val="24"/>
          <w:szCs w:val="24"/>
        </w:rPr>
        <w:t xml:space="preserve">samples having values </w:t>
      </w:r>
      <w:r w:rsidR="001D4187"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3.</w:t>
      </w:r>
      <w:r w:rsidR="001D4187" w:rsidRPr="00366A3B">
        <w:rPr>
          <w:rFonts w:ascii="Times New Roman" w:hAnsi="Times New Roman"/>
          <w:color w:val="000000" w:themeColor="text1"/>
          <w:sz w:val="24"/>
          <w:szCs w:val="24"/>
        </w:rPr>
        <w:t>2</w:t>
      </w:r>
      <w:r w:rsidR="0059648E" w:rsidRPr="00366A3B">
        <w:rPr>
          <w:rFonts w:ascii="Times New Roman" w:hAnsi="Times New Roman"/>
          <w:color w:val="000000" w:themeColor="text1"/>
          <w:sz w:val="24"/>
          <w:szCs w:val="24"/>
        </w:rPr>
        <w:t>%</w:t>
      </w:r>
      <w:r w:rsidR="004908B0" w:rsidRPr="00366A3B">
        <w:rPr>
          <w:rFonts w:ascii="Times New Roman" w:hAnsi="Times New Roman"/>
          <w:color w:val="000000" w:themeColor="text1"/>
          <w:sz w:val="24"/>
          <w:szCs w:val="24"/>
        </w:rPr>
        <w:t xml:space="preserve"> </w:t>
      </w:r>
      <w:r w:rsidR="004908B0" w:rsidRPr="00366A3B">
        <w:rPr>
          <w:rFonts w:ascii="Times New Roman" w:hAnsi="Times New Roman"/>
          <w:bCs/>
          <w:color w:val="000000" w:themeColor="text1"/>
          <w:sz w:val="24"/>
          <w:szCs w:val="24"/>
        </w:rPr>
        <w:fldChar w:fldCharType="begin"/>
      </w:r>
      <w:r w:rsidR="00F652B2" w:rsidRPr="00366A3B">
        <w:rPr>
          <w:rFonts w:ascii="Times New Roman" w:hAnsi="Times New Roman"/>
          <w:bCs/>
          <w:color w:val="000000" w:themeColor="text1"/>
          <w:sz w:val="24"/>
          <w:szCs w:val="24"/>
        </w:rPr>
        <w:instrText xml:space="preserve"> ADDIN ZOTERO_ITEM CSL_CITATION {"citationID":"QwhH3aOy","properties":{"formattedCitation":"(Karb\\uc0\\u248{} 2019)","plainCitation":"(Karbø 2019)","noteIndex":0},"citationItems":[{"id":17,"uris":["http://zotero.org/users/6749014/items/FF6RIJG6"],"itemData":{"id":17,"type":"thesis","number-of-pages":"48","publisher":"Norwegian University of Life Sciences","title":"Linking behavior to diet in Svalbard reindeer (Rangifer tarandus platyrhynchus) by use of DNA metabarcoding and GPS-telemetry","author":[{"family":"Karbø","given":"Asbjørn"}],"issued":{"date-parts":[["2019"]]}}}],"schema":"https://github.com/citation-style-language/schema/raw/master/csl-citation.json"} </w:instrText>
      </w:r>
      <w:r w:rsidR="004908B0" w:rsidRPr="00366A3B">
        <w:rPr>
          <w:rFonts w:ascii="Times New Roman" w:hAnsi="Times New Roman"/>
          <w:bCs/>
          <w:color w:val="000000" w:themeColor="text1"/>
          <w:sz w:val="24"/>
          <w:szCs w:val="24"/>
        </w:rPr>
        <w:fldChar w:fldCharType="separate"/>
      </w:r>
      <w:r w:rsidR="00E45298" w:rsidRPr="00366A3B">
        <w:rPr>
          <w:rFonts w:ascii="Times New Roman" w:hAnsi="Times New Roman"/>
          <w:color w:val="000000"/>
          <w:sz w:val="24"/>
          <w:szCs w:val="24"/>
          <w:lang w:val="en-US"/>
        </w:rPr>
        <w:t>(Karbø 2019)</w:t>
      </w:r>
      <w:r w:rsidR="004908B0" w:rsidRPr="00366A3B">
        <w:rPr>
          <w:rFonts w:ascii="Times New Roman" w:hAnsi="Times New Roman"/>
          <w:bCs/>
          <w:color w:val="000000" w:themeColor="text1"/>
          <w:sz w:val="24"/>
          <w:szCs w:val="24"/>
        </w:rPr>
        <w:fldChar w:fldCharType="end"/>
      </w:r>
      <w:r w:rsidR="0059648E" w:rsidRPr="00366A3B">
        <w:rPr>
          <w:rFonts w:ascii="Times New Roman" w:hAnsi="Times New Roman"/>
          <w:color w:val="000000" w:themeColor="text1"/>
          <w:sz w:val="24"/>
          <w:szCs w:val="24"/>
        </w:rPr>
        <w:t xml:space="preserve">. Our samples showed more variation, ranging from 1.5 – 4.1%, but the mean was very similar to the inland Hudson Bay </w:t>
      </w:r>
      <w:r w:rsidR="008A2E68" w:rsidRPr="00366A3B">
        <w:rPr>
          <w:rFonts w:ascii="Times New Roman" w:hAnsi="Times New Roman"/>
          <w:color w:val="000000" w:themeColor="text1"/>
          <w:sz w:val="24"/>
          <w:szCs w:val="24"/>
        </w:rPr>
        <w:t>subpopulation</w:t>
      </w:r>
      <w:r w:rsidR="0059648E" w:rsidRPr="00366A3B">
        <w:rPr>
          <w:rFonts w:ascii="Times New Roman" w:hAnsi="Times New Roman"/>
          <w:color w:val="000000" w:themeColor="text1"/>
          <w:sz w:val="24"/>
          <w:szCs w:val="24"/>
        </w:rPr>
        <w:t xml:space="preserve">s. </w:t>
      </w:r>
      <w:r w:rsidRPr="00366A3B">
        <w:rPr>
          <w:rFonts w:ascii="Times New Roman" w:hAnsi="Times New Roman"/>
          <w:color w:val="000000" w:themeColor="text1"/>
          <w:sz w:val="24"/>
          <w:szCs w:val="24"/>
        </w:rPr>
        <w:t>Compar</w:t>
      </w:r>
      <w:ins w:id="1142" w:author="Clayton Lamb" w:date="2023-07-13T15:29:00Z">
        <w:r w:rsidR="009715AF" w:rsidRPr="00366A3B">
          <w:rPr>
            <w:rFonts w:ascii="Times New Roman" w:hAnsi="Times New Roman"/>
            <w:color w:val="000000" w:themeColor="text1"/>
            <w:sz w:val="24"/>
            <w:szCs w:val="24"/>
          </w:rPr>
          <w:t>ed to</w:t>
        </w:r>
      </w:ins>
      <w:del w:id="1143" w:author="Clayton Lamb" w:date="2023-07-13T15:29:00Z">
        <w:r w:rsidRPr="00366A3B" w:rsidDel="009715AF">
          <w:rPr>
            <w:rFonts w:ascii="Times New Roman" w:hAnsi="Times New Roman"/>
            <w:color w:val="000000" w:themeColor="text1"/>
            <w:sz w:val="24"/>
            <w:szCs w:val="24"/>
          </w:rPr>
          <w:delText>ing</w:delText>
        </w:r>
      </w:del>
      <w:r w:rsidR="0059648E" w:rsidRPr="00366A3B">
        <w:rPr>
          <w:rFonts w:ascii="Times New Roman" w:hAnsi="Times New Roman"/>
          <w:color w:val="000000" w:themeColor="text1"/>
          <w:sz w:val="24"/>
          <w:szCs w:val="24"/>
        </w:rPr>
        <w:t xml:space="preserve"> </w:t>
      </w:r>
      <w:del w:id="1144" w:author="Clayton Lamb" w:date="2023-07-13T15:29:00Z">
        <w:r w:rsidR="0059648E" w:rsidRPr="00366A3B" w:rsidDel="009715AF">
          <w:rPr>
            <w:rFonts w:ascii="Times New Roman" w:hAnsi="Times New Roman"/>
            <w:color w:val="000000" w:themeColor="text1"/>
            <w:sz w:val="24"/>
            <w:szCs w:val="24"/>
          </w:rPr>
          <w:delText xml:space="preserve">fecal nitrogen between penned and </w:delText>
        </w:r>
      </w:del>
      <w:r w:rsidR="0059648E" w:rsidRPr="00366A3B">
        <w:rPr>
          <w:rFonts w:ascii="Times New Roman" w:hAnsi="Times New Roman"/>
          <w:color w:val="000000" w:themeColor="text1"/>
          <w:sz w:val="24"/>
          <w:szCs w:val="24"/>
        </w:rPr>
        <w:t>free-ranging caribou,</w:t>
      </w:r>
      <w:r w:rsidR="00D708B0" w:rsidRPr="00366A3B">
        <w:rPr>
          <w:rFonts w:ascii="Times New Roman" w:hAnsi="Times New Roman"/>
          <w:color w:val="000000" w:themeColor="text1"/>
          <w:sz w:val="24"/>
          <w:szCs w:val="24"/>
        </w:rPr>
        <w:t xml:space="preserve"> we found that</w:t>
      </w:r>
      <w:r w:rsidR="0059648E" w:rsidRPr="00366A3B">
        <w:rPr>
          <w:rFonts w:ascii="Times New Roman" w:hAnsi="Times New Roman"/>
          <w:color w:val="000000" w:themeColor="text1"/>
          <w:sz w:val="24"/>
          <w:szCs w:val="24"/>
        </w:rPr>
        <w:t xml:space="preserve"> the </w:t>
      </w:r>
      <w:commentRangeStart w:id="1145"/>
      <w:r w:rsidR="0059648E"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59648E" w:rsidRPr="00366A3B">
        <w:rPr>
          <w:rFonts w:ascii="Times New Roman" w:hAnsi="Times New Roman"/>
          <w:color w:val="000000" w:themeColor="text1"/>
          <w:sz w:val="24"/>
          <w:szCs w:val="24"/>
        </w:rPr>
        <w:t xml:space="preserve"> ha</w:t>
      </w:r>
      <w:r w:rsidR="004E0E9E" w:rsidRPr="00366A3B">
        <w:rPr>
          <w:rFonts w:ascii="Times New Roman" w:hAnsi="Times New Roman"/>
          <w:color w:val="000000" w:themeColor="text1"/>
          <w:sz w:val="24"/>
          <w:szCs w:val="24"/>
        </w:rPr>
        <w:t>d</w:t>
      </w:r>
      <w:r w:rsidR="0059648E" w:rsidRPr="00366A3B">
        <w:rPr>
          <w:rFonts w:ascii="Times New Roman" w:hAnsi="Times New Roman"/>
          <w:color w:val="000000" w:themeColor="text1"/>
          <w:sz w:val="24"/>
          <w:szCs w:val="24"/>
        </w:rPr>
        <w:t xml:space="preserve"> significantly higher fecal nitrogen in April, but </w:t>
      </w:r>
      <w:r w:rsidR="00D708B0" w:rsidRPr="00366A3B">
        <w:rPr>
          <w:rFonts w:ascii="Times New Roman" w:hAnsi="Times New Roman"/>
          <w:color w:val="000000" w:themeColor="text1"/>
          <w:sz w:val="24"/>
          <w:szCs w:val="24"/>
        </w:rPr>
        <w:t xml:space="preserve">that difference </w:t>
      </w:r>
      <w:commentRangeEnd w:id="1145"/>
      <w:r w:rsidR="00040575" w:rsidRPr="00366A3B">
        <w:rPr>
          <w:rStyle w:val="CommentReference"/>
          <w:rFonts w:ascii="Times New Roman" w:hAnsi="Times New Roman"/>
          <w:sz w:val="24"/>
          <w:szCs w:val="24"/>
          <w:rPrChange w:id="1146" w:author="Clayton Lamb" w:date="2023-07-19T07:26:00Z">
            <w:rPr>
              <w:rStyle w:val="CommentReference"/>
              <w:rFonts w:ascii="Garamond" w:hAnsi="Garamond"/>
            </w:rPr>
          </w:rPrChange>
        </w:rPr>
        <w:commentReference w:id="1145"/>
      </w:r>
      <w:r w:rsidR="00D708B0" w:rsidRPr="00366A3B">
        <w:rPr>
          <w:rFonts w:ascii="Times New Roman" w:hAnsi="Times New Roman"/>
          <w:color w:val="000000" w:themeColor="text1"/>
          <w:sz w:val="24"/>
          <w:szCs w:val="24"/>
        </w:rPr>
        <w:t>bec</w:t>
      </w:r>
      <w:r w:rsidR="004E0E9E" w:rsidRPr="00366A3B">
        <w:rPr>
          <w:rFonts w:ascii="Times New Roman" w:hAnsi="Times New Roman"/>
          <w:color w:val="000000" w:themeColor="text1"/>
          <w:sz w:val="24"/>
          <w:szCs w:val="24"/>
        </w:rPr>
        <w:t>ame</w:t>
      </w:r>
      <w:r w:rsidR="00D708B0" w:rsidRPr="00366A3B">
        <w:rPr>
          <w:rFonts w:ascii="Times New Roman" w:hAnsi="Times New Roman"/>
          <w:color w:val="000000" w:themeColor="text1"/>
          <w:sz w:val="24"/>
          <w:szCs w:val="24"/>
        </w:rPr>
        <w:t xml:space="preserve"> insignificant </w:t>
      </w:r>
      <w:r w:rsidR="0059648E" w:rsidRPr="00366A3B">
        <w:rPr>
          <w:rFonts w:ascii="Times New Roman" w:hAnsi="Times New Roman"/>
          <w:color w:val="000000" w:themeColor="text1"/>
          <w:sz w:val="24"/>
          <w:szCs w:val="24"/>
        </w:rPr>
        <w:t>by June or July</w:t>
      </w:r>
      <w:r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We interpret this to indicate that in spring, free-ranging caribou have </w:t>
      </w:r>
      <w:r w:rsidR="007B60AB" w:rsidRPr="00366A3B">
        <w:rPr>
          <w:rFonts w:ascii="Times New Roman" w:hAnsi="Times New Roman"/>
          <w:color w:val="000000" w:themeColor="text1"/>
          <w:sz w:val="24"/>
          <w:szCs w:val="24"/>
        </w:rPr>
        <w:t xml:space="preserve">limited </w:t>
      </w:r>
      <w:r w:rsidR="0059648E" w:rsidRPr="00366A3B">
        <w:rPr>
          <w:rFonts w:ascii="Times New Roman" w:hAnsi="Times New Roman"/>
          <w:color w:val="000000" w:themeColor="text1"/>
          <w:sz w:val="24"/>
          <w:szCs w:val="24"/>
        </w:rPr>
        <w:t xml:space="preserve">access to </w:t>
      </w:r>
      <w:r w:rsidR="007B60AB" w:rsidRPr="00366A3B">
        <w:rPr>
          <w:rFonts w:ascii="Times New Roman" w:hAnsi="Times New Roman"/>
          <w:color w:val="000000" w:themeColor="text1"/>
          <w:sz w:val="24"/>
          <w:szCs w:val="24"/>
        </w:rPr>
        <w:t xml:space="preserve">high quality forage </w:t>
      </w:r>
      <w:r w:rsidR="0059648E" w:rsidRPr="00366A3B">
        <w:rPr>
          <w:rFonts w:ascii="Times New Roman" w:hAnsi="Times New Roman"/>
          <w:color w:val="000000" w:themeColor="text1"/>
          <w:sz w:val="24"/>
          <w:szCs w:val="24"/>
        </w:rPr>
        <w:t xml:space="preserve">as spring vegetation is only emerging. The penned animals, by contrast, have </w:t>
      </w:r>
      <w:r w:rsidR="007B60AB" w:rsidRPr="00366A3B">
        <w:rPr>
          <w:rFonts w:ascii="Times New Roman" w:hAnsi="Times New Roman"/>
          <w:color w:val="000000" w:themeColor="text1"/>
          <w:sz w:val="24"/>
          <w:szCs w:val="24"/>
        </w:rPr>
        <w:t xml:space="preserve">daily </w:t>
      </w:r>
      <w:r w:rsidR="0059648E" w:rsidRPr="00366A3B">
        <w:rPr>
          <w:rFonts w:ascii="Times New Roman" w:hAnsi="Times New Roman"/>
          <w:color w:val="000000" w:themeColor="text1"/>
          <w:sz w:val="24"/>
          <w:szCs w:val="24"/>
        </w:rPr>
        <w:t xml:space="preserve">access to pelleted feed and supplementary lichen. </w:t>
      </w:r>
      <w:r w:rsidR="007B60AB" w:rsidRPr="00366A3B">
        <w:rPr>
          <w:rFonts w:ascii="Times New Roman" w:hAnsi="Times New Roman"/>
          <w:color w:val="000000" w:themeColor="text1"/>
          <w:sz w:val="24"/>
          <w:szCs w:val="24"/>
        </w:rPr>
        <w:t xml:space="preserve">By </w:t>
      </w:r>
      <w:r w:rsidR="0059648E" w:rsidRPr="00366A3B">
        <w:rPr>
          <w:rFonts w:ascii="Times New Roman" w:hAnsi="Times New Roman"/>
          <w:color w:val="000000" w:themeColor="text1"/>
          <w:sz w:val="24"/>
          <w:szCs w:val="24"/>
        </w:rPr>
        <w:t>June and July, however, natural forage is abundant and</w:t>
      </w:r>
      <w:r w:rsidR="00B57C6C" w:rsidRPr="00366A3B">
        <w:rPr>
          <w:rFonts w:ascii="Times New Roman" w:hAnsi="Times New Roman"/>
          <w:color w:val="000000" w:themeColor="text1"/>
          <w:sz w:val="24"/>
          <w:szCs w:val="24"/>
        </w:rPr>
        <w:t xml:space="preserve"> thus</w:t>
      </w:r>
      <w:r w:rsidR="0059648E" w:rsidRPr="00366A3B">
        <w:rPr>
          <w:rFonts w:ascii="Times New Roman" w:hAnsi="Times New Roman"/>
          <w:color w:val="000000" w:themeColor="text1"/>
          <w:sz w:val="24"/>
          <w:szCs w:val="24"/>
        </w:rPr>
        <w:t xml:space="preserve"> the diet quality</w:t>
      </w:r>
      <w:r w:rsidR="007B60AB" w:rsidRPr="00366A3B">
        <w:rPr>
          <w:rFonts w:ascii="Times New Roman" w:hAnsi="Times New Roman"/>
          <w:color w:val="000000" w:themeColor="text1"/>
          <w:sz w:val="24"/>
          <w:szCs w:val="24"/>
        </w:rPr>
        <w:t xml:space="preserve"> among penned and unpenned animals</w:t>
      </w:r>
      <w:r w:rsidR="0059648E" w:rsidRPr="00366A3B">
        <w:rPr>
          <w:rFonts w:ascii="Times New Roman" w:hAnsi="Times New Roman"/>
          <w:color w:val="000000" w:themeColor="text1"/>
          <w:sz w:val="24"/>
          <w:szCs w:val="24"/>
        </w:rPr>
        <w:t xml:space="preserve">, at least as indicated by protein content, is </w:t>
      </w:r>
      <w:r w:rsidR="007B60AB" w:rsidRPr="00366A3B">
        <w:rPr>
          <w:rFonts w:ascii="Times New Roman" w:hAnsi="Times New Roman"/>
          <w:color w:val="000000" w:themeColor="text1"/>
          <w:sz w:val="24"/>
          <w:szCs w:val="24"/>
        </w:rPr>
        <w:t xml:space="preserve">expected to be </w:t>
      </w:r>
      <w:r w:rsidR="0059648E" w:rsidRPr="00366A3B">
        <w:rPr>
          <w:rFonts w:ascii="Times New Roman" w:hAnsi="Times New Roman"/>
          <w:color w:val="000000" w:themeColor="text1"/>
          <w:sz w:val="24"/>
          <w:szCs w:val="24"/>
        </w:rPr>
        <w:t xml:space="preserve">very similar. </w:t>
      </w:r>
      <w:r w:rsidR="003C5504" w:rsidRPr="00366A3B">
        <w:rPr>
          <w:rFonts w:ascii="Times New Roman" w:hAnsi="Times New Roman"/>
          <w:color w:val="000000" w:themeColor="text1"/>
          <w:sz w:val="24"/>
          <w:szCs w:val="24"/>
        </w:rPr>
        <w:t xml:space="preserve">One possible implication of this </w:t>
      </w:r>
      <w:r w:rsidR="007B60AB" w:rsidRPr="00366A3B">
        <w:rPr>
          <w:rFonts w:ascii="Times New Roman" w:hAnsi="Times New Roman"/>
          <w:color w:val="000000" w:themeColor="text1"/>
          <w:sz w:val="24"/>
          <w:szCs w:val="24"/>
        </w:rPr>
        <w:t xml:space="preserve">temporary improvement in diet quality for penned animals </w:t>
      </w:r>
      <w:r w:rsidR="003C5504" w:rsidRPr="00366A3B">
        <w:rPr>
          <w:rFonts w:ascii="Times New Roman" w:hAnsi="Times New Roman"/>
          <w:color w:val="000000" w:themeColor="text1"/>
          <w:sz w:val="24"/>
          <w:szCs w:val="24"/>
        </w:rPr>
        <w:t xml:space="preserve">is </w:t>
      </w:r>
      <w:r w:rsidR="007B60AB" w:rsidRPr="00366A3B">
        <w:rPr>
          <w:rFonts w:ascii="Times New Roman" w:hAnsi="Times New Roman"/>
          <w:color w:val="000000" w:themeColor="text1"/>
          <w:sz w:val="24"/>
          <w:szCs w:val="24"/>
        </w:rPr>
        <w:t>the timing with respect to pregnancy. P</w:t>
      </w:r>
      <w:r w:rsidR="003C5504" w:rsidRPr="00366A3B">
        <w:rPr>
          <w:rFonts w:ascii="Times New Roman" w:hAnsi="Times New Roman"/>
          <w:color w:val="000000" w:themeColor="text1"/>
          <w:sz w:val="24"/>
          <w:szCs w:val="24"/>
        </w:rPr>
        <w:t xml:space="preserve">regnant </w:t>
      </w:r>
      <w:r w:rsidR="00F652B2" w:rsidRPr="00366A3B">
        <w:rPr>
          <w:rFonts w:ascii="Times New Roman" w:hAnsi="Times New Roman"/>
          <w:color w:val="000000" w:themeColor="text1"/>
          <w:sz w:val="24"/>
          <w:szCs w:val="24"/>
        </w:rPr>
        <w:t>females</w:t>
      </w:r>
      <w:r w:rsidR="003C5504" w:rsidRPr="00366A3B">
        <w:rPr>
          <w:rFonts w:ascii="Times New Roman" w:hAnsi="Times New Roman"/>
          <w:color w:val="000000" w:themeColor="text1"/>
          <w:sz w:val="24"/>
          <w:szCs w:val="24"/>
        </w:rPr>
        <w:t xml:space="preserve"> </w:t>
      </w:r>
      <w:r w:rsidR="007B60AB" w:rsidRPr="00366A3B">
        <w:rPr>
          <w:rFonts w:ascii="Times New Roman" w:hAnsi="Times New Roman"/>
          <w:color w:val="000000" w:themeColor="text1"/>
          <w:sz w:val="24"/>
          <w:szCs w:val="24"/>
        </w:rPr>
        <w:t xml:space="preserve">are in the pen during </w:t>
      </w:r>
      <w:r w:rsidR="003C5504" w:rsidRPr="00366A3B">
        <w:rPr>
          <w:rFonts w:ascii="Times New Roman" w:hAnsi="Times New Roman"/>
          <w:color w:val="000000" w:themeColor="text1"/>
          <w:sz w:val="24"/>
          <w:szCs w:val="24"/>
        </w:rPr>
        <w:t>the third trimester of their pregnancy</w:t>
      </w:r>
      <w:r w:rsidR="007B60AB" w:rsidRPr="00366A3B">
        <w:rPr>
          <w:rFonts w:ascii="Times New Roman" w:hAnsi="Times New Roman"/>
          <w:color w:val="000000" w:themeColor="text1"/>
          <w:sz w:val="24"/>
          <w:szCs w:val="24"/>
        </w:rPr>
        <w:t>, which incurs the greatest</w:t>
      </w:r>
      <w:r w:rsidR="00C655B1" w:rsidRPr="00366A3B">
        <w:rPr>
          <w:rFonts w:ascii="Times New Roman" w:hAnsi="Times New Roman"/>
          <w:color w:val="000000" w:themeColor="text1"/>
          <w:sz w:val="24"/>
          <w:szCs w:val="24"/>
        </w:rPr>
        <w:t xml:space="preserve"> </w:t>
      </w:r>
      <w:r w:rsidR="003C5504" w:rsidRPr="00366A3B">
        <w:rPr>
          <w:rFonts w:ascii="Times New Roman" w:hAnsi="Times New Roman"/>
          <w:color w:val="000000" w:themeColor="text1"/>
          <w:sz w:val="24"/>
          <w:szCs w:val="24"/>
        </w:rPr>
        <w:t xml:space="preserve">energetic costs </w:t>
      </w:r>
      <w:r w:rsidR="00C655B1" w:rsidRPr="00366A3B">
        <w:rPr>
          <w:rFonts w:ascii="Times New Roman" w:hAnsi="Times New Roman"/>
          <w:color w:val="000000" w:themeColor="text1"/>
          <w:sz w:val="24"/>
          <w:szCs w:val="24"/>
        </w:rPr>
        <w:t xml:space="preserve">during </w:t>
      </w:r>
      <w:r w:rsidR="004908B0" w:rsidRPr="00366A3B">
        <w:rPr>
          <w:rFonts w:ascii="Times New Roman" w:hAnsi="Times New Roman"/>
          <w:color w:val="000000" w:themeColor="text1"/>
          <w:sz w:val="24"/>
          <w:szCs w:val="24"/>
        </w:rPr>
        <w:t xml:space="preserve">gestation </w:t>
      </w:r>
      <w:r w:rsidR="004908B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{"citationID":"lGLDZFZn","properties":{"formattedCitation":"(Parker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4908B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(Parker et al. 2009)</w:t>
      </w:r>
      <w:r w:rsidR="004908B0" w:rsidRPr="00366A3B">
        <w:rPr>
          <w:rFonts w:ascii="Times New Roman" w:hAnsi="Times New Roman"/>
          <w:color w:val="000000" w:themeColor="text1"/>
          <w:sz w:val="24"/>
          <w:szCs w:val="24"/>
        </w:rPr>
        <w:fldChar w:fldCharType="end"/>
      </w:r>
      <w:r w:rsidR="007B60AB" w:rsidRPr="00366A3B">
        <w:rPr>
          <w:rFonts w:ascii="Times New Roman" w:hAnsi="Times New Roman"/>
          <w:color w:val="000000" w:themeColor="text1"/>
          <w:sz w:val="24"/>
          <w:szCs w:val="24"/>
        </w:rPr>
        <w:t xml:space="preserve">. </w:t>
      </w:r>
      <w:del w:id="1147" w:author="Clayton Lamb" w:date="2023-07-13T15:31:00Z">
        <w:r w:rsidR="007B60AB" w:rsidRPr="00366A3B" w:rsidDel="009715AF">
          <w:rPr>
            <w:rFonts w:ascii="Times New Roman" w:hAnsi="Times New Roman"/>
            <w:color w:val="000000" w:themeColor="text1"/>
            <w:sz w:val="24"/>
            <w:szCs w:val="24"/>
          </w:rPr>
          <w:delText>Not surp</w:delText>
        </w:r>
        <w:r w:rsidR="00DA6F78" w:rsidRPr="00366A3B" w:rsidDel="009715AF">
          <w:rPr>
            <w:rFonts w:ascii="Times New Roman" w:hAnsi="Times New Roman"/>
            <w:color w:val="000000" w:themeColor="text1"/>
            <w:sz w:val="24"/>
            <w:szCs w:val="24"/>
          </w:rPr>
          <w:delText>rising</w:delText>
        </w:r>
        <w:r w:rsidR="007B60AB" w:rsidRPr="00366A3B" w:rsidDel="009715AF">
          <w:rPr>
            <w:rFonts w:ascii="Times New Roman" w:hAnsi="Times New Roman"/>
            <w:color w:val="000000" w:themeColor="text1"/>
            <w:sz w:val="24"/>
            <w:szCs w:val="24"/>
          </w:rPr>
          <w:delText xml:space="preserve"> then</w:delText>
        </w:r>
      </w:del>
      <w:ins w:id="1148" w:author="Clayton Lamb" w:date="2023-07-13T15:31:00Z">
        <w:r w:rsidR="009715AF" w:rsidRPr="00366A3B">
          <w:rPr>
            <w:rFonts w:ascii="Times New Roman" w:hAnsi="Times New Roman"/>
            <w:color w:val="000000" w:themeColor="text1"/>
            <w:sz w:val="24"/>
            <w:szCs w:val="24"/>
          </w:rPr>
          <w:t>Unsurprisingly</w:t>
        </w:r>
      </w:ins>
      <w:r w:rsidR="007B60AB" w:rsidRPr="00366A3B">
        <w:rPr>
          <w:rFonts w:ascii="Times New Roman" w:hAnsi="Times New Roman"/>
          <w:color w:val="000000" w:themeColor="text1"/>
          <w:sz w:val="24"/>
          <w:szCs w:val="24"/>
        </w:rPr>
        <w:t xml:space="preserve">, related studies have found </w:t>
      </w:r>
      <w:r w:rsidR="003C5504" w:rsidRPr="00366A3B">
        <w:rPr>
          <w:rFonts w:ascii="Times New Roman" w:hAnsi="Times New Roman"/>
          <w:color w:val="000000" w:themeColor="text1"/>
          <w:sz w:val="24"/>
          <w:szCs w:val="24"/>
        </w:rPr>
        <w:t>higher reproductive success among penned caribo</w:t>
      </w:r>
      <w:r w:rsidR="00C655B1" w:rsidRPr="00366A3B">
        <w:rPr>
          <w:rFonts w:ascii="Times New Roman" w:hAnsi="Times New Roman"/>
          <w:color w:val="000000" w:themeColor="text1"/>
          <w:sz w:val="24"/>
          <w:szCs w:val="24"/>
        </w:rPr>
        <w:t>u</w:t>
      </w:r>
      <w:r w:rsidR="007015AC" w:rsidRPr="00366A3B">
        <w:rPr>
          <w:rFonts w:ascii="Times New Roman" w:hAnsi="Times New Roman"/>
          <w:color w:val="000000" w:themeColor="text1"/>
          <w:sz w:val="24"/>
          <w:szCs w:val="24"/>
        </w:rPr>
        <w:t xml:space="preserve"> </w:t>
      </w:r>
      <w:r w:rsidR="004E0E9E" w:rsidRPr="00366A3B">
        <w:rPr>
          <w:rFonts w:ascii="Times New Roman" w:hAnsi="Times New Roman"/>
          <w:color w:val="000000" w:themeColor="text1"/>
          <w:sz w:val="24"/>
          <w:szCs w:val="24"/>
        </w:rPr>
        <w:fldChar w:fldCharType="begin"/>
      </w:r>
      <w:r w:rsidR="00040575" w:rsidRPr="00366A3B">
        <w:rPr>
          <w:rFonts w:ascii="Times New Roman" w:hAnsi="Times New Roman"/>
          <w:color w:val="000000" w:themeColor="text1"/>
          <w:sz w:val="24"/>
          <w:szCs w:val="24"/>
        </w:rPr>
        <w:instrText xml:space="preserve"> ADDIN ZOTERO_ITEM CSL_CITATION {"citationID":"Y9lrK5Ak","properties":{"formattedCitation":"(Adams et al. 2019; McNay et al. 2022)","plainCitation":"(Adams et al. 2019; McNay et al. 2022)","noteIndex":0},"citationItems":[{"id":1249,"uris":["http://zotero.org/users/6749014/items/6GM3ATBP"],"itemData":{"id":1249,"type":"article-journal","abstract":"Predation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4E0E9E" w:rsidRPr="00366A3B">
        <w:rPr>
          <w:rFonts w:ascii="Times New Roman" w:hAnsi="Times New Roman"/>
          <w:color w:val="000000" w:themeColor="text1"/>
          <w:sz w:val="24"/>
          <w:szCs w:val="24"/>
        </w:rPr>
        <w:fldChar w:fldCharType="separate"/>
      </w:r>
      <w:r w:rsidR="00040575" w:rsidRPr="00366A3B">
        <w:rPr>
          <w:rFonts w:ascii="Times New Roman" w:hAnsi="Times New Roman"/>
          <w:noProof/>
          <w:color w:val="000000" w:themeColor="text1"/>
          <w:sz w:val="24"/>
          <w:szCs w:val="24"/>
        </w:rPr>
        <w:t>(Adams et al. 2019; McNay et al. 2022)</w:t>
      </w:r>
      <w:r w:rsidR="004E0E9E" w:rsidRPr="00366A3B">
        <w:rPr>
          <w:rFonts w:ascii="Times New Roman" w:hAnsi="Times New Roman"/>
          <w:color w:val="000000" w:themeColor="text1"/>
          <w:sz w:val="24"/>
          <w:szCs w:val="24"/>
        </w:rPr>
        <w:fldChar w:fldCharType="end"/>
      </w:r>
      <w:r w:rsidR="004E0E9E" w:rsidRPr="00366A3B">
        <w:rPr>
          <w:rFonts w:ascii="Times New Roman" w:hAnsi="Times New Roman"/>
          <w:color w:val="000000" w:themeColor="text1"/>
          <w:sz w:val="24"/>
          <w:szCs w:val="24"/>
        </w:rPr>
        <w:t>.</w:t>
      </w:r>
    </w:p>
    <w:p w14:paraId="2C92DC96" w14:textId="7035167C" w:rsidR="004E0E9E" w:rsidRPr="00366A3B" w:rsidRDefault="00DA0243" w:rsidP="004E0E9E">
      <w:pPr>
        <w:pStyle w:val="BodyText"/>
        <w:spacing w:line="480" w:lineRule="auto"/>
        <w:ind w:firstLine="360"/>
        <w:jc w:val="left"/>
        <w:rPr>
          <w:rFonts w:ascii="Times New Roman" w:hAnsi="Times New Roman"/>
          <w:sz w:val="24"/>
          <w:szCs w:val="24"/>
        </w:rPr>
      </w:pPr>
      <w:r w:rsidRPr="00366A3B">
        <w:rPr>
          <w:rFonts w:ascii="Times New Roman" w:hAnsi="Times New Roman"/>
          <w:color w:val="000000" w:themeColor="text1"/>
          <w:sz w:val="24"/>
          <w:szCs w:val="24"/>
        </w:rPr>
        <w:t xml:space="preserve">Collectively, these results provide insights into how </w:t>
      </w:r>
      <w:del w:id="1149" w:author="Clayton Lamb" w:date="2023-07-18T14:34:00Z">
        <w:r w:rsidRPr="00366A3B" w:rsidDel="00040575">
          <w:rPr>
            <w:rFonts w:ascii="Times New Roman" w:hAnsi="Times New Roman"/>
            <w:color w:val="000000" w:themeColor="text1"/>
            <w:sz w:val="24"/>
            <w:szCs w:val="24"/>
          </w:rPr>
          <w:delText>habitats</w:delText>
        </w:r>
        <w:r w:rsidR="007B60AB" w:rsidRPr="00366A3B" w:rsidDel="00040575">
          <w:rPr>
            <w:rFonts w:ascii="Times New Roman" w:hAnsi="Times New Roman"/>
            <w:color w:val="000000" w:themeColor="text1"/>
            <w:sz w:val="24"/>
            <w:szCs w:val="24"/>
          </w:rPr>
          <w:delText xml:space="preserve"> and management interventions</w:delText>
        </w:r>
      </w:del>
      <w:ins w:id="1150" w:author="Clayton Lamb" w:date="2023-07-18T14:34:00Z">
        <w:r w:rsidR="00040575" w:rsidRPr="00366A3B">
          <w:rPr>
            <w:rFonts w:ascii="Times New Roman" w:hAnsi="Times New Roman"/>
            <w:color w:val="000000" w:themeColor="text1"/>
            <w:sz w:val="24"/>
            <w:szCs w:val="24"/>
          </w:rPr>
          <w:t>maternal penning</w:t>
        </w:r>
      </w:ins>
      <w:r w:rsidR="007B60AB" w:rsidRPr="00366A3B">
        <w:rPr>
          <w:rFonts w:ascii="Times New Roman" w:hAnsi="Times New Roman"/>
          <w:color w:val="000000" w:themeColor="text1"/>
          <w:sz w:val="24"/>
          <w:szCs w:val="24"/>
        </w:rPr>
        <w:t xml:space="preserve"> affect </w:t>
      </w:r>
      <w:r w:rsidRPr="00366A3B">
        <w:rPr>
          <w:rFonts w:ascii="Times New Roman" w:hAnsi="Times New Roman"/>
          <w:color w:val="000000" w:themeColor="text1"/>
          <w:sz w:val="24"/>
          <w:szCs w:val="24"/>
        </w:rPr>
        <w:t>individual physiology, which in turn can influence population demographics.</w:t>
      </w:r>
      <w:r w:rsidR="004E0E9E" w:rsidRPr="00366A3B">
        <w:rPr>
          <w:rFonts w:ascii="Times New Roman" w:hAnsi="Times New Roman"/>
          <w:color w:val="000000" w:themeColor="text1"/>
          <w:sz w:val="24"/>
          <w:szCs w:val="24"/>
        </w:rPr>
        <w:t xml:space="preserve"> </w:t>
      </w:r>
      <w:r w:rsidR="004E0E9E" w:rsidRPr="00366A3B">
        <w:rPr>
          <w:rFonts w:ascii="Times New Roman" w:hAnsi="Times New Roman"/>
          <w:sz w:val="24"/>
          <w:szCs w:val="24"/>
        </w:rPr>
        <w:t>This study provides evidence that maternal penning and repeat captures are not</w:t>
      </w:r>
      <w:ins w:id="1151" w:author="Clayton Lamb" w:date="2023-07-13T15:33:00Z">
        <w:r w:rsidR="009715AF" w:rsidRPr="00366A3B">
          <w:rPr>
            <w:rFonts w:ascii="Times New Roman" w:hAnsi="Times New Roman"/>
            <w:color w:val="000000"/>
            <w:sz w:val="24"/>
            <w:szCs w:val="24"/>
            <w:rPrChange w:id="1152" w:author="Clayton Lamb" w:date="2023-07-19T07:26:00Z">
              <w:rPr>
                <w:rFonts w:ascii="Helvetica" w:hAnsi="Helvetica"/>
                <w:color w:val="000000"/>
                <w:sz w:val="18"/>
                <w:szCs w:val="18"/>
              </w:rPr>
            </w:rPrChange>
          </w:rPr>
          <w:t xml:space="preserve"> </w:t>
        </w:r>
      </w:ins>
      <w:del w:id="1153" w:author="Clayton Lamb" w:date="2023-07-13T15:33:00Z">
        <w:r w:rsidR="004E0E9E" w:rsidRPr="00366A3B" w:rsidDel="009715AF">
          <w:rPr>
            <w:rFonts w:ascii="Times New Roman" w:hAnsi="Times New Roman"/>
            <w:sz w:val="24"/>
            <w:szCs w:val="24"/>
          </w:rPr>
          <w:delText xml:space="preserve"> </w:delText>
        </w:r>
      </w:del>
      <w:ins w:id="1154" w:author="Clayton Lamb" w:date="2023-07-13T15:32:00Z">
        <w:r w:rsidR="009715AF" w:rsidRPr="00366A3B">
          <w:rPr>
            <w:rFonts w:ascii="Times New Roman" w:hAnsi="Times New Roman"/>
            <w:color w:val="000000"/>
            <w:sz w:val="24"/>
            <w:szCs w:val="24"/>
            <w:rPrChange w:id="1155" w:author="Clayton Lamb" w:date="2023-07-19T07:26:00Z">
              <w:rPr>
                <w:rFonts w:ascii="Helvetica" w:hAnsi="Helvetica"/>
                <w:color w:val="000000"/>
                <w:sz w:val="18"/>
                <w:szCs w:val="18"/>
              </w:rPr>
            </w:rPrChange>
          </w:rPr>
          <w:t>negatively impacting</w:t>
        </w:r>
      </w:ins>
      <w:del w:id="1156" w:author="Clayton Lamb" w:date="2023-07-13T15:32:00Z">
        <w:r w:rsidR="004E0E9E" w:rsidRPr="00366A3B" w:rsidDel="009715AF">
          <w:rPr>
            <w:rFonts w:ascii="Times New Roman" w:hAnsi="Times New Roman"/>
            <w:sz w:val="24"/>
            <w:szCs w:val="24"/>
          </w:rPr>
          <w:delText>harming</w:delText>
        </w:r>
      </w:del>
      <w:r w:rsidR="004E0E9E" w:rsidRPr="00366A3B">
        <w:rPr>
          <w:rFonts w:ascii="Times New Roman" w:hAnsi="Times New Roman"/>
          <w:sz w:val="24"/>
          <w:szCs w:val="24"/>
        </w:rPr>
        <w:t xml:space="preserve"> </w:t>
      </w:r>
      <w:r w:rsidR="004E0E9E" w:rsidRPr="00366A3B">
        <w:rPr>
          <w:rFonts w:ascii="Times New Roman" w:hAnsi="Times New Roman"/>
          <w:sz w:val="24"/>
          <w:szCs w:val="24"/>
        </w:rPr>
        <w:lastRenderedPageBreak/>
        <w:t>the health of caribou</w:t>
      </w:r>
      <w:ins w:id="1157" w:author="Clayton Lamb" w:date="2023-07-13T15:32:00Z">
        <w:r w:rsidR="009715AF" w:rsidRPr="00366A3B">
          <w:rPr>
            <w:rFonts w:ascii="Times New Roman" w:hAnsi="Times New Roman"/>
            <w:sz w:val="24"/>
            <w:szCs w:val="24"/>
          </w:rPr>
          <w:t xml:space="preserve"> </w:t>
        </w:r>
        <w:r w:rsidR="009715AF" w:rsidRPr="00366A3B">
          <w:rPr>
            <w:rFonts w:ascii="Times New Roman" w:hAnsi="Times New Roman"/>
            <w:color w:val="000000"/>
            <w:sz w:val="24"/>
            <w:szCs w:val="24"/>
            <w:rPrChange w:id="1158" w:author="Clayton Lamb" w:date="2023-07-19T07:26:00Z">
              <w:rPr>
                <w:rFonts w:ascii="Helvetica" w:hAnsi="Helvetica"/>
                <w:color w:val="000000"/>
                <w:sz w:val="18"/>
                <w:szCs w:val="18"/>
              </w:rPr>
            </w:rPrChange>
          </w:rPr>
          <w:t>based on the metrics collected in this study</w:t>
        </w:r>
      </w:ins>
      <w:r w:rsidR="00D12D80" w:rsidRPr="00366A3B">
        <w:rPr>
          <w:rFonts w:ascii="Times New Roman" w:hAnsi="Times New Roman"/>
          <w:sz w:val="24"/>
          <w:szCs w:val="24"/>
        </w:rPr>
        <w:t xml:space="preserve"> and provides </w:t>
      </w:r>
      <w:r w:rsidR="004E0E9E" w:rsidRPr="00366A3B">
        <w:rPr>
          <w:rFonts w:ascii="Times New Roman" w:hAnsi="Times New Roman"/>
          <w:sz w:val="24"/>
          <w:szCs w:val="24"/>
        </w:rPr>
        <w:t xml:space="preserve">baseline knowledge </w:t>
      </w:r>
      <w:r w:rsidR="00D12D80" w:rsidRPr="00366A3B">
        <w:rPr>
          <w:rFonts w:ascii="Times New Roman" w:hAnsi="Times New Roman"/>
          <w:sz w:val="24"/>
          <w:szCs w:val="24"/>
        </w:rPr>
        <w:t>for</w:t>
      </w:r>
      <w:r w:rsidR="004E0E9E" w:rsidRPr="00366A3B">
        <w:rPr>
          <w:rFonts w:ascii="Times New Roman" w:hAnsi="Times New Roman"/>
          <w:sz w:val="24"/>
          <w:szCs w:val="24"/>
        </w:rPr>
        <w:t xml:space="preserve"> mountain caribou health parameters. As penning-type measures continue to be considered in the suite of recovery actions for caribou</w:t>
      </w:r>
      <w:r w:rsidR="00871E8F" w:rsidRPr="00366A3B">
        <w:rPr>
          <w:rFonts w:ascii="Times New Roman" w:hAnsi="Times New Roman"/>
          <w:sz w:val="24"/>
          <w:szCs w:val="24"/>
        </w:rPr>
        <w:t xml:space="preserve"> </w:t>
      </w:r>
      <w:r w:rsidR="005E58B3" w:rsidRPr="00366A3B">
        <w:rPr>
          <w:rFonts w:ascii="Times New Roman" w:hAnsi="Times New Roman"/>
          <w:sz w:val="24"/>
          <w:szCs w:val="24"/>
        </w:rPr>
        <w:fldChar w:fldCharType="begin"/>
      </w:r>
      <w:r w:rsidR="009B7A62" w:rsidRPr="00366A3B">
        <w:rPr>
          <w:rFonts w:ascii="Times New Roman" w:hAnsi="Times New Roman"/>
          <w:sz w:val="24"/>
          <w:szCs w:val="24"/>
        </w:rPr>
        <w:instrText xml:space="preserve"> ADDIN ZOTERO_ITEM CSL_CITATION {"citationID":"s6RKAtTT","properties":{"formattedCitation":"(Boutin and Merrill 2016)","plainCitation":"(Boutin and Merrill 2016)","noteIndex":0},"citationItems":[{"id":866,"uris":["http://zotero.org/users/6749014/items/WECGPTF4"],"itemData":{"id":866,"type":"report","event-place":"Revelstoke","language":"en","page":"17","publisher":"Columbia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5E58B3" w:rsidRPr="00366A3B">
        <w:rPr>
          <w:rFonts w:ascii="Times New Roman" w:hAnsi="Times New Roman"/>
          <w:sz w:val="24"/>
          <w:szCs w:val="24"/>
        </w:rPr>
        <w:fldChar w:fldCharType="separate"/>
      </w:r>
      <w:r w:rsidR="00E45298" w:rsidRPr="00366A3B">
        <w:rPr>
          <w:rFonts w:ascii="Times New Roman" w:hAnsi="Times New Roman"/>
          <w:noProof/>
          <w:sz w:val="24"/>
          <w:szCs w:val="24"/>
        </w:rPr>
        <w:t>(Boutin and Merrill 2016)</w:t>
      </w:r>
      <w:r w:rsidR="005E58B3" w:rsidRPr="00366A3B">
        <w:rPr>
          <w:rFonts w:ascii="Times New Roman" w:hAnsi="Times New Roman"/>
          <w:sz w:val="24"/>
          <w:szCs w:val="24"/>
        </w:rPr>
        <w:fldChar w:fldCharType="end"/>
      </w:r>
      <w:r w:rsidR="004E0E9E" w:rsidRPr="00366A3B">
        <w:rPr>
          <w:rFonts w:ascii="Times New Roman" w:hAnsi="Times New Roman"/>
          <w:sz w:val="24"/>
          <w:szCs w:val="24"/>
        </w:rPr>
        <w:t xml:space="preserve">, </w:t>
      </w:r>
      <w:r w:rsidR="007B60AB" w:rsidRPr="00366A3B">
        <w:rPr>
          <w:rFonts w:ascii="Times New Roman" w:hAnsi="Times New Roman"/>
          <w:sz w:val="24"/>
          <w:szCs w:val="24"/>
        </w:rPr>
        <w:t xml:space="preserve">our work highlights the importance of further investigation into the links </w:t>
      </w:r>
      <w:r w:rsidR="00D12D80" w:rsidRPr="00366A3B">
        <w:rPr>
          <w:rFonts w:ascii="Times New Roman" w:hAnsi="Times New Roman"/>
          <w:sz w:val="24"/>
          <w:szCs w:val="24"/>
        </w:rPr>
        <w:t>between trace nutrients and reproductive outcomes, a</w:t>
      </w:r>
      <w:r w:rsidR="007B60AB" w:rsidRPr="00366A3B">
        <w:rPr>
          <w:rFonts w:ascii="Times New Roman" w:hAnsi="Times New Roman"/>
          <w:sz w:val="24"/>
          <w:szCs w:val="24"/>
        </w:rPr>
        <w:t xml:space="preserve">s well as </w:t>
      </w:r>
      <w:r w:rsidR="00D12D80" w:rsidRPr="00366A3B">
        <w:rPr>
          <w:rFonts w:ascii="Times New Roman" w:hAnsi="Times New Roman"/>
          <w:sz w:val="24"/>
          <w:szCs w:val="24"/>
        </w:rPr>
        <w:t xml:space="preserve">the interplay between health metrics and their collective effects on demography. In penning </w:t>
      </w:r>
      <w:r w:rsidR="00843C0F" w:rsidRPr="00366A3B">
        <w:rPr>
          <w:rFonts w:ascii="Times New Roman" w:hAnsi="Times New Roman"/>
          <w:sz w:val="24"/>
          <w:szCs w:val="24"/>
        </w:rPr>
        <w:t>situations,</w:t>
      </w:r>
      <w:r w:rsidR="00D12D80" w:rsidRPr="00366A3B">
        <w:rPr>
          <w:rFonts w:ascii="Times New Roman" w:hAnsi="Times New Roman"/>
          <w:sz w:val="24"/>
          <w:szCs w:val="24"/>
        </w:rPr>
        <w:t xml:space="preserve"> it might be possible to identify limiting nutrients and </w:t>
      </w:r>
      <w:r w:rsidR="00843C0F" w:rsidRPr="00366A3B">
        <w:rPr>
          <w:rFonts w:ascii="Times New Roman" w:hAnsi="Times New Roman"/>
          <w:sz w:val="24"/>
          <w:szCs w:val="24"/>
        </w:rPr>
        <w:t xml:space="preserve">provide these as </w:t>
      </w:r>
      <w:r w:rsidR="00D12D80" w:rsidRPr="00366A3B">
        <w:rPr>
          <w:rFonts w:ascii="Times New Roman" w:hAnsi="Times New Roman"/>
          <w:sz w:val="24"/>
          <w:szCs w:val="24"/>
        </w:rPr>
        <w:t>supplement</w:t>
      </w:r>
      <w:r w:rsidR="00843C0F" w:rsidRPr="00366A3B">
        <w:rPr>
          <w:rFonts w:ascii="Times New Roman" w:hAnsi="Times New Roman"/>
          <w:sz w:val="24"/>
          <w:szCs w:val="24"/>
        </w:rPr>
        <w:t>s to test if removing this limitation increases pregnancy or calf viability.</w:t>
      </w:r>
    </w:p>
    <w:p w14:paraId="4CC013AB" w14:textId="77777777" w:rsidR="00D12D80" w:rsidRPr="00366A3B" w:rsidRDefault="00D12D80" w:rsidP="004E0E9E">
      <w:pPr>
        <w:pStyle w:val="BodyText"/>
        <w:spacing w:line="480" w:lineRule="auto"/>
        <w:ind w:firstLine="360"/>
        <w:jc w:val="left"/>
        <w:rPr>
          <w:rFonts w:ascii="Times New Roman" w:hAnsi="Times New Roman"/>
          <w:color w:val="000000" w:themeColor="text1"/>
          <w:sz w:val="24"/>
          <w:szCs w:val="24"/>
        </w:rPr>
      </w:pPr>
    </w:p>
    <w:p w14:paraId="21875D90" w14:textId="6EEB21A7" w:rsidR="00FF3549"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Acknowledgements</w:t>
      </w:r>
    </w:p>
    <w:p w14:paraId="6043139B" w14:textId="72072212" w:rsidR="00695AD5" w:rsidRPr="00366A3B" w:rsidRDefault="009B7A62" w:rsidP="00C12E97">
      <w:pPr>
        <w:pStyle w:val="CommentText"/>
        <w:spacing w:line="480" w:lineRule="auto"/>
        <w:rPr>
          <w:rFonts w:ascii="Times New Roman" w:hAnsi="Times New Roman"/>
          <w:color w:val="000000" w:themeColor="text1"/>
          <w:sz w:val="24"/>
          <w:szCs w:val="24"/>
        </w:rPr>
      </w:pPr>
      <w:ins w:id="1159" w:author="Clayton Lamb" w:date="2023-07-18T14:38:00Z">
        <w:r w:rsidRPr="00366A3B">
          <w:rPr>
            <w:rFonts w:ascii="Times New Roman" w:hAnsi="Times New Roman"/>
            <w:color w:val="000000" w:themeColor="text1"/>
            <w:sz w:val="24"/>
            <w:szCs w:val="24"/>
          </w:rPr>
          <w:t>We thank editor Mark Brigham,</w:t>
        </w:r>
      </w:ins>
      <w:ins w:id="1160" w:author="Clayton Lamb" w:date="2023-07-18T14:39:00Z">
        <w:r w:rsidRPr="00366A3B">
          <w:rPr>
            <w:rFonts w:ascii="Times New Roman" w:hAnsi="Times New Roman"/>
            <w:color w:val="000000" w:themeColor="text1"/>
            <w:sz w:val="24"/>
            <w:szCs w:val="24"/>
          </w:rPr>
          <w:t xml:space="preserve"> reviewer Thomas Jung</w:t>
        </w:r>
      </w:ins>
      <w:ins w:id="1161" w:author="Clayton Lamb" w:date="2023-07-19T07:30:00Z">
        <w:r w:rsidR="00366A3B">
          <w:rPr>
            <w:rFonts w:ascii="Times New Roman" w:hAnsi="Times New Roman"/>
            <w:color w:val="000000" w:themeColor="text1"/>
            <w:sz w:val="24"/>
            <w:szCs w:val="24"/>
          </w:rPr>
          <w:t>,</w:t>
        </w:r>
      </w:ins>
      <w:ins w:id="1162" w:author="Clayton Lamb" w:date="2023-07-18T14:39:00Z">
        <w:r w:rsidRPr="00366A3B">
          <w:rPr>
            <w:rFonts w:ascii="Times New Roman" w:hAnsi="Times New Roman"/>
            <w:color w:val="000000" w:themeColor="text1"/>
            <w:sz w:val="24"/>
            <w:szCs w:val="24"/>
          </w:rPr>
          <w:t xml:space="preserve"> and another anonymous reviewer for their helpful suggestions to improve the accuracy and clarity of this manuscript. </w:t>
        </w:r>
      </w:ins>
      <w:r w:rsidR="002C0345" w:rsidRPr="00366A3B">
        <w:rPr>
          <w:rFonts w:ascii="Times New Roman" w:hAnsi="Times New Roman"/>
          <w:color w:val="000000" w:themeColor="text1"/>
          <w:sz w:val="24"/>
          <w:szCs w:val="24"/>
        </w:rPr>
        <w:t xml:space="preserve">This project is closely integrated with the </w:t>
      </w:r>
      <w:proofErr w:type="spellStart"/>
      <w:r w:rsidR="002C0345" w:rsidRPr="00366A3B">
        <w:rPr>
          <w:rFonts w:ascii="Times New Roman" w:hAnsi="Times New Roman"/>
          <w:color w:val="000000" w:themeColor="text1"/>
          <w:sz w:val="24"/>
          <w:szCs w:val="24"/>
        </w:rPr>
        <w:t>Klinse</w:t>
      </w:r>
      <w:proofErr w:type="spellEnd"/>
      <w:r w:rsidR="002C0345" w:rsidRPr="00366A3B">
        <w:rPr>
          <w:rFonts w:ascii="Times New Roman" w:hAnsi="Times New Roman"/>
          <w:color w:val="000000" w:themeColor="text1"/>
          <w:sz w:val="24"/>
          <w:szCs w:val="24"/>
        </w:rPr>
        <w:t>-</w:t>
      </w:r>
      <w:r w:rsidR="00302A9D" w:rsidRPr="00366A3B">
        <w:rPr>
          <w:rFonts w:ascii="Times New Roman" w:hAnsi="Times New Roman"/>
          <w:color w:val="000000" w:themeColor="text1"/>
          <w:sz w:val="24"/>
          <w:szCs w:val="24"/>
        </w:rPr>
        <w:t>Z</w:t>
      </w:r>
      <w:r w:rsidR="002C0345" w:rsidRPr="00366A3B">
        <w:rPr>
          <w:rFonts w:ascii="Times New Roman" w:hAnsi="Times New Roman"/>
          <w:color w:val="000000" w:themeColor="text1"/>
          <w:sz w:val="24"/>
          <w:szCs w:val="24"/>
        </w:rPr>
        <w:t>a maternity pen project and therefore owes much to the people and organizations that support this large and complex endeavor. Since many of the samples used come fro</w:t>
      </w:r>
      <w:r w:rsidR="00950FE6" w:rsidRPr="00366A3B">
        <w:rPr>
          <w:rFonts w:ascii="Times New Roman" w:hAnsi="Times New Roman"/>
          <w:color w:val="000000" w:themeColor="text1"/>
          <w:sz w:val="24"/>
          <w:szCs w:val="24"/>
        </w:rPr>
        <w:t>m</w:t>
      </w:r>
      <w:r w:rsidR="002C0345" w:rsidRPr="00366A3B">
        <w:rPr>
          <w:rFonts w:ascii="Times New Roman" w:hAnsi="Times New Roman"/>
          <w:color w:val="000000" w:themeColor="text1"/>
          <w:sz w:val="24"/>
          <w:szCs w:val="24"/>
        </w:rPr>
        <w:t xml:space="preserve"> the capture session, we would like to acknowledge the support provided by the ~25 individuals (helicopter pilots, veterinarians, government biologists, First Nations Lands Office </w:t>
      </w:r>
      <w:r w:rsidR="00596458" w:rsidRPr="00366A3B">
        <w:rPr>
          <w:rFonts w:ascii="Times New Roman" w:hAnsi="Times New Roman"/>
          <w:color w:val="000000" w:themeColor="text1"/>
          <w:sz w:val="24"/>
          <w:szCs w:val="24"/>
        </w:rPr>
        <w:t>staff</w:t>
      </w:r>
      <w:r w:rsidR="002C0345" w:rsidRPr="00366A3B">
        <w:rPr>
          <w:rFonts w:ascii="Times New Roman" w:hAnsi="Times New Roman"/>
          <w:color w:val="000000" w:themeColor="text1"/>
          <w:sz w:val="24"/>
          <w:szCs w:val="24"/>
        </w:rPr>
        <w:t xml:space="preserve">, contract biologists) during the capture and transport of adult </w:t>
      </w:r>
      <w:r w:rsidR="00F652B2" w:rsidRPr="00366A3B">
        <w:rPr>
          <w:rFonts w:ascii="Times New Roman" w:hAnsi="Times New Roman"/>
          <w:color w:val="000000" w:themeColor="text1"/>
          <w:sz w:val="24"/>
          <w:szCs w:val="24"/>
        </w:rPr>
        <w:t>females</w:t>
      </w:r>
      <w:r w:rsidR="002C0345" w:rsidRPr="00366A3B">
        <w:rPr>
          <w:rFonts w:ascii="Times New Roman" w:hAnsi="Times New Roman"/>
          <w:color w:val="000000" w:themeColor="text1"/>
          <w:sz w:val="24"/>
          <w:szCs w:val="24"/>
        </w:rPr>
        <w:t xml:space="preserve"> that occurs each March, from 2014 to present.  This </w:t>
      </w:r>
      <w:del w:id="1163"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team</w:t>
      </w:r>
      <w:del w:id="1164"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 xml:space="preserve"> performs the delicate job of handling each caribou in the most professional and humane manner possible.  Especially, we thank </w:t>
      </w:r>
      <w:r w:rsidR="00DC3C1D" w:rsidRPr="00366A3B">
        <w:rPr>
          <w:rFonts w:ascii="Times New Roman" w:hAnsi="Times New Roman"/>
          <w:color w:val="000000" w:themeColor="text1"/>
          <w:sz w:val="24"/>
          <w:szCs w:val="24"/>
        </w:rPr>
        <w:t xml:space="preserve">the </w:t>
      </w:r>
      <w:proofErr w:type="spellStart"/>
      <w:r w:rsidR="00DC3C1D" w:rsidRPr="00366A3B">
        <w:rPr>
          <w:rFonts w:ascii="Times New Roman" w:eastAsia="Garamond" w:hAnsi="Times New Roman"/>
          <w:color w:val="000000"/>
          <w:sz w:val="24"/>
          <w:szCs w:val="24"/>
        </w:rPr>
        <w:t>Nîkanêse</w:t>
      </w:r>
      <w:proofErr w:type="spellEnd"/>
      <w:r w:rsidR="00DC3C1D" w:rsidRPr="00366A3B">
        <w:rPr>
          <w:rFonts w:ascii="Times New Roman" w:eastAsia="Garamond" w:hAnsi="Times New Roman"/>
          <w:color w:val="000000"/>
          <w:sz w:val="24"/>
          <w:szCs w:val="24"/>
        </w:rPr>
        <w:t xml:space="preserve"> Wah </w:t>
      </w:r>
      <w:proofErr w:type="spellStart"/>
      <w:r w:rsidR="00DC3C1D" w:rsidRPr="00366A3B">
        <w:rPr>
          <w:rFonts w:ascii="Times New Roman" w:eastAsia="Garamond" w:hAnsi="Times New Roman"/>
          <w:color w:val="000000"/>
          <w:sz w:val="24"/>
          <w:szCs w:val="24"/>
        </w:rPr>
        <w:t>tzee</w:t>
      </w:r>
      <w:proofErr w:type="spellEnd"/>
      <w:r w:rsidR="00DC3C1D" w:rsidRPr="00366A3B">
        <w:rPr>
          <w:rFonts w:ascii="Times New Roman" w:eastAsia="Garamond" w:hAnsi="Times New Roman"/>
          <w:color w:val="000000"/>
          <w:sz w:val="24"/>
          <w:szCs w:val="24"/>
        </w:rPr>
        <w:t xml:space="preserve"> Stewardship Society</w:t>
      </w:r>
      <w:r w:rsidR="00DC3C1D" w:rsidRPr="00366A3B" w:rsidDel="00DC3C1D">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 xml:space="preserve">and </w:t>
      </w:r>
      <w:del w:id="1165" w:author="Clayton Lamb" w:date="2023-07-18T14:38:00Z">
        <w:r w:rsidR="00DC3C1D" w:rsidRPr="00366A3B" w:rsidDel="009B7A62">
          <w:rPr>
            <w:rFonts w:ascii="Times New Roman" w:hAnsi="Times New Roman"/>
            <w:color w:val="000000" w:themeColor="text1"/>
            <w:sz w:val="24"/>
            <w:szCs w:val="24"/>
          </w:rPr>
          <w:delText>it’s</w:delText>
        </w:r>
      </w:del>
      <w:ins w:id="1166" w:author="Clayton Lamb" w:date="2023-07-18T14:38:00Z">
        <w:r w:rsidRPr="00366A3B">
          <w:rPr>
            <w:rFonts w:ascii="Times New Roman" w:hAnsi="Times New Roman"/>
            <w:color w:val="000000" w:themeColor="text1"/>
            <w:sz w:val="24"/>
            <w:szCs w:val="24"/>
          </w:rPr>
          <w:t>its</w:t>
        </w:r>
      </w:ins>
      <w:r w:rsidR="00DC3C1D" w:rsidRPr="00366A3B">
        <w:rPr>
          <w:rFonts w:ascii="Times New Roman" w:hAnsi="Times New Roman"/>
          <w:color w:val="000000" w:themeColor="text1"/>
          <w:sz w:val="24"/>
          <w:szCs w:val="24"/>
        </w:rPr>
        <w:t xml:space="preserve"> </w:t>
      </w:r>
      <w:ins w:id="1167" w:author="Clayton Lamb" w:date="2023-07-19T07:30:00Z">
        <w:r w:rsidR="00366A3B">
          <w:rPr>
            <w:rFonts w:ascii="Times New Roman" w:hAnsi="Times New Roman"/>
            <w:color w:val="000000" w:themeColor="text1"/>
            <w:sz w:val="24"/>
            <w:szCs w:val="24"/>
          </w:rPr>
          <w:t>d</w:t>
        </w:r>
      </w:ins>
      <w:del w:id="1168" w:author="Clayton Lamb" w:date="2023-07-19T07:30:00Z">
        <w:r w:rsidR="00DC3C1D" w:rsidRPr="00366A3B" w:rsidDel="00366A3B">
          <w:rPr>
            <w:rFonts w:ascii="Times New Roman" w:hAnsi="Times New Roman"/>
            <w:color w:val="000000" w:themeColor="text1"/>
            <w:sz w:val="24"/>
            <w:szCs w:val="24"/>
          </w:rPr>
          <w:delText>D</w:delText>
        </w:r>
      </w:del>
      <w:r w:rsidR="00DC3C1D" w:rsidRPr="00366A3B">
        <w:rPr>
          <w:rFonts w:ascii="Times New Roman" w:hAnsi="Times New Roman"/>
          <w:color w:val="000000" w:themeColor="text1"/>
          <w:sz w:val="24"/>
          <w:szCs w:val="24"/>
        </w:rPr>
        <w:t>irectors</w:t>
      </w:r>
      <w:r w:rsidR="002C0345" w:rsidRPr="00366A3B">
        <w:rPr>
          <w:rFonts w:ascii="Times New Roman" w:hAnsi="Times New Roman"/>
          <w:color w:val="000000" w:themeColor="text1"/>
          <w:sz w:val="24"/>
          <w:szCs w:val="24"/>
        </w:rPr>
        <w:t xml:space="preserve"> for their continued, unwavering support for </w:t>
      </w:r>
      <w:r w:rsidR="007015AC" w:rsidRPr="00366A3B">
        <w:rPr>
          <w:rFonts w:ascii="Times New Roman" w:hAnsi="Times New Roman"/>
          <w:color w:val="000000" w:themeColor="text1"/>
          <w:sz w:val="24"/>
          <w:szCs w:val="24"/>
        </w:rPr>
        <w:t xml:space="preserve">the </w:t>
      </w:r>
      <w:r w:rsidR="002C0345" w:rsidRPr="00366A3B">
        <w:rPr>
          <w:rFonts w:ascii="Times New Roman" w:hAnsi="Times New Roman"/>
          <w:color w:val="000000" w:themeColor="text1"/>
          <w:sz w:val="24"/>
          <w:szCs w:val="24"/>
        </w:rPr>
        <w:t>recovery of caribou in the traditional territories</w:t>
      </w:r>
      <w:r w:rsidR="00DC3C1D" w:rsidRPr="00366A3B">
        <w:rPr>
          <w:rFonts w:ascii="Times New Roman" w:hAnsi="Times New Roman"/>
          <w:color w:val="000000" w:themeColor="text1"/>
          <w:sz w:val="24"/>
          <w:szCs w:val="24"/>
        </w:rPr>
        <w:t xml:space="preserve"> of Treaty 8 First Nations</w:t>
      </w:r>
      <w:r w:rsidR="002C0345" w:rsidRPr="00366A3B">
        <w:rPr>
          <w:rFonts w:ascii="Times New Roman" w:hAnsi="Times New Roman"/>
          <w:color w:val="000000" w:themeColor="text1"/>
          <w:sz w:val="24"/>
          <w:szCs w:val="24"/>
        </w:rPr>
        <w:t xml:space="preserve">. For help with </w:t>
      </w:r>
      <w:r w:rsidR="002C0345" w:rsidRPr="00366A3B">
        <w:rPr>
          <w:rFonts w:ascii="Times New Roman" w:hAnsi="Times New Roman"/>
          <w:color w:val="000000" w:themeColor="text1"/>
          <w:sz w:val="24"/>
          <w:szCs w:val="24"/>
        </w:rPr>
        <w:lastRenderedPageBreak/>
        <w:t>project conception, development, and technical guidance we are deeply grateful to Dr</w:t>
      </w:r>
      <w:ins w:id="1169" w:author="Clayton Lamb" w:date="2023-08-18T10:33:00Z">
        <w:r w:rsidR="000251B5">
          <w:rPr>
            <w:rFonts w:ascii="Times New Roman" w:hAnsi="Times New Roman"/>
            <w:color w:val="000000" w:themeColor="text1"/>
            <w:sz w:val="24"/>
            <w:szCs w:val="24"/>
          </w:rPr>
          <w:t>.</w:t>
        </w:r>
      </w:ins>
      <w:del w:id="1170" w:author="Clayton Lamb" w:date="2023-08-18T10:33:00Z">
        <w:r w:rsidR="002C0345" w:rsidRPr="00366A3B" w:rsidDel="000251B5">
          <w:rPr>
            <w:rFonts w:ascii="Times New Roman" w:hAnsi="Times New Roman"/>
            <w:color w:val="000000" w:themeColor="text1"/>
            <w:sz w:val="24"/>
            <w:szCs w:val="24"/>
          </w:rPr>
          <w:delText>s</w:delText>
        </w:r>
      </w:del>
      <w:r w:rsidR="002C0345" w:rsidRPr="00366A3B">
        <w:rPr>
          <w:rFonts w:ascii="Times New Roman" w:hAnsi="Times New Roman"/>
          <w:color w:val="000000" w:themeColor="text1"/>
          <w:sz w:val="24"/>
          <w:szCs w:val="24"/>
        </w:rPr>
        <w:t xml:space="preserve"> Helen </w:t>
      </w:r>
      <w:proofErr w:type="spellStart"/>
      <w:r w:rsidR="002C0345" w:rsidRPr="00366A3B">
        <w:rPr>
          <w:rFonts w:ascii="Times New Roman" w:hAnsi="Times New Roman"/>
          <w:color w:val="000000" w:themeColor="text1"/>
          <w:sz w:val="24"/>
          <w:szCs w:val="24"/>
        </w:rPr>
        <w:t>Schwantje</w:t>
      </w:r>
      <w:proofErr w:type="spellEnd"/>
      <w:del w:id="1171" w:author="Clayton Lamb" w:date="2023-07-18T14:38:00Z">
        <w:r w:rsidR="00DA6F78" w:rsidRPr="00366A3B" w:rsidDel="009B7A62">
          <w:rPr>
            <w:rFonts w:ascii="Times New Roman" w:hAnsi="Times New Roman"/>
            <w:color w:val="000000" w:themeColor="text1"/>
            <w:sz w:val="24"/>
            <w:szCs w:val="24"/>
          </w:rPr>
          <w:delText xml:space="preserve">, </w:delText>
        </w:r>
        <w:r w:rsidR="002C0345" w:rsidRPr="00366A3B" w:rsidDel="009B7A62">
          <w:rPr>
            <w:rFonts w:ascii="Times New Roman" w:hAnsi="Times New Roman"/>
            <w:color w:val="000000" w:themeColor="text1"/>
            <w:sz w:val="24"/>
            <w:szCs w:val="24"/>
          </w:rPr>
          <w:delText>Bryan Macbeth</w:delText>
        </w:r>
        <w:r w:rsidR="00DA6F78" w:rsidRPr="00366A3B" w:rsidDel="009B7A62">
          <w:rPr>
            <w:rFonts w:ascii="Times New Roman" w:hAnsi="Times New Roman"/>
            <w:color w:val="000000" w:themeColor="text1"/>
            <w:sz w:val="24"/>
            <w:szCs w:val="24"/>
          </w:rPr>
          <w:delText>, and Owen Slater</w:delText>
        </w:r>
      </w:del>
      <w:r w:rsidR="002C0345" w:rsidRPr="00366A3B">
        <w:rPr>
          <w:rFonts w:ascii="Times New Roman" w:hAnsi="Times New Roman"/>
          <w:color w:val="000000" w:themeColor="text1"/>
          <w:sz w:val="24"/>
          <w:szCs w:val="24"/>
        </w:rPr>
        <w:t>. In carrying out the finicky work of organizing samples and data we would like to thank the</w:t>
      </w:r>
      <w:r w:rsidR="008C7BAD" w:rsidRPr="00366A3B">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staff</w:t>
      </w:r>
      <w:r w:rsidR="00596458" w:rsidRPr="00366A3B">
        <w:rPr>
          <w:rFonts w:ascii="Times New Roman" w:hAnsi="Times New Roman"/>
          <w:color w:val="000000" w:themeColor="text1"/>
          <w:sz w:val="24"/>
          <w:szCs w:val="24"/>
        </w:rPr>
        <w:t xml:space="preserve"> members</w:t>
      </w:r>
      <w:r w:rsidR="00DC3C1D" w:rsidRPr="00366A3B">
        <w:rPr>
          <w:rFonts w:ascii="Times New Roman" w:hAnsi="Times New Roman"/>
          <w:color w:val="000000" w:themeColor="text1"/>
          <w:sz w:val="24"/>
          <w:szCs w:val="24"/>
        </w:rPr>
        <w:t xml:space="preserve"> of Wildlife </w:t>
      </w:r>
      <w:proofErr w:type="spellStart"/>
      <w:r w:rsidR="00DC3C1D" w:rsidRPr="00366A3B">
        <w:rPr>
          <w:rFonts w:ascii="Times New Roman" w:hAnsi="Times New Roman"/>
          <w:color w:val="000000" w:themeColor="text1"/>
          <w:sz w:val="24"/>
          <w:szCs w:val="24"/>
        </w:rPr>
        <w:t>Infometrics</w:t>
      </w:r>
      <w:proofErr w:type="spellEnd"/>
      <w:r w:rsidR="00DC3C1D" w:rsidRPr="00366A3B">
        <w:rPr>
          <w:rFonts w:ascii="Times New Roman" w:hAnsi="Times New Roman"/>
          <w:color w:val="000000" w:themeColor="text1"/>
          <w:sz w:val="24"/>
          <w:szCs w:val="24"/>
        </w:rPr>
        <w:t xml:space="preserve"> Inc. and the BC </w:t>
      </w:r>
      <w:r w:rsidR="00A6138E" w:rsidRPr="00366A3B">
        <w:rPr>
          <w:rFonts w:ascii="Times New Roman" w:hAnsi="Times New Roman"/>
          <w:color w:val="000000" w:themeColor="text1"/>
          <w:sz w:val="24"/>
          <w:szCs w:val="24"/>
        </w:rPr>
        <w:t>Wild</w:t>
      </w:r>
      <w:r w:rsidR="002C0345" w:rsidRPr="00366A3B">
        <w:rPr>
          <w:rFonts w:ascii="Times New Roman" w:hAnsi="Times New Roman"/>
          <w:color w:val="000000" w:themeColor="text1"/>
          <w:sz w:val="24"/>
          <w:szCs w:val="24"/>
        </w:rPr>
        <w:t>life Health branch</w:t>
      </w:r>
      <w:r w:rsidR="00C12E2D" w:rsidRPr="00366A3B">
        <w:rPr>
          <w:rFonts w:ascii="Times New Roman" w:hAnsi="Times New Roman"/>
          <w:color w:val="000000" w:themeColor="text1"/>
          <w:sz w:val="24"/>
          <w:szCs w:val="24"/>
        </w:rPr>
        <w:t>, esp</w:t>
      </w:r>
      <w:r w:rsidR="002C0345" w:rsidRPr="00366A3B">
        <w:rPr>
          <w:rFonts w:ascii="Times New Roman" w:hAnsi="Times New Roman"/>
          <w:color w:val="000000" w:themeColor="text1"/>
          <w:sz w:val="24"/>
          <w:szCs w:val="24"/>
        </w:rPr>
        <w:t>ecially</w:t>
      </w:r>
      <w:r w:rsidR="00C12E2D" w:rsidRPr="00366A3B">
        <w:rPr>
          <w:rFonts w:ascii="Times New Roman" w:hAnsi="Times New Roman"/>
          <w:color w:val="000000" w:themeColor="text1"/>
          <w:sz w:val="24"/>
          <w:szCs w:val="24"/>
        </w:rPr>
        <w:t xml:space="preserve"> Shari </w:t>
      </w:r>
      <w:r w:rsidR="002C0345" w:rsidRPr="00366A3B">
        <w:rPr>
          <w:rFonts w:ascii="Times New Roman" w:hAnsi="Times New Roman"/>
          <w:color w:val="000000" w:themeColor="text1"/>
          <w:sz w:val="24"/>
          <w:szCs w:val="24"/>
        </w:rPr>
        <w:t xml:space="preserve">Willmott </w:t>
      </w:r>
      <w:r w:rsidR="00C12E2D" w:rsidRPr="00366A3B">
        <w:rPr>
          <w:rFonts w:ascii="Times New Roman" w:hAnsi="Times New Roman"/>
          <w:color w:val="000000" w:themeColor="text1"/>
          <w:sz w:val="24"/>
          <w:szCs w:val="24"/>
        </w:rPr>
        <w:t xml:space="preserve">and Amelie </w:t>
      </w:r>
      <w:r w:rsidR="002C0345" w:rsidRPr="00366A3B">
        <w:rPr>
          <w:rFonts w:ascii="Times New Roman" w:hAnsi="Times New Roman"/>
          <w:color w:val="000000" w:themeColor="text1"/>
          <w:sz w:val="24"/>
          <w:szCs w:val="24"/>
        </w:rPr>
        <w:t xml:space="preserve">Mathieu </w:t>
      </w:r>
      <w:r w:rsidR="00C12E2D" w:rsidRPr="00366A3B">
        <w:rPr>
          <w:rFonts w:ascii="Times New Roman" w:hAnsi="Times New Roman"/>
          <w:color w:val="000000" w:themeColor="text1"/>
          <w:sz w:val="24"/>
          <w:szCs w:val="24"/>
        </w:rPr>
        <w:t xml:space="preserve">for </w:t>
      </w:r>
      <w:r w:rsidR="00695AD5" w:rsidRPr="00366A3B">
        <w:rPr>
          <w:rFonts w:ascii="Times New Roman" w:hAnsi="Times New Roman"/>
          <w:color w:val="000000" w:themeColor="text1"/>
          <w:sz w:val="24"/>
          <w:szCs w:val="24"/>
        </w:rPr>
        <w:t>making the long trek to get</w:t>
      </w:r>
      <w:r w:rsidR="00C12E2D" w:rsidRPr="00366A3B">
        <w:rPr>
          <w:rFonts w:ascii="Times New Roman" w:hAnsi="Times New Roman"/>
          <w:color w:val="000000" w:themeColor="text1"/>
          <w:sz w:val="24"/>
          <w:szCs w:val="24"/>
        </w:rPr>
        <w:t xml:space="preserve"> samples from Mackenzie,</w:t>
      </w:r>
      <w:r w:rsidR="00695AD5" w:rsidRPr="00366A3B">
        <w:rPr>
          <w:rFonts w:ascii="Times New Roman" w:hAnsi="Times New Roman"/>
          <w:color w:val="000000" w:themeColor="text1"/>
          <w:sz w:val="24"/>
          <w:szCs w:val="24"/>
        </w:rPr>
        <w:t xml:space="preserve"> and to</w:t>
      </w:r>
      <w:r w:rsidR="00C12E2D" w:rsidRPr="00366A3B">
        <w:rPr>
          <w:rFonts w:ascii="Times New Roman" w:hAnsi="Times New Roman"/>
          <w:color w:val="000000" w:themeColor="text1"/>
          <w:sz w:val="24"/>
          <w:szCs w:val="24"/>
        </w:rPr>
        <w:t xml:space="preserve"> Shari and Meave for </w:t>
      </w:r>
      <w:r w:rsidR="00695AD5" w:rsidRPr="00366A3B">
        <w:rPr>
          <w:rFonts w:ascii="Times New Roman" w:hAnsi="Times New Roman"/>
          <w:color w:val="000000" w:themeColor="text1"/>
          <w:sz w:val="24"/>
          <w:szCs w:val="24"/>
        </w:rPr>
        <w:t xml:space="preserve">expert and patient management of </w:t>
      </w:r>
      <w:r w:rsidR="00C12E2D" w:rsidRPr="00366A3B">
        <w:rPr>
          <w:rFonts w:ascii="Times New Roman" w:hAnsi="Times New Roman"/>
          <w:color w:val="000000" w:themeColor="text1"/>
          <w:sz w:val="24"/>
          <w:szCs w:val="24"/>
        </w:rPr>
        <w:t>database</w:t>
      </w:r>
      <w:r w:rsidR="00695AD5" w:rsidRPr="00366A3B">
        <w:rPr>
          <w:rFonts w:ascii="Times New Roman" w:hAnsi="Times New Roman"/>
          <w:color w:val="000000" w:themeColor="text1"/>
          <w:sz w:val="24"/>
          <w:szCs w:val="24"/>
        </w:rPr>
        <w:t>s</w:t>
      </w:r>
      <w:r w:rsidR="00C12E2D" w:rsidRPr="00366A3B">
        <w:rPr>
          <w:rFonts w:ascii="Times New Roman" w:hAnsi="Times New Roman"/>
          <w:color w:val="000000" w:themeColor="text1"/>
          <w:sz w:val="24"/>
          <w:szCs w:val="24"/>
        </w:rPr>
        <w:t xml:space="preserve"> and physical sample</w:t>
      </w:r>
      <w:r w:rsidR="00695AD5" w:rsidRPr="00366A3B">
        <w:rPr>
          <w:rFonts w:ascii="Times New Roman" w:hAnsi="Times New Roman"/>
          <w:color w:val="000000" w:themeColor="text1"/>
          <w:sz w:val="24"/>
          <w:szCs w:val="24"/>
        </w:rPr>
        <w:t>s.</w:t>
      </w:r>
      <w:r w:rsidR="004F35DA" w:rsidRPr="00366A3B">
        <w:rPr>
          <w:rFonts w:ascii="Times New Roman" w:hAnsi="Times New Roman"/>
          <w:color w:val="000000" w:themeColor="text1"/>
          <w:sz w:val="24"/>
          <w:szCs w:val="24"/>
        </w:rPr>
        <w:t xml:space="preserve"> </w:t>
      </w:r>
      <w:r w:rsidR="007C1452" w:rsidRPr="00366A3B">
        <w:rPr>
          <w:rFonts w:ascii="Times New Roman" w:hAnsi="Times New Roman"/>
          <w:color w:val="000000" w:themeColor="text1"/>
          <w:sz w:val="24"/>
          <w:szCs w:val="24"/>
        </w:rPr>
        <w:t xml:space="preserve">We thank Kristin Bondo, Susan Kutz, and the BC Health Program for sharing the BC boreal caribou data with us. </w:t>
      </w:r>
      <w:r w:rsidR="00695AD5" w:rsidRPr="00366A3B">
        <w:rPr>
          <w:rFonts w:ascii="Times New Roman" w:hAnsi="Times New Roman"/>
          <w:color w:val="000000" w:themeColor="text1"/>
          <w:sz w:val="24"/>
          <w:szCs w:val="24"/>
        </w:rPr>
        <w:t xml:space="preserve">We are very grateful for the financial support of the </w:t>
      </w:r>
      <w:proofErr w:type="spellStart"/>
      <w:r w:rsidR="00B91794" w:rsidRPr="00366A3B">
        <w:rPr>
          <w:rFonts w:ascii="Times New Roman" w:eastAsia="Garamond" w:hAnsi="Times New Roman"/>
          <w:color w:val="000000"/>
          <w:sz w:val="24"/>
          <w:szCs w:val="24"/>
        </w:rPr>
        <w:t>Nîkanêse</w:t>
      </w:r>
      <w:proofErr w:type="spellEnd"/>
      <w:r w:rsidR="00B91794" w:rsidRPr="00366A3B">
        <w:rPr>
          <w:rFonts w:ascii="Times New Roman" w:hAnsi="Times New Roman"/>
          <w:color w:val="000000" w:themeColor="text1"/>
          <w:sz w:val="24"/>
          <w:szCs w:val="24"/>
        </w:rPr>
        <w:t xml:space="preserve"> Wah </w:t>
      </w:r>
      <w:proofErr w:type="spellStart"/>
      <w:r w:rsidR="00B91794" w:rsidRPr="00366A3B">
        <w:rPr>
          <w:rFonts w:ascii="Times New Roman" w:hAnsi="Times New Roman"/>
          <w:color w:val="000000" w:themeColor="text1"/>
          <w:sz w:val="24"/>
          <w:szCs w:val="24"/>
        </w:rPr>
        <w:t>tzee</w:t>
      </w:r>
      <w:proofErr w:type="spellEnd"/>
      <w:r w:rsidR="00B91794" w:rsidRPr="00366A3B">
        <w:rPr>
          <w:rFonts w:ascii="Times New Roman" w:hAnsi="Times New Roman"/>
          <w:color w:val="000000" w:themeColor="text1"/>
          <w:sz w:val="24"/>
          <w:szCs w:val="24"/>
        </w:rPr>
        <w:t xml:space="preserve"> Stewardship Society, </w:t>
      </w:r>
      <w:r w:rsidR="00695AD5" w:rsidRPr="00366A3B">
        <w:rPr>
          <w:rFonts w:ascii="Times New Roman" w:hAnsi="Times New Roman"/>
          <w:color w:val="000000" w:themeColor="text1"/>
          <w:sz w:val="24"/>
          <w:szCs w:val="24"/>
        </w:rPr>
        <w:t xml:space="preserve"> Habitat Conservation Trust </w:t>
      </w:r>
      <w:r w:rsidR="00DA6F78" w:rsidRPr="00366A3B">
        <w:rPr>
          <w:rFonts w:ascii="Times New Roman" w:hAnsi="Times New Roman"/>
          <w:color w:val="000000" w:themeColor="text1"/>
          <w:sz w:val="24"/>
          <w:szCs w:val="24"/>
        </w:rPr>
        <w:t>Foundation</w:t>
      </w:r>
      <w:r w:rsidR="00695AD5" w:rsidRPr="00366A3B">
        <w:rPr>
          <w:rFonts w:ascii="Times New Roman" w:hAnsi="Times New Roman"/>
          <w:color w:val="000000" w:themeColor="text1"/>
          <w:sz w:val="24"/>
          <w:szCs w:val="24"/>
        </w:rPr>
        <w:t xml:space="preserve">, </w:t>
      </w:r>
      <w:del w:id="1172" w:author="Clayton Lamb" w:date="2023-07-19T07:29:00Z">
        <w:r w:rsidR="00596458" w:rsidRPr="00366A3B" w:rsidDel="00366A3B">
          <w:rPr>
            <w:rFonts w:ascii="Times New Roman" w:eastAsia="Garamond" w:hAnsi="Times New Roman"/>
            <w:color w:val="000000"/>
            <w:sz w:val="24"/>
            <w:szCs w:val="24"/>
          </w:rPr>
          <w:delText>Nîkanêse</w:delText>
        </w:r>
        <w:r w:rsidR="00695AD5" w:rsidRPr="00366A3B" w:rsidDel="00366A3B">
          <w:rPr>
            <w:rFonts w:ascii="Times New Roman" w:hAnsi="Times New Roman"/>
            <w:color w:val="000000" w:themeColor="text1"/>
            <w:sz w:val="24"/>
            <w:szCs w:val="24"/>
          </w:rPr>
          <w:delText>,</w:delText>
        </w:r>
        <w:r w:rsidR="004F35DA" w:rsidRPr="00366A3B" w:rsidDel="00366A3B">
          <w:rPr>
            <w:rFonts w:ascii="Times New Roman" w:hAnsi="Times New Roman"/>
            <w:color w:val="000000" w:themeColor="text1"/>
            <w:sz w:val="24"/>
            <w:szCs w:val="24"/>
          </w:rPr>
          <w:delText xml:space="preserve"> </w:delText>
        </w:r>
      </w:del>
      <w:r w:rsidR="004F35DA" w:rsidRPr="00366A3B">
        <w:rPr>
          <w:rFonts w:ascii="Times New Roman" w:hAnsi="Times New Roman"/>
          <w:color w:val="000000" w:themeColor="text1"/>
          <w:sz w:val="24"/>
          <w:szCs w:val="24"/>
        </w:rPr>
        <w:t>Canadian Mountain Network, Liber Ero Fellowship,</w:t>
      </w:r>
      <w:r w:rsidR="00695AD5" w:rsidRPr="00366A3B">
        <w:rPr>
          <w:rFonts w:ascii="Times New Roman" w:hAnsi="Times New Roman"/>
          <w:color w:val="000000" w:themeColor="text1"/>
          <w:sz w:val="24"/>
          <w:szCs w:val="24"/>
        </w:rPr>
        <w:t xml:space="preserve"> </w:t>
      </w:r>
      <w:r w:rsidR="00DA6F78" w:rsidRPr="00366A3B">
        <w:rPr>
          <w:rFonts w:ascii="Times New Roman" w:hAnsi="Times New Roman"/>
          <w:color w:val="000000" w:themeColor="text1"/>
          <w:sz w:val="24"/>
          <w:szCs w:val="24"/>
        </w:rPr>
        <w:t xml:space="preserve">Mitacs Canada, </w:t>
      </w:r>
      <w:r w:rsidR="00EE2930" w:rsidRPr="00366A3B">
        <w:rPr>
          <w:rFonts w:ascii="Times New Roman" w:hAnsi="Times New Roman"/>
          <w:color w:val="000000" w:themeColor="text1"/>
          <w:sz w:val="24"/>
          <w:szCs w:val="24"/>
        </w:rPr>
        <w:t>Fish and Wildlife Compensation Program</w:t>
      </w:r>
      <w:ins w:id="1173" w:author="Clayton Lamb" w:date="2023-07-19T07:30:00Z">
        <w:r w:rsidR="00366A3B">
          <w:rPr>
            <w:rFonts w:ascii="Times New Roman" w:hAnsi="Times New Roman"/>
            <w:color w:val="000000" w:themeColor="text1"/>
            <w:sz w:val="24"/>
            <w:szCs w:val="24"/>
          </w:rPr>
          <w:t xml:space="preserve">, </w:t>
        </w:r>
      </w:ins>
      <w:del w:id="1174" w:author="Clayton Lamb" w:date="2023-07-19T07:30:00Z">
        <w:r w:rsidR="00EE2930" w:rsidRPr="00366A3B" w:rsidDel="00366A3B">
          <w:rPr>
            <w:rFonts w:ascii="Times New Roman" w:hAnsi="Times New Roman"/>
            <w:color w:val="000000" w:themeColor="text1"/>
            <w:sz w:val="24"/>
            <w:szCs w:val="24"/>
          </w:rPr>
          <w:delText xml:space="preserve"> (</w:delText>
        </w:r>
        <w:r w:rsidR="005769EF" w:rsidRPr="00366A3B" w:rsidDel="00366A3B">
          <w:rPr>
            <w:rFonts w:ascii="Times New Roman" w:hAnsi="Times New Roman"/>
            <w:color w:val="000000" w:themeColor="text1"/>
            <w:sz w:val="24"/>
            <w:szCs w:val="24"/>
          </w:rPr>
          <w:delText>FWCP</w:delText>
        </w:r>
        <w:r w:rsidR="00EE2930" w:rsidRPr="00366A3B" w:rsidDel="00366A3B">
          <w:rPr>
            <w:rFonts w:ascii="Times New Roman" w:hAnsi="Times New Roman"/>
            <w:color w:val="000000" w:themeColor="text1"/>
            <w:sz w:val="24"/>
            <w:szCs w:val="24"/>
          </w:rPr>
          <w:delText>)</w:delText>
        </w:r>
        <w:r w:rsidR="005769EF" w:rsidRPr="00366A3B" w:rsidDel="00366A3B">
          <w:rPr>
            <w:rFonts w:ascii="Times New Roman" w:hAnsi="Times New Roman"/>
            <w:color w:val="000000" w:themeColor="text1"/>
            <w:sz w:val="24"/>
            <w:szCs w:val="24"/>
          </w:rPr>
          <w:delText xml:space="preserve"> (The FWCP is a partnership between the Province of B.C., Fisheries and Oceans Canada, First Nations and public stakeholders and enhance fish and wildlife in watersheds impacted by BC Hydro dams.)</w:delText>
        </w:r>
        <w:r w:rsidR="00EE2930" w:rsidRPr="00366A3B" w:rsidDel="00366A3B">
          <w:rPr>
            <w:rFonts w:ascii="Times New Roman" w:hAnsi="Times New Roman"/>
            <w:color w:val="000000" w:themeColor="text1"/>
            <w:sz w:val="24"/>
            <w:szCs w:val="24"/>
          </w:rPr>
          <w:delText xml:space="preserve">, </w:delText>
        </w:r>
      </w:del>
      <w:r w:rsidR="00EE2930" w:rsidRPr="00366A3B">
        <w:rPr>
          <w:rFonts w:ascii="Times New Roman" w:hAnsi="Times New Roman"/>
          <w:color w:val="000000" w:themeColor="text1"/>
          <w:sz w:val="24"/>
          <w:szCs w:val="24"/>
        </w:rPr>
        <w:t>Y</w:t>
      </w:r>
      <w:r w:rsidR="00DA6F78" w:rsidRPr="00366A3B">
        <w:rPr>
          <w:rFonts w:ascii="Times New Roman" w:hAnsi="Times New Roman"/>
          <w:color w:val="000000" w:themeColor="text1"/>
          <w:sz w:val="24"/>
          <w:szCs w:val="24"/>
        </w:rPr>
        <w:t>ellowstone to Yukon Conservation Initiative</w:t>
      </w:r>
      <w:r w:rsidR="00EE2930" w:rsidRPr="00366A3B">
        <w:rPr>
          <w:rFonts w:ascii="Times New Roman" w:hAnsi="Times New Roman"/>
          <w:color w:val="000000" w:themeColor="text1"/>
          <w:sz w:val="24"/>
          <w:szCs w:val="24"/>
        </w:rPr>
        <w:t xml:space="preserve">, </w:t>
      </w:r>
      <w:r w:rsidR="00695AD5" w:rsidRPr="00366A3B">
        <w:rPr>
          <w:rFonts w:ascii="Times New Roman" w:hAnsi="Times New Roman"/>
          <w:color w:val="000000" w:themeColor="text1"/>
          <w:sz w:val="24"/>
          <w:szCs w:val="24"/>
        </w:rPr>
        <w:t>and Environment and Climate Change Canada. Your contributions have allowed us to finally launch something that has been years of questions and pen-side con</w:t>
      </w:r>
      <w:r w:rsidR="00DA6F78" w:rsidRPr="00366A3B">
        <w:rPr>
          <w:rFonts w:ascii="Times New Roman" w:hAnsi="Times New Roman"/>
          <w:color w:val="000000" w:themeColor="text1"/>
          <w:sz w:val="24"/>
          <w:szCs w:val="24"/>
        </w:rPr>
        <w:t>v</w:t>
      </w:r>
      <w:r w:rsidR="00695AD5" w:rsidRPr="00366A3B">
        <w:rPr>
          <w:rFonts w:ascii="Times New Roman" w:hAnsi="Times New Roman"/>
          <w:color w:val="000000" w:themeColor="text1"/>
          <w:sz w:val="24"/>
          <w:szCs w:val="24"/>
        </w:rPr>
        <w:t>er</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ation</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 xml:space="preserve"> in the making. </w:t>
      </w:r>
    </w:p>
    <w:p w14:paraId="60F294E7" w14:textId="38230AD9" w:rsidR="00C900ED" w:rsidRPr="00366A3B" w:rsidRDefault="00C900ED" w:rsidP="00C900ED">
      <w:pPr>
        <w:pStyle w:val="BodyText2"/>
        <w:rPr>
          <w:rFonts w:ascii="Times New Roman" w:hAnsi="Times New Roman"/>
          <w:sz w:val="24"/>
          <w:szCs w:val="24"/>
          <w:rPrChange w:id="1175" w:author="Clayton Lamb" w:date="2023-07-19T07:26:00Z">
            <w:rPr/>
          </w:rPrChange>
        </w:rPr>
      </w:pPr>
    </w:p>
    <w:p w14:paraId="7DBCEAF5" w14:textId="118111A5" w:rsidR="00C900ED" w:rsidRPr="00366A3B" w:rsidRDefault="00C900ED" w:rsidP="0078609B">
      <w:pPr>
        <w:pStyle w:val="Heading1"/>
        <w:spacing w:line="480" w:lineRule="auto"/>
        <w:rPr>
          <w:rFonts w:ascii="Times New Roman" w:hAnsi="Times New Roman"/>
          <w:caps w:val="0"/>
          <w:color w:val="000000" w:themeColor="text1"/>
          <w:sz w:val="24"/>
          <w:szCs w:val="24"/>
        </w:rPr>
      </w:pPr>
      <w:r w:rsidRPr="00366A3B">
        <w:rPr>
          <w:rFonts w:ascii="Times New Roman" w:hAnsi="Times New Roman"/>
          <w:caps w:val="0"/>
          <w:color w:val="000000" w:themeColor="text1"/>
          <w:sz w:val="24"/>
          <w:szCs w:val="24"/>
        </w:rPr>
        <w:t>Data availability statement</w:t>
      </w:r>
    </w:p>
    <w:p w14:paraId="1F8E97CC" w14:textId="18BB3C65" w:rsidR="00C900ED" w:rsidRPr="00366A3B" w:rsidRDefault="00C900ED" w:rsidP="0078609B">
      <w:pPr>
        <w:pStyle w:val="BodyText"/>
        <w:spacing w:line="480" w:lineRule="auto"/>
        <w:jc w:val="left"/>
        <w:rPr>
          <w:rFonts w:ascii="Times New Roman" w:hAnsi="Times New Roman"/>
          <w:sz w:val="24"/>
          <w:szCs w:val="24"/>
        </w:rPr>
      </w:pPr>
      <w:r w:rsidRPr="00366A3B">
        <w:rPr>
          <w:rFonts w:ascii="Times New Roman" w:hAnsi="Times New Roman"/>
          <w:sz w:val="24"/>
          <w:szCs w:val="24"/>
        </w:rPr>
        <w:t xml:space="preserve">All data and analyses </w:t>
      </w:r>
      <w:del w:id="1176" w:author="Clayton Lamb" w:date="2023-08-18T07:59:00Z">
        <w:r w:rsidRPr="00366A3B" w:rsidDel="002A1D85">
          <w:rPr>
            <w:rFonts w:ascii="Times New Roman" w:hAnsi="Times New Roman"/>
            <w:sz w:val="24"/>
            <w:szCs w:val="24"/>
          </w:rPr>
          <w:delText>will be made</w:delText>
        </w:r>
      </w:del>
      <w:ins w:id="1177" w:author="Clayton Lamb" w:date="2023-08-18T07:59:00Z">
        <w:r w:rsidR="002A1D85">
          <w:rPr>
            <w:rFonts w:ascii="Times New Roman" w:hAnsi="Times New Roman"/>
            <w:sz w:val="24"/>
            <w:szCs w:val="24"/>
          </w:rPr>
          <w:t>are</w:t>
        </w:r>
      </w:ins>
      <w:r w:rsidRPr="00366A3B">
        <w:rPr>
          <w:rFonts w:ascii="Times New Roman" w:hAnsi="Times New Roman"/>
          <w:sz w:val="24"/>
          <w:szCs w:val="24"/>
        </w:rPr>
        <w:t xml:space="preserve"> available on </w:t>
      </w:r>
      <w:proofErr w:type="spellStart"/>
      <w:r w:rsidRPr="00366A3B">
        <w:rPr>
          <w:rFonts w:ascii="Times New Roman" w:hAnsi="Times New Roman"/>
          <w:sz w:val="24"/>
          <w:szCs w:val="24"/>
        </w:rPr>
        <w:t>github</w:t>
      </w:r>
      <w:proofErr w:type="spellEnd"/>
      <w:r w:rsidRPr="00366A3B">
        <w:rPr>
          <w:rFonts w:ascii="Times New Roman" w:hAnsi="Times New Roman"/>
          <w:sz w:val="24"/>
          <w:szCs w:val="24"/>
        </w:rPr>
        <w:t xml:space="preserve"> </w:t>
      </w:r>
      <w:ins w:id="1178" w:author="Clayton Lamb" w:date="2023-08-18T07:59:00Z">
        <w:r w:rsidR="002A1D85">
          <w:rPr>
            <w:rFonts w:ascii="Times New Roman" w:hAnsi="Times New Roman"/>
            <w:sz w:val="24"/>
            <w:szCs w:val="24"/>
          </w:rPr>
          <w:t>(</w:t>
        </w:r>
        <w:r w:rsidR="002A1D85" w:rsidRPr="002A1D85">
          <w:rPr>
            <w:rFonts w:ascii="Times New Roman" w:hAnsi="Times New Roman"/>
            <w:sz w:val="24"/>
            <w:szCs w:val="24"/>
          </w:rPr>
          <w:t>https://github.com/ctlamb/KZ-Health</w:t>
        </w:r>
        <w:r w:rsidR="002A1D85">
          <w:rPr>
            <w:rFonts w:ascii="Times New Roman" w:hAnsi="Times New Roman"/>
            <w:sz w:val="24"/>
            <w:szCs w:val="24"/>
          </w:rPr>
          <w:t>)</w:t>
        </w:r>
      </w:ins>
      <w:del w:id="1179" w:author="Clayton Lamb" w:date="2023-08-18T07:59:00Z">
        <w:r w:rsidRPr="00366A3B" w:rsidDel="002A1D85">
          <w:rPr>
            <w:rFonts w:ascii="Times New Roman" w:hAnsi="Times New Roman"/>
            <w:sz w:val="24"/>
            <w:szCs w:val="24"/>
          </w:rPr>
          <w:delText>or a similar repository upon acceptance</w:delText>
        </w:r>
      </w:del>
    </w:p>
    <w:p w14:paraId="53878900" w14:textId="670D8726"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Tables</w:t>
      </w:r>
    </w:p>
    <w:p w14:paraId="47FDC69F" w14:textId="3309A7DE" w:rsidR="00133EEF" w:rsidRDefault="00133EEF" w:rsidP="00133EEF">
      <w:pPr>
        <w:pStyle w:val="Caption"/>
        <w:spacing w:line="480" w:lineRule="auto"/>
        <w:rPr>
          <w:ins w:id="1180" w:author="Clayton Lamb" w:date="2023-08-18T09:20:00Z"/>
          <w:rFonts w:ascii="Times New Roman" w:hAnsi="Times New Roman"/>
          <w:color w:val="000000" w:themeColor="text1"/>
          <w:szCs w:val="24"/>
        </w:rPr>
      </w:pPr>
      <w:bookmarkStart w:id="1181" w:name="_Ref98430246"/>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noProof/>
          <w:color w:val="000000" w:themeColor="text1"/>
          <w:szCs w:val="24"/>
        </w:rPr>
        <w:fldChar w:fldCharType="end"/>
      </w:r>
      <w:bookmarkEnd w:id="1181"/>
      <w:r w:rsidRPr="00366A3B">
        <w:rPr>
          <w:rFonts w:ascii="Times New Roman" w:hAnsi="Times New Roman"/>
          <w:color w:val="000000" w:themeColor="text1"/>
          <w:szCs w:val="24"/>
        </w:rPr>
        <w:t xml:space="preserve">. A summary of </w:t>
      </w:r>
      <w:ins w:id="1182" w:author="Clayton Lamb" w:date="2023-08-18T09:31:00Z">
        <w:r w:rsidR="006C6B26">
          <w:rPr>
            <w:rFonts w:ascii="Times New Roman" w:hAnsi="Times New Roman"/>
            <w:color w:val="000000" w:themeColor="text1"/>
            <w:szCs w:val="24"/>
          </w:rPr>
          <w:t xml:space="preserve">the </w:t>
        </w:r>
      </w:ins>
      <w:ins w:id="1183" w:author="Clayton Lamb" w:date="2023-08-18T09:32:00Z">
        <w:r w:rsidR="006C6B26">
          <w:rPr>
            <w:rFonts w:ascii="Times New Roman" w:hAnsi="Times New Roman"/>
            <w:color w:val="000000" w:themeColor="text1"/>
            <w:szCs w:val="24"/>
          </w:rPr>
          <w:t xml:space="preserve">health metrics considered for southern mountain caribou from the </w:t>
        </w:r>
        <w:proofErr w:type="spellStart"/>
        <w:r w:rsidR="006C6B26">
          <w:rPr>
            <w:rFonts w:ascii="Times New Roman" w:hAnsi="Times New Roman"/>
            <w:color w:val="000000" w:themeColor="text1"/>
            <w:szCs w:val="24"/>
          </w:rPr>
          <w:t>Klinse</w:t>
        </w:r>
        <w:proofErr w:type="spellEnd"/>
        <w:r w:rsidR="006C6B26">
          <w:rPr>
            <w:rFonts w:ascii="Times New Roman" w:hAnsi="Times New Roman"/>
            <w:color w:val="000000" w:themeColor="text1"/>
            <w:szCs w:val="24"/>
          </w:rPr>
          <w:t xml:space="preserve">-Za subpopulation collected between 2014-2021. </w:t>
        </w:r>
      </w:ins>
      <w:del w:id="1184" w:author="Clayton Lamb" w:date="2023-08-18T09:31:00Z">
        <w:r w:rsidRPr="00366A3B" w:rsidDel="006C6B26">
          <w:rPr>
            <w:rFonts w:ascii="Times New Roman" w:hAnsi="Times New Roman"/>
            <w:color w:val="000000" w:themeColor="text1"/>
            <w:szCs w:val="24"/>
          </w:rPr>
          <w:delText xml:space="preserve">all </w:delText>
        </w:r>
      </w:del>
      <w:del w:id="1185" w:author="Clayton Lamb" w:date="2023-08-18T09:32:00Z">
        <w:r w:rsidRPr="00366A3B" w:rsidDel="006C6B26">
          <w:rPr>
            <w:rFonts w:ascii="Times New Roman" w:hAnsi="Times New Roman"/>
            <w:color w:val="000000" w:themeColor="text1"/>
            <w:szCs w:val="24"/>
          </w:rPr>
          <w:delText xml:space="preserve">samples that were used in this study. </w:delText>
        </w:r>
      </w:del>
      <w:r w:rsidRPr="00366A3B">
        <w:rPr>
          <w:rFonts w:ascii="Times New Roman" w:hAnsi="Times New Roman"/>
          <w:color w:val="000000" w:themeColor="text1"/>
          <w:szCs w:val="24"/>
        </w:rPr>
        <w:t xml:space="preserve">The samples were </w:t>
      </w:r>
      <w:ins w:id="1186" w:author="Clayton Lamb" w:date="2023-08-18T09:32:00Z">
        <w:r w:rsidR="006C6B26">
          <w:rPr>
            <w:rFonts w:ascii="Times New Roman" w:hAnsi="Times New Roman"/>
            <w:color w:val="000000" w:themeColor="text1"/>
            <w:szCs w:val="24"/>
          </w:rPr>
          <w:t>primaril</w:t>
        </w:r>
      </w:ins>
      <w:ins w:id="1187" w:author="Clayton Lamb" w:date="2023-08-18T09:33:00Z">
        <w:r w:rsidR="006C6B26">
          <w:rPr>
            <w:rFonts w:ascii="Times New Roman" w:hAnsi="Times New Roman"/>
            <w:color w:val="000000" w:themeColor="text1"/>
            <w:szCs w:val="24"/>
          </w:rPr>
          <w:t xml:space="preserve">y </w:t>
        </w:r>
      </w:ins>
      <w:r w:rsidRPr="00366A3B">
        <w:rPr>
          <w:rFonts w:ascii="Times New Roman" w:hAnsi="Times New Roman"/>
          <w:color w:val="000000" w:themeColor="text1"/>
          <w:szCs w:val="24"/>
        </w:rPr>
        <w:t>collected</w:t>
      </w:r>
      <w:ins w:id="1188" w:author="Clayton Lamb" w:date="2023-08-18T09:33:00Z">
        <w:r w:rsidR="006C6B26">
          <w:rPr>
            <w:rFonts w:ascii="Times New Roman" w:hAnsi="Times New Roman"/>
            <w:color w:val="000000" w:themeColor="text1"/>
            <w:szCs w:val="24"/>
          </w:rPr>
          <w:t xml:space="preserve"> </w:t>
        </w:r>
      </w:ins>
      <w:del w:id="1189" w:author="Clayton Lamb" w:date="2023-08-18T09:33:00Z">
        <w:r w:rsidRPr="00366A3B" w:rsidDel="006C6B26">
          <w:rPr>
            <w:rFonts w:ascii="Times New Roman" w:hAnsi="Times New Roman"/>
            <w:color w:val="000000" w:themeColor="text1"/>
            <w:szCs w:val="24"/>
          </w:rPr>
          <w:delText xml:space="preserve"> either </w:delText>
        </w:r>
      </w:del>
      <w:r w:rsidRPr="00366A3B">
        <w:rPr>
          <w:rFonts w:ascii="Times New Roman" w:hAnsi="Times New Roman"/>
          <w:color w:val="000000" w:themeColor="text1"/>
          <w:szCs w:val="24"/>
        </w:rPr>
        <w:t>at time of capture</w:t>
      </w:r>
      <w:ins w:id="1190" w:author="Clayton Lamb" w:date="2023-08-18T09:33:00Z">
        <w:r w:rsidR="006C6B26">
          <w:rPr>
            <w:rFonts w:ascii="Times New Roman" w:hAnsi="Times New Roman"/>
            <w:color w:val="000000" w:themeColor="text1"/>
            <w:szCs w:val="24"/>
          </w:rPr>
          <w:t xml:space="preserve"> (Dec-March) and in this case we </w:t>
        </w:r>
      </w:ins>
      <w:ins w:id="1191" w:author="Clayton Lamb" w:date="2023-08-18T09:34:00Z">
        <w:r w:rsidR="006C6B26">
          <w:rPr>
            <w:rFonts w:ascii="Times New Roman" w:hAnsi="Times New Roman"/>
            <w:color w:val="000000" w:themeColor="text1"/>
            <w:szCs w:val="24"/>
          </w:rPr>
          <w:t>use</w:t>
        </w:r>
      </w:ins>
      <w:ins w:id="1192" w:author="Clayton Lamb" w:date="2023-08-18T09:33:00Z">
        <w:r w:rsidR="006C6B26">
          <w:rPr>
            <w:rFonts w:ascii="Times New Roman" w:hAnsi="Times New Roman"/>
            <w:color w:val="000000" w:themeColor="text1"/>
            <w:szCs w:val="24"/>
          </w:rPr>
          <w:t xml:space="preserve"> the animals’ location (pen or free-ranging) based on the animals’ location the previous year. Fecal samples were coll</w:t>
        </w:r>
      </w:ins>
      <w:ins w:id="1193" w:author="Clayton Lamb" w:date="2023-08-18T09:34:00Z">
        <w:r w:rsidR="006C6B26">
          <w:rPr>
            <w:rFonts w:ascii="Times New Roman" w:hAnsi="Times New Roman"/>
            <w:color w:val="000000" w:themeColor="text1"/>
            <w:szCs w:val="24"/>
          </w:rPr>
          <w:t>ected during the penning season (March-August</w:t>
        </w:r>
        <w:proofErr w:type="gramStart"/>
        <w:r w:rsidR="006C6B26">
          <w:rPr>
            <w:rFonts w:ascii="Times New Roman" w:hAnsi="Times New Roman"/>
            <w:color w:val="000000" w:themeColor="text1"/>
            <w:szCs w:val="24"/>
          </w:rPr>
          <w:t>)</w:t>
        </w:r>
        <w:proofErr w:type="gramEnd"/>
        <w:r w:rsidR="006C6B26">
          <w:rPr>
            <w:rFonts w:ascii="Times New Roman" w:hAnsi="Times New Roman"/>
            <w:color w:val="000000" w:themeColor="text1"/>
            <w:szCs w:val="24"/>
          </w:rPr>
          <w:t xml:space="preserve"> and we denoted the animals’ current location at the time of sampling (pen or free</w:t>
        </w:r>
      </w:ins>
      <w:ins w:id="1194" w:author="Clayton Lamb" w:date="2023-08-18T09:35:00Z">
        <w:r w:rsidR="006C6B26">
          <w:rPr>
            <w:rFonts w:ascii="Times New Roman" w:hAnsi="Times New Roman"/>
            <w:color w:val="000000" w:themeColor="text1"/>
            <w:szCs w:val="24"/>
          </w:rPr>
          <w:t>-</w:t>
        </w:r>
        <w:r w:rsidR="006C6B26">
          <w:rPr>
            <w:rFonts w:ascii="Times New Roman" w:hAnsi="Times New Roman"/>
            <w:color w:val="000000" w:themeColor="text1"/>
            <w:szCs w:val="24"/>
          </w:rPr>
          <w:lastRenderedPageBreak/>
          <w:t xml:space="preserve">ranging). </w:t>
        </w:r>
      </w:ins>
      <w:del w:id="1195" w:author="Clayton Lamb" w:date="2023-08-18T09:33:00Z">
        <w:r w:rsidRPr="00366A3B" w:rsidDel="006C6B26">
          <w:rPr>
            <w:rFonts w:ascii="Times New Roman" w:hAnsi="Times New Roman"/>
            <w:color w:val="000000" w:themeColor="text1"/>
            <w:szCs w:val="24"/>
          </w:rPr>
          <w:delText xml:space="preserve">, </w:delText>
        </w:r>
      </w:del>
      <w:del w:id="1196" w:author="Clayton Lamb" w:date="2023-08-18T09:35:00Z">
        <w:r w:rsidRPr="00366A3B" w:rsidDel="006C6B26">
          <w:rPr>
            <w:rFonts w:ascii="Times New Roman" w:hAnsi="Times New Roman"/>
            <w:color w:val="000000" w:themeColor="text1"/>
            <w:szCs w:val="24"/>
          </w:rPr>
          <w:delText>immediately prior to the commencement of penning, or during the spring/summer fecal pellet sampling progra</w:delText>
        </w:r>
      </w:del>
      <w:ins w:id="1197" w:author="Clayton Lamb" w:date="2023-08-18T09:35:00Z">
        <w:r w:rsidR="006C6B26">
          <w:rPr>
            <w:rFonts w:ascii="Times New Roman" w:hAnsi="Times New Roman"/>
            <w:color w:val="000000" w:themeColor="text1"/>
            <w:szCs w:val="24"/>
          </w:rPr>
          <w:t xml:space="preserve">Values are medians and 95% confident intervals are shown in brackets. </w:t>
        </w:r>
      </w:ins>
      <w:del w:id="1198" w:author="Clayton Lamb" w:date="2023-08-18T09:35:00Z">
        <w:r w:rsidRPr="00366A3B" w:rsidDel="006C6B26">
          <w:rPr>
            <w:rFonts w:ascii="Times New Roman" w:hAnsi="Times New Roman"/>
            <w:color w:val="000000" w:themeColor="text1"/>
            <w:szCs w:val="24"/>
          </w:rPr>
          <w:delText xml:space="preserve">m. </w:delText>
        </w:r>
      </w:del>
      <w:r w:rsidRPr="00366A3B">
        <w:rPr>
          <w:rFonts w:ascii="Times New Roman" w:hAnsi="Times New Roman"/>
          <w:color w:val="000000" w:themeColor="text1"/>
          <w:szCs w:val="24"/>
        </w:rPr>
        <w:t xml:space="preserve">Further information on the diagnostic tests used can be found in Appendix </w:t>
      </w:r>
      <w:r w:rsidR="0050575D" w:rsidRPr="00366A3B">
        <w:rPr>
          <w:rFonts w:ascii="Times New Roman" w:hAnsi="Times New Roman"/>
          <w:color w:val="000000" w:themeColor="text1"/>
          <w:szCs w:val="24"/>
        </w:rPr>
        <w:t>B</w:t>
      </w:r>
      <w:r w:rsidRPr="00366A3B">
        <w:rPr>
          <w:rFonts w:ascii="Times New Roman" w:hAnsi="Times New Roman"/>
          <w:color w:val="000000" w:themeColor="text1"/>
          <w:szCs w:val="24"/>
        </w:rPr>
        <w:t>.</w:t>
      </w:r>
    </w:p>
    <w:tbl>
      <w:tblPr>
        <w:tblStyle w:val="PlainTable2"/>
        <w:tblW w:w="13467" w:type="dxa"/>
        <w:tblInd w:w="-993" w:type="dxa"/>
        <w:tblLayout w:type="fixed"/>
        <w:tblLook w:val="0620" w:firstRow="1" w:lastRow="0" w:firstColumn="0" w:lastColumn="0" w:noHBand="1" w:noVBand="1"/>
        <w:tblPrChange w:id="1199" w:author="Clayton Lamb" w:date="2023-08-18T09:23:00Z">
          <w:tblPr>
            <w:tblStyle w:val="PlainTable2"/>
            <w:tblW w:w="13325" w:type="dxa"/>
            <w:tblLayout w:type="fixed"/>
            <w:tblLook w:val="0620" w:firstRow="1" w:lastRow="0" w:firstColumn="0" w:lastColumn="0" w:noHBand="1" w:noVBand="1"/>
          </w:tblPr>
        </w:tblPrChange>
      </w:tblPr>
      <w:tblGrid>
        <w:gridCol w:w="1134"/>
        <w:gridCol w:w="993"/>
        <w:gridCol w:w="1134"/>
        <w:gridCol w:w="1984"/>
        <w:gridCol w:w="1276"/>
        <w:gridCol w:w="1984"/>
        <w:gridCol w:w="1276"/>
        <w:gridCol w:w="1843"/>
        <w:gridCol w:w="1843"/>
        <w:tblGridChange w:id="1200">
          <w:tblGrid>
            <w:gridCol w:w="1134"/>
            <w:gridCol w:w="993"/>
            <w:gridCol w:w="1134"/>
            <w:gridCol w:w="1842"/>
            <w:gridCol w:w="1276"/>
            <w:gridCol w:w="1984"/>
            <w:gridCol w:w="1276"/>
            <w:gridCol w:w="1843"/>
            <w:gridCol w:w="1843"/>
          </w:tblGrid>
        </w:tblGridChange>
      </w:tblGrid>
      <w:tr w:rsidR="009811F7" w:rsidRPr="009811F7" w14:paraId="520011A6" w14:textId="77777777" w:rsidTr="009811F7">
        <w:trPr>
          <w:cnfStyle w:val="100000000000" w:firstRow="1" w:lastRow="0" w:firstColumn="0" w:lastColumn="0" w:oddVBand="0" w:evenVBand="0" w:oddHBand="0" w:evenHBand="0" w:firstRowFirstColumn="0" w:firstRowLastColumn="0" w:lastRowFirstColumn="0" w:lastRowLastColumn="0"/>
          <w:trHeight w:val="320"/>
          <w:ins w:id="1201" w:author="Clayton Lamb" w:date="2023-08-18T09:20:00Z"/>
          <w:trPrChange w:id="1202" w:author="Clayton Lamb" w:date="2023-08-18T09:23:00Z">
            <w:trPr>
              <w:trHeight w:val="320"/>
            </w:trPr>
          </w:trPrChange>
        </w:trPr>
        <w:tc>
          <w:tcPr>
            <w:tcW w:w="1134" w:type="dxa"/>
            <w:noWrap/>
            <w:hideMark/>
            <w:tcPrChange w:id="1203" w:author="Clayton Lamb" w:date="2023-08-18T09:23:00Z">
              <w:tcPr>
                <w:tcW w:w="1134" w:type="dxa"/>
                <w:noWrap/>
                <w:hideMark/>
              </w:tcPr>
            </w:tcPrChange>
          </w:tcPr>
          <w:p w14:paraId="5D979173"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04" w:author="Clayton Lamb" w:date="2023-08-18T09:20:00Z"/>
                <w:rFonts w:ascii="Calibri" w:hAnsi="Calibri" w:cs="Calibri"/>
                <w:color w:val="000000"/>
                <w:sz w:val="24"/>
                <w:szCs w:val="24"/>
              </w:rPr>
            </w:pPr>
            <w:ins w:id="1205" w:author="Clayton Lamb" w:date="2023-08-18T09:20:00Z">
              <w:r w:rsidRPr="009811F7">
                <w:rPr>
                  <w:rFonts w:ascii="Calibri" w:hAnsi="Calibri" w:cs="Calibri"/>
                  <w:color w:val="000000"/>
                  <w:sz w:val="24"/>
                  <w:szCs w:val="24"/>
                </w:rPr>
                <w:t>Class</w:t>
              </w:r>
            </w:ins>
          </w:p>
        </w:tc>
        <w:tc>
          <w:tcPr>
            <w:tcW w:w="993" w:type="dxa"/>
            <w:noWrap/>
            <w:hideMark/>
            <w:tcPrChange w:id="1206" w:author="Clayton Lamb" w:date="2023-08-18T09:23:00Z">
              <w:tcPr>
                <w:tcW w:w="993" w:type="dxa"/>
                <w:noWrap/>
                <w:hideMark/>
              </w:tcPr>
            </w:tcPrChange>
          </w:tcPr>
          <w:p w14:paraId="1AB3CB29"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07" w:author="Clayton Lamb" w:date="2023-08-18T09:20:00Z"/>
                <w:rFonts w:ascii="Calibri" w:hAnsi="Calibri" w:cs="Calibri"/>
                <w:color w:val="000000"/>
                <w:sz w:val="24"/>
                <w:szCs w:val="24"/>
              </w:rPr>
            </w:pPr>
            <w:ins w:id="1208" w:author="Clayton Lamb" w:date="2023-08-18T09:20:00Z">
              <w:r w:rsidRPr="009811F7">
                <w:rPr>
                  <w:rFonts w:ascii="Calibri" w:hAnsi="Calibri" w:cs="Calibri"/>
                  <w:color w:val="000000"/>
                  <w:sz w:val="24"/>
                  <w:szCs w:val="24"/>
                </w:rPr>
                <w:t>Sample</w:t>
              </w:r>
            </w:ins>
          </w:p>
        </w:tc>
        <w:tc>
          <w:tcPr>
            <w:tcW w:w="1134" w:type="dxa"/>
            <w:noWrap/>
            <w:hideMark/>
            <w:tcPrChange w:id="1209" w:author="Clayton Lamb" w:date="2023-08-18T09:23:00Z">
              <w:tcPr>
                <w:tcW w:w="1134" w:type="dxa"/>
                <w:noWrap/>
                <w:hideMark/>
              </w:tcPr>
            </w:tcPrChange>
          </w:tcPr>
          <w:p w14:paraId="7E85AA53"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10" w:author="Clayton Lamb" w:date="2023-08-18T09:20:00Z"/>
                <w:rFonts w:ascii="Calibri" w:hAnsi="Calibri" w:cs="Calibri"/>
                <w:color w:val="000000"/>
                <w:sz w:val="24"/>
                <w:szCs w:val="24"/>
              </w:rPr>
            </w:pPr>
            <w:ins w:id="1211" w:author="Clayton Lamb" w:date="2023-08-18T09:20:00Z">
              <w:r w:rsidRPr="009811F7">
                <w:rPr>
                  <w:rFonts w:ascii="Calibri" w:hAnsi="Calibri" w:cs="Calibri"/>
                  <w:color w:val="000000"/>
                  <w:sz w:val="24"/>
                  <w:szCs w:val="24"/>
                </w:rPr>
                <w:t>Collection</w:t>
              </w:r>
            </w:ins>
          </w:p>
        </w:tc>
        <w:tc>
          <w:tcPr>
            <w:tcW w:w="1984" w:type="dxa"/>
            <w:noWrap/>
            <w:hideMark/>
            <w:tcPrChange w:id="1212" w:author="Clayton Lamb" w:date="2023-08-18T09:23:00Z">
              <w:tcPr>
                <w:tcW w:w="1842" w:type="dxa"/>
                <w:noWrap/>
                <w:hideMark/>
              </w:tcPr>
            </w:tcPrChange>
          </w:tcPr>
          <w:p w14:paraId="68E42876"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13" w:author="Clayton Lamb" w:date="2023-08-18T09:20:00Z"/>
                <w:rFonts w:ascii="Calibri" w:hAnsi="Calibri" w:cs="Calibri"/>
                <w:color w:val="000000"/>
                <w:sz w:val="24"/>
                <w:szCs w:val="24"/>
              </w:rPr>
            </w:pPr>
            <w:ins w:id="1214" w:author="Clayton Lamb" w:date="2023-08-18T09:20:00Z">
              <w:r w:rsidRPr="009811F7">
                <w:rPr>
                  <w:rFonts w:ascii="Calibri" w:hAnsi="Calibri" w:cs="Calibri"/>
                  <w:color w:val="000000"/>
                  <w:sz w:val="24"/>
                  <w:szCs w:val="24"/>
                </w:rPr>
                <w:t>Health metric</w:t>
              </w:r>
            </w:ins>
          </w:p>
        </w:tc>
        <w:tc>
          <w:tcPr>
            <w:tcW w:w="1276" w:type="dxa"/>
            <w:noWrap/>
            <w:hideMark/>
            <w:tcPrChange w:id="1215" w:author="Clayton Lamb" w:date="2023-08-18T09:23:00Z">
              <w:tcPr>
                <w:tcW w:w="1276" w:type="dxa"/>
                <w:noWrap/>
                <w:hideMark/>
              </w:tcPr>
            </w:tcPrChange>
          </w:tcPr>
          <w:p w14:paraId="13F12FE1"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16" w:author="Clayton Lamb" w:date="2023-08-18T09:20:00Z"/>
                <w:rFonts w:ascii="Calibri" w:hAnsi="Calibri" w:cs="Calibri"/>
                <w:color w:val="000000"/>
                <w:sz w:val="24"/>
                <w:szCs w:val="24"/>
              </w:rPr>
            </w:pPr>
            <w:ins w:id="1217" w:author="Clayton Lamb" w:date="2023-08-18T09:20:00Z">
              <w:r w:rsidRPr="009811F7">
                <w:rPr>
                  <w:rFonts w:ascii="Calibri" w:hAnsi="Calibri" w:cs="Calibri"/>
                  <w:color w:val="000000"/>
                  <w:sz w:val="24"/>
                  <w:szCs w:val="24"/>
                </w:rPr>
                <w:t>free-ranging n (years)</w:t>
              </w:r>
            </w:ins>
          </w:p>
        </w:tc>
        <w:tc>
          <w:tcPr>
            <w:tcW w:w="1984" w:type="dxa"/>
            <w:noWrap/>
            <w:hideMark/>
            <w:tcPrChange w:id="1218" w:author="Clayton Lamb" w:date="2023-08-18T09:23:00Z">
              <w:tcPr>
                <w:tcW w:w="1984" w:type="dxa"/>
                <w:noWrap/>
                <w:hideMark/>
              </w:tcPr>
            </w:tcPrChange>
          </w:tcPr>
          <w:p w14:paraId="26C68BA1"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19" w:author="Clayton Lamb" w:date="2023-08-18T09:20:00Z"/>
                <w:rFonts w:ascii="Calibri" w:hAnsi="Calibri" w:cs="Calibri"/>
                <w:color w:val="000000"/>
                <w:sz w:val="24"/>
                <w:szCs w:val="24"/>
              </w:rPr>
            </w:pPr>
            <w:ins w:id="1220" w:author="Clayton Lamb" w:date="2023-08-18T09:20:00Z">
              <w:r w:rsidRPr="009811F7">
                <w:rPr>
                  <w:rFonts w:ascii="Calibri" w:hAnsi="Calibri" w:cs="Calibri"/>
                  <w:color w:val="000000"/>
                  <w:sz w:val="24"/>
                  <w:szCs w:val="24"/>
                </w:rPr>
                <w:t>free-ranging values</w:t>
              </w:r>
            </w:ins>
          </w:p>
        </w:tc>
        <w:tc>
          <w:tcPr>
            <w:tcW w:w="1276" w:type="dxa"/>
            <w:noWrap/>
            <w:hideMark/>
            <w:tcPrChange w:id="1221" w:author="Clayton Lamb" w:date="2023-08-18T09:23:00Z">
              <w:tcPr>
                <w:tcW w:w="1276" w:type="dxa"/>
                <w:noWrap/>
                <w:hideMark/>
              </w:tcPr>
            </w:tcPrChange>
          </w:tcPr>
          <w:p w14:paraId="29E75E81"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22" w:author="Clayton Lamb" w:date="2023-08-18T09:20:00Z"/>
                <w:rFonts w:ascii="Calibri" w:hAnsi="Calibri" w:cs="Calibri"/>
                <w:color w:val="000000"/>
                <w:sz w:val="24"/>
                <w:szCs w:val="24"/>
              </w:rPr>
            </w:pPr>
            <w:ins w:id="1223" w:author="Clayton Lamb" w:date="2023-08-18T09:20:00Z">
              <w:r w:rsidRPr="009811F7">
                <w:rPr>
                  <w:rFonts w:ascii="Calibri" w:hAnsi="Calibri" w:cs="Calibri"/>
                  <w:color w:val="000000"/>
                  <w:sz w:val="24"/>
                  <w:szCs w:val="24"/>
                </w:rPr>
                <w:t>pen n (years) pen</w:t>
              </w:r>
            </w:ins>
          </w:p>
        </w:tc>
        <w:tc>
          <w:tcPr>
            <w:tcW w:w="1843" w:type="dxa"/>
            <w:noWrap/>
            <w:hideMark/>
            <w:tcPrChange w:id="1224" w:author="Clayton Lamb" w:date="2023-08-18T09:23:00Z">
              <w:tcPr>
                <w:tcW w:w="1843" w:type="dxa"/>
                <w:noWrap/>
                <w:hideMark/>
              </w:tcPr>
            </w:tcPrChange>
          </w:tcPr>
          <w:p w14:paraId="2C214B7D"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25" w:author="Clayton Lamb" w:date="2023-08-18T09:20:00Z"/>
                <w:rFonts w:ascii="Calibri" w:hAnsi="Calibri" w:cs="Calibri"/>
                <w:color w:val="000000"/>
                <w:sz w:val="24"/>
                <w:szCs w:val="24"/>
              </w:rPr>
            </w:pPr>
            <w:ins w:id="1226" w:author="Clayton Lamb" w:date="2023-08-18T09:20:00Z">
              <w:r w:rsidRPr="009811F7">
                <w:rPr>
                  <w:rFonts w:ascii="Calibri" w:hAnsi="Calibri" w:cs="Calibri"/>
                  <w:color w:val="000000"/>
                  <w:sz w:val="24"/>
                  <w:szCs w:val="24"/>
                </w:rPr>
                <w:t xml:space="preserve">pen values </w:t>
              </w:r>
            </w:ins>
          </w:p>
        </w:tc>
        <w:tc>
          <w:tcPr>
            <w:tcW w:w="1843" w:type="dxa"/>
            <w:noWrap/>
            <w:hideMark/>
            <w:tcPrChange w:id="1227" w:author="Clayton Lamb" w:date="2023-08-18T09:23:00Z">
              <w:tcPr>
                <w:tcW w:w="1843" w:type="dxa"/>
                <w:noWrap/>
                <w:hideMark/>
              </w:tcPr>
            </w:tcPrChange>
          </w:tcPr>
          <w:p w14:paraId="1459BEF9" w14:textId="77777777" w:rsidR="009811F7" w:rsidRPr="009811F7" w:rsidRDefault="009811F7" w:rsidP="009811F7">
            <w:pPr>
              <w:cnfStyle w:val="100000000000" w:firstRow="1" w:lastRow="0" w:firstColumn="0" w:lastColumn="0" w:oddVBand="0" w:evenVBand="0" w:oddHBand="0" w:evenHBand="0" w:firstRowFirstColumn="0" w:firstRowLastColumn="0" w:lastRowFirstColumn="0" w:lastRowLastColumn="0"/>
              <w:rPr>
                <w:ins w:id="1228" w:author="Clayton Lamb" w:date="2023-08-18T09:20:00Z"/>
                <w:rFonts w:ascii="Calibri" w:hAnsi="Calibri" w:cs="Calibri"/>
                <w:color w:val="000000"/>
                <w:sz w:val="24"/>
                <w:szCs w:val="24"/>
              </w:rPr>
            </w:pPr>
            <w:ins w:id="1229" w:author="Clayton Lamb" w:date="2023-08-18T09:20:00Z">
              <w:r w:rsidRPr="009811F7">
                <w:rPr>
                  <w:rFonts w:ascii="Calibri" w:hAnsi="Calibri" w:cs="Calibri"/>
                  <w:color w:val="000000"/>
                  <w:sz w:val="24"/>
                  <w:szCs w:val="24"/>
                </w:rPr>
                <w:t>pooled</w:t>
              </w:r>
            </w:ins>
          </w:p>
        </w:tc>
      </w:tr>
      <w:tr w:rsidR="009811F7" w:rsidRPr="009811F7" w14:paraId="0CA60A80" w14:textId="77777777" w:rsidTr="009811F7">
        <w:trPr>
          <w:trHeight w:val="320"/>
          <w:ins w:id="1230" w:author="Clayton Lamb" w:date="2023-08-18T09:20:00Z"/>
          <w:trPrChange w:id="1231" w:author="Clayton Lamb" w:date="2023-08-18T09:23:00Z">
            <w:trPr>
              <w:trHeight w:val="320"/>
            </w:trPr>
          </w:trPrChange>
        </w:trPr>
        <w:tc>
          <w:tcPr>
            <w:tcW w:w="1134" w:type="dxa"/>
            <w:noWrap/>
            <w:hideMark/>
            <w:tcPrChange w:id="1232" w:author="Clayton Lamb" w:date="2023-08-18T09:23:00Z">
              <w:tcPr>
                <w:tcW w:w="1134" w:type="dxa"/>
                <w:noWrap/>
                <w:hideMark/>
              </w:tcPr>
            </w:tcPrChange>
          </w:tcPr>
          <w:p w14:paraId="67B1FA2C" w14:textId="77777777" w:rsidR="009811F7" w:rsidRPr="009811F7" w:rsidRDefault="009811F7" w:rsidP="009811F7">
            <w:pPr>
              <w:rPr>
                <w:ins w:id="1233" w:author="Clayton Lamb" w:date="2023-08-18T09:20:00Z"/>
                <w:rFonts w:ascii="Calibri" w:hAnsi="Calibri" w:cs="Calibri"/>
                <w:color w:val="000000"/>
                <w:sz w:val="24"/>
                <w:szCs w:val="24"/>
              </w:rPr>
            </w:pPr>
            <w:ins w:id="1234" w:author="Clayton Lamb" w:date="2023-08-18T09:20:00Z">
              <w:r w:rsidRPr="009811F7">
                <w:rPr>
                  <w:rFonts w:ascii="Calibri" w:hAnsi="Calibri" w:cs="Calibri"/>
                  <w:color w:val="000000"/>
                  <w:sz w:val="24"/>
                  <w:szCs w:val="24"/>
                </w:rPr>
                <w:t>Trace minerals</w:t>
              </w:r>
            </w:ins>
          </w:p>
        </w:tc>
        <w:tc>
          <w:tcPr>
            <w:tcW w:w="993" w:type="dxa"/>
            <w:noWrap/>
            <w:hideMark/>
            <w:tcPrChange w:id="1235" w:author="Clayton Lamb" w:date="2023-08-18T09:23:00Z">
              <w:tcPr>
                <w:tcW w:w="993" w:type="dxa"/>
                <w:noWrap/>
                <w:hideMark/>
              </w:tcPr>
            </w:tcPrChange>
          </w:tcPr>
          <w:p w14:paraId="31D76744" w14:textId="77777777" w:rsidR="009811F7" w:rsidRPr="009811F7" w:rsidRDefault="009811F7" w:rsidP="009811F7">
            <w:pPr>
              <w:rPr>
                <w:ins w:id="1236" w:author="Clayton Lamb" w:date="2023-08-18T09:20:00Z"/>
                <w:rFonts w:ascii="Calibri" w:hAnsi="Calibri" w:cs="Calibri"/>
                <w:color w:val="000000"/>
                <w:sz w:val="24"/>
                <w:szCs w:val="24"/>
              </w:rPr>
            </w:pPr>
            <w:ins w:id="1237" w:author="Clayton Lamb" w:date="2023-08-18T09:20:00Z">
              <w:r w:rsidRPr="009811F7">
                <w:rPr>
                  <w:rFonts w:ascii="Calibri" w:hAnsi="Calibri" w:cs="Calibri"/>
                  <w:color w:val="000000"/>
                  <w:sz w:val="24"/>
                  <w:szCs w:val="24"/>
                </w:rPr>
                <w:t>blood serum</w:t>
              </w:r>
            </w:ins>
          </w:p>
        </w:tc>
        <w:tc>
          <w:tcPr>
            <w:tcW w:w="1134" w:type="dxa"/>
            <w:noWrap/>
            <w:hideMark/>
            <w:tcPrChange w:id="1238" w:author="Clayton Lamb" w:date="2023-08-18T09:23:00Z">
              <w:tcPr>
                <w:tcW w:w="1134" w:type="dxa"/>
                <w:noWrap/>
                <w:hideMark/>
              </w:tcPr>
            </w:tcPrChange>
          </w:tcPr>
          <w:p w14:paraId="2FA16A28" w14:textId="77777777" w:rsidR="009811F7" w:rsidRPr="009811F7" w:rsidRDefault="009811F7" w:rsidP="009811F7">
            <w:pPr>
              <w:rPr>
                <w:ins w:id="1239" w:author="Clayton Lamb" w:date="2023-08-18T09:20:00Z"/>
                <w:rFonts w:ascii="Calibri" w:hAnsi="Calibri" w:cs="Calibri"/>
                <w:color w:val="000000"/>
                <w:sz w:val="24"/>
                <w:szCs w:val="24"/>
              </w:rPr>
            </w:pPr>
            <w:ins w:id="1240" w:author="Clayton Lamb" w:date="2023-08-18T09:20:00Z">
              <w:r w:rsidRPr="009811F7">
                <w:rPr>
                  <w:rFonts w:ascii="Calibri" w:hAnsi="Calibri" w:cs="Calibri"/>
                  <w:color w:val="000000"/>
                  <w:sz w:val="24"/>
                  <w:szCs w:val="24"/>
                </w:rPr>
                <w:t>at capture</w:t>
              </w:r>
            </w:ins>
          </w:p>
        </w:tc>
        <w:tc>
          <w:tcPr>
            <w:tcW w:w="1984" w:type="dxa"/>
            <w:noWrap/>
            <w:hideMark/>
            <w:tcPrChange w:id="1241" w:author="Clayton Lamb" w:date="2023-08-18T09:23:00Z">
              <w:tcPr>
                <w:tcW w:w="1842" w:type="dxa"/>
                <w:noWrap/>
                <w:hideMark/>
              </w:tcPr>
            </w:tcPrChange>
          </w:tcPr>
          <w:p w14:paraId="5E723AD3" w14:textId="77777777" w:rsidR="009811F7" w:rsidRPr="009811F7" w:rsidRDefault="009811F7" w:rsidP="009811F7">
            <w:pPr>
              <w:rPr>
                <w:ins w:id="1242" w:author="Clayton Lamb" w:date="2023-08-18T09:20:00Z"/>
                <w:rFonts w:ascii="Calibri" w:hAnsi="Calibri" w:cs="Calibri"/>
                <w:color w:val="000000"/>
                <w:sz w:val="24"/>
                <w:szCs w:val="24"/>
              </w:rPr>
            </w:pPr>
            <w:ins w:id="1243" w:author="Clayton Lamb" w:date="2023-08-18T09:20:00Z">
              <w:r w:rsidRPr="009811F7">
                <w:rPr>
                  <w:rFonts w:ascii="Calibri" w:hAnsi="Calibri" w:cs="Calibri"/>
                  <w:color w:val="000000"/>
                  <w:sz w:val="24"/>
                  <w:szCs w:val="24"/>
                </w:rPr>
                <w:t>Co (ng/mL)</w:t>
              </w:r>
            </w:ins>
          </w:p>
        </w:tc>
        <w:tc>
          <w:tcPr>
            <w:tcW w:w="1276" w:type="dxa"/>
            <w:noWrap/>
            <w:hideMark/>
            <w:tcPrChange w:id="1244" w:author="Clayton Lamb" w:date="2023-08-18T09:23:00Z">
              <w:tcPr>
                <w:tcW w:w="1276" w:type="dxa"/>
                <w:noWrap/>
                <w:hideMark/>
              </w:tcPr>
            </w:tcPrChange>
          </w:tcPr>
          <w:p w14:paraId="5F4796A1" w14:textId="77777777" w:rsidR="009811F7" w:rsidRPr="009811F7" w:rsidRDefault="009811F7" w:rsidP="009811F7">
            <w:pPr>
              <w:rPr>
                <w:ins w:id="1245" w:author="Clayton Lamb" w:date="2023-08-18T09:20:00Z"/>
                <w:rFonts w:ascii="Calibri" w:hAnsi="Calibri" w:cs="Calibri"/>
                <w:color w:val="000000"/>
                <w:sz w:val="24"/>
                <w:szCs w:val="24"/>
              </w:rPr>
            </w:pPr>
            <w:ins w:id="1246" w:author="Clayton Lamb" w:date="2023-08-18T09:20:00Z">
              <w:r w:rsidRPr="009811F7">
                <w:rPr>
                  <w:rFonts w:ascii="Calibri" w:hAnsi="Calibri" w:cs="Calibri"/>
                  <w:color w:val="000000"/>
                  <w:sz w:val="24"/>
                  <w:szCs w:val="24"/>
                </w:rPr>
                <w:t>71 (2014-2021)</w:t>
              </w:r>
            </w:ins>
          </w:p>
        </w:tc>
        <w:tc>
          <w:tcPr>
            <w:tcW w:w="1984" w:type="dxa"/>
            <w:noWrap/>
            <w:hideMark/>
            <w:tcPrChange w:id="1247" w:author="Clayton Lamb" w:date="2023-08-18T09:23:00Z">
              <w:tcPr>
                <w:tcW w:w="1984" w:type="dxa"/>
                <w:noWrap/>
                <w:hideMark/>
              </w:tcPr>
            </w:tcPrChange>
          </w:tcPr>
          <w:p w14:paraId="586A807E" w14:textId="77777777" w:rsidR="009811F7" w:rsidRPr="009811F7" w:rsidRDefault="009811F7" w:rsidP="009811F7">
            <w:pPr>
              <w:rPr>
                <w:ins w:id="1248" w:author="Clayton Lamb" w:date="2023-08-18T09:20:00Z"/>
                <w:rFonts w:ascii="Calibri" w:hAnsi="Calibri" w:cs="Calibri"/>
                <w:color w:val="000000"/>
                <w:sz w:val="24"/>
                <w:szCs w:val="24"/>
              </w:rPr>
            </w:pPr>
            <w:ins w:id="1249" w:author="Clayton Lamb" w:date="2023-08-18T09:20:00Z">
              <w:r w:rsidRPr="009811F7">
                <w:rPr>
                  <w:rFonts w:ascii="Calibri" w:hAnsi="Calibri" w:cs="Calibri"/>
                  <w:color w:val="000000"/>
                  <w:sz w:val="24"/>
                  <w:szCs w:val="24"/>
                </w:rPr>
                <w:t>0.53 (0-1.77)</w:t>
              </w:r>
            </w:ins>
          </w:p>
        </w:tc>
        <w:tc>
          <w:tcPr>
            <w:tcW w:w="1276" w:type="dxa"/>
            <w:noWrap/>
            <w:hideMark/>
            <w:tcPrChange w:id="1250" w:author="Clayton Lamb" w:date="2023-08-18T09:23:00Z">
              <w:tcPr>
                <w:tcW w:w="1276" w:type="dxa"/>
                <w:noWrap/>
                <w:hideMark/>
              </w:tcPr>
            </w:tcPrChange>
          </w:tcPr>
          <w:p w14:paraId="08D05218" w14:textId="77777777" w:rsidR="009811F7" w:rsidRPr="009811F7" w:rsidRDefault="009811F7" w:rsidP="009811F7">
            <w:pPr>
              <w:rPr>
                <w:ins w:id="1251" w:author="Clayton Lamb" w:date="2023-08-18T09:20:00Z"/>
                <w:rFonts w:ascii="Calibri" w:hAnsi="Calibri" w:cs="Calibri"/>
                <w:color w:val="000000"/>
                <w:sz w:val="24"/>
                <w:szCs w:val="24"/>
              </w:rPr>
            </w:pPr>
            <w:ins w:id="1252" w:author="Clayton Lamb" w:date="2023-08-18T09:20:00Z">
              <w:r w:rsidRPr="009811F7">
                <w:rPr>
                  <w:rFonts w:ascii="Calibri" w:hAnsi="Calibri" w:cs="Calibri"/>
                  <w:color w:val="000000"/>
                  <w:sz w:val="24"/>
                  <w:szCs w:val="24"/>
                </w:rPr>
                <w:t>33 (2015-2021)</w:t>
              </w:r>
            </w:ins>
          </w:p>
        </w:tc>
        <w:tc>
          <w:tcPr>
            <w:tcW w:w="1843" w:type="dxa"/>
            <w:noWrap/>
            <w:hideMark/>
            <w:tcPrChange w:id="1253" w:author="Clayton Lamb" w:date="2023-08-18T09:23:00Z">
              <w:tcPr>
                <w:tcW w:w="1843" w:type="dxa"/>
                <w:noWrap/>
                <w:hideMark/>
              </w:tcPr>
            </w:tcPrChange>
          </w:tcPr>
          <w:p w14:paraId="3AEA20E9" w14:textId="77777777" w:rsidR="009811F7" w:rsidRPr="009811F7" w:rsidRDefault="009811F7" w:rsidP="009811F7">
            <w:pPr>
              <w:rPr>
                <w:ins w:id="1254" w:author="Clayton Lamb" w:date="2023-08-18T09:20:00Z"/>
                <w:rFonts w:ascii="Calibri" w:hAnsi="Calibri" w:cs="Calibri"/>
                <w:color w:val="000000"/>
                <w:sz w:val="24"/>
                <w:szCs w:val="24"/>
              </w:rPr>
            </w:pPr>
            <w:ins w:id="1255" w:author="Clayton Lamb" w:date="2023-08-18T09:20:00Z">
              <w:r w:rsidRPr="009811F7">
                <w:rPr>
                  <w:rFonts w:ascii="Calibri" w:hAnsi="Calibri" w:cs="Calibri"/>
                  <w:color w:val="000000"/>
                  <w:sz w:val="24"/>
                  <w:szCs w:val="24"/>
                </w:rPr>
                <w:t>0.48 (0-1.7)</w:t>
              </w:r>
            </w:ins>
          </w:p>
        </w:tc>
        <w:tc>
          <w:tcPr>
            <w:tcW w:w="1843" w:type="dxa"/>
            <w:noWrap/>
            <w:hideMark/>
            <w:tcPrChange w:id="1256" w:author="Clayton Lamb" w:date="2023-08-18T09:23:00Z">
              <w:tcPr>
                <w:tcW w:w="1843" w:type="dxa"/>
                <w:noWrap/>
                <w:hideMark/>
              </w:tcPr>
            </w:tcPrChange>
          </w:tcPr>
          <w:p w14:paraId="42FD5B58" w14:textId="77777777" w:rsidR="009811F7" w:rsidRPr="009811F7" w:rsidRDefault="009811F7" w:rsidP="009811F7">
            <w:pPr>
              <w:rPr>
                <w:ins w:id="1257" w:author="Clayton Lamb" w:date="2023-08-18T09:20:00Z"/>
                <w:rFonts w:ascii="Calibri" w:hAnsi="Calibri" w:cs="Calibri"/>
                <w:color w:val="000000"/>
                <w:sz w:val="24"/>
                <w:szCs w:val="24"/>
              </w:rPr>
            </w:pPr>
            <w:ins w:id="1258" w:author="Clayton Lamb" w:date="2023-08-18T09:20:00Z">
              <w:r w:rsidRPr="009811F7">
                <w:rPr>
                  <w:rFonts w:ascii="Calibri" w:hAnsi="Calibri" w:cs="Calibri"/>
                  <w:color w:val="000000"/>
                  <w:sz w:val="24"/>
                  <w:szCs w:val="24"/>
                </w:rPr>
                <w:t>0.5 (0-1.73)</w:t>
              </w:r>
            </w:ins>
          </w:p>
        </w:tc>
      </w:tr>
      <w:tr w:rsidR="009811F7" w:rsidRPr="009811F7" w14:paraId="2AE88C91" w14:textId="77777777" w:rsidTr="009811F7">
        <w:trPr>
          <w:trHeight w:val="320"/>
          <w:ins w:id="1259" w:author="Clayton Lamb" w:date="2023-08-18T09:20:00Z"/>
          <w:trPrChange w:id="1260" w:author="Clayton Lamb" w:date="2023-08-18T09:23:00Z">
            <w:trPr>
              <w:trHeight w:val="320"/>
            </w:trPr>
          </w:trPrChange>
        </w:trPr>
        <w:tc>
          <w:tcPr>
            <w:tcW w:w="1134" w:type="dxa"/>
            <w:noWrap/>
            <w:hideMark/>
            <w:tcPrChange w:id="1261" w:author="Clayton Lamb" w:date="2023-08-18T09:23:00Z">
              <w:tcPr>
                <w:tcW w:w="1134" w:type="dxa"/>
                <w:noWrap/>
                <w:hideMark/>
              </w:tcPr>
            </w:tcPrChange>
          </w:tcPr>
          <w:p w14:paraId="58ED8792" w14:textId="77777777" w:rsidR="009811F7" w:rsidRPr="009811F7" w:rsidRDefault="009811F7" w:rsidP="009811F7">
            <w:pPr>
              <w:rPr>
                <w:ins w:id="1262" w:author="Clayton Lamb" w:date="2023-08-18T09:20:00Z"/>
                <w:rFonts w:ascii="Calibri" w:hAnsi="Calibri" w:cs="Calibri"/>
                <w:color w:val="000000"/>
                <w:sz w:val="24"/>
                <w:szCs w:val="24"/>
              </w:rPr>
            </w:pPr>
            <w:ins w:id="1263" w:author="Clayton Lamb" w:date="2023-08-18T09:20:00Z">
              <w:r w:rsidRPr="009811F7">
                <w:rPr>
                  <w:rFonts w:ascii="Calibri" w:hAnsi="Calibri" w:cs="Calibri"/>
                  <w:color w:val="000000"/>
                  <w:sz w:val="24"/>
                  <w:szCs w:val="24"/>
                </w:rPr>
                <w:t>Trace minerals</w:t>
              </w:r>
            </w:ins>
          </w:p>
        </w:tc>
        <w:tc>
          <w:tcPr>
            <w:tcW w:w="993" w:type="dxa"/>
            <w:noWrap/>
            <w:hideMark/>
            <w:tcPrChange w:id="1264" w:author="Clayton Lamb" w:date="2023-08-18T09:23:00Z">
              <w:tcPr>
                <w:tcW w:w="993" w:type="dxa"/>
                <w:noWrap/>
                <w:hideMark/>
              </w:tcPr>
            </w:tcPrChange>
          </w:tcPr>
          <w:p w14:paraId="2B76D949" w14:textId="77777777" w:rsidR="009811F7" w:rsidRPr="009811F7" w:rsidRDefault="009811F7" w:rsidP="009811F7">
            <w:pPr>
              <w:rPr>
                <w:ins w:id="1265" w:author="Clayton Lamb" w:date="2023-08-18T09:20:00Z"/>
                <w:rFonts w:ascii="Calibri" w:hAnsi="Calibri" w:cs="Calibri"/>
                <w:color w:val="000000"/>
                <w:sz w:val="24"/>
                <w:szCs w:val="24"/>
              </w:rPr>
            </w:pPr>
            <w:ins w:id="1266" w:author="Clayton Lamb" w:date="2023-08-18T09:20:00Z">
              <w:r w:rsidRPr="009811F7">
                <w:rPr>
                  <w:rFonts w:ascii="Calibri" w:hAnsi="Calibri" w:cs="Calibri"/>
                  <w:color w:val="000000"/>
                  <w:sz w:val="24"/>
                  <w:szCs w:val="24"/>
                </w:rPr>
                <w:t>blood serum</w:t>
              </w:r>
            </w:ins>
          </w:p>
        </w:tc>
        <w:tc>
          <w:tcPr>
            <w:tcW w:w="1134" w:type="dxa"/>
            <w:noWrap/>
            <w:hideMark/>
            <w:tcPrChange w:id="1267" w:author="Clayton Lamb" w:date="2023-08-18T09:23:00Z">
              <w:tcPr>
                <w:tcW w:w="1134" w:type="dxa"/>
                <w:noWrap/>
                <w:hideMark/>
              </w:tcPr>
            </w:tcPrChange>
          </w:tcPr>
          <w:p w14:paraId="097A98EB" w14:textId="77777777" w:rsidR="009811F7" w:rsidRPr="009811F7" w:rsidRDefault="009811F7" w:rsidP="009811F7">
            <w:pPr>
              <w:rPr>
                <w:ins w:id="1268" w:author="Clayton Lamb" w:date="2023-08-18T09:20:00Z"/>
                <w:rFonts w:ascii="Calibri" w:hAnsi="Calibri" w:cs="Calibri"/>
                <w:color w:val="000000"/>
                <w:sz w:val="24"/>
                <w:szCs w:val="24"/>
              </w:rPr>
            </w:pPr>
            <w:ins w:id="1269" w:author="Clayton Lamb" w:date="2023-08-18T09:20:00Z">
              <w:r w:rsidRPr="009811F7">
                <w:rPr>
                  <w:rFonts w:ascii="Calibri" w:hAnsi="Calibri" w:cs="Calibri"/>
                  <w:color w:val="000000"/>
                  <w:sz w:val="24"/>
                  <w:szCs w:val="24"/>
                </w:rPr>
                <w:t>at capture</w:t>
              </w:r>
            </w:ins>
          </w:p>
        </w:tc>
        <w:tc>
          <w:tcPr>
            <w:tcW w:w="1984" w:type="dxa"/>
            <w:noWrap/>
            <w:hideMark/>
            <w:tcPrChange w:id="1270" w:author="Clayton Lamb" w:date="2023-08-18T09:23:00Z">
              <w:tcPr>
                <w:tcW w:w="1842" w:type="dxa"/>
                <w:noWrap/>
                <w:hideMark/>
              </w:tcPr>
            </w:tcPrChange>
          </w:tcPr>
          <w:p w14:paraId="3F492937" w14:textId="77777777" w:rsidR="009811F7" w:rsidRPr="009811F7" w:rsidRDefault="009811F7" w:rsidP="009811F7">
            <w:pPr>
              <w:rPr>
                <w:ins w:id="1271" w:author="Clayton Lamb" w:date="2023-08-18T09:20:00Z"/>
                <w:rFonts w:ascii="Calibri" w:hAnsi="Calibri" w:cs="Calibri"/>
                <w:color w:val="000000"/>
                <w:sz w:val="24"/>
                <w:szCs w:val="24"/>
              </w:rPr>
            </w:pPr>
            <w:ins w:id="1272" w:author="Clayton Lamb" w:date="2023-08-18T09:20:00Z">
              <w:r w:rsidRPr="009811F7">
                <w:rPr>
                  <w:rFonts w:ascii="Calibri" w:hAnsi="Calibri" w:cs="Calibri"/>
                  <w:color w:val="000000"/>
                  <w:sz w:val="24"/>
                  <w:szCs w:val="24"/>
                </w:rPr>
                <w:t>Cu (ug/mL)</w:t>
              </w:r>
            </w:ins>
          </w:p>
        </w:tc>
        <w:tc>
          <w:tcPr>
            <w:tcW w:w="1276" w:type="dxa"/>
            <w:noWrap/>
            <w:hideMark/>
            <w:tcPrChange w:id="1273" w:author="Clayton Lamb" w:date="2023-08-18T09:23:00Z">
              <w:tcPr>
                <w:tcW w:w="1276" w:type="dxa"/>
                <w:noWrap/>
                <w:hideMark/>
              </w:tcPr>
            </w:tcPrChange>
          </w:tcPr>
          <w:p w14:paraId="74BF0582" w14:textId="77777777" w:rsidR="009811F7" w:rsidRPr="009811F7" w:rsidRDefault="009811F7" w:rsidP="009811F7">
            <w:pPr>
              <w:rPr>
                <w:ins w:id="1274" w:author="Clayton Lamb" w:date="2023-08-18T09:20:00Z"/>
                <w:rFonts w:ascii="Calibri" w:hAnsi="Calibri" w:cs="Calibri"/>
                <w:color w:val="000000"/>
                <w:sz w:val="24"/>
                <w:szCs w:val="24"/>
              </w:rPr>
            </w:pPr>
            <w:ins w:id="1275" w:author="Clayton Lamb" w:date="2023-08-18T09:20:00Z">
              <w:r w:rsidRPr="009811F7">
                <w:rPr>
                  <w:rFonts w:ascii="Calibri" w:hAnsi="Calibri" w:cs="Calibri"/>
                  <w:color w:val="000000"/>
                  <w:sz w:val="24"/>
                  <w:szCs w:val="24"/>
                </w:rPr>
                <w:t>71 (2014-2021)</w:t>
              </w:r>
            </w:ins>
          </w:p>
        </w:tc>
        <w:tc>
          <w:tcPr>
            <w:tcW w:w="1984" w:type="dxa"/>
            <w:noWrap/>
            <w:hideMark/>
            <w:tcPrChange w:id="1276" w:author="Clayton Lamb" w:date="2023-08-18T09:23:00Z">
              <w:tcPr>
                <w:tcW w:w="1984" w:type="dxa"/>
                <w:noWrap/>
                <w:hideMark/>
              </w:tcPr>
            </w:tcPrChange>
          </w:tcPr>
          <w:p w14:paraId="5F4346F5" w14:textId="77777777" w:rsidR="009811F7" w:rsidRPr="009811F7" w:rsidRDefault="009811F7" w:rsidP="009811F7">
            <w:pPr>
              <w:rPr>
                <w:ins w:id="1277" w:author="Clayton Lamb" w:date="2023-08-18T09:20:00Z"/>
                <w:rFonts w:ascii="Calibri" w:hAnsi="Calibri" w:cs="Calibri"/>
                <w:color w:val="000000"/>
                <w:sz w:val="24"/>
                <w:szCs w:val="24"/>
              </w:rPr>
            </w:pPr>
            <w:ins w:id="1278" w:author="Clayton Lamb" w:date="2023-08-18T09:20:00Z">
              <w:r w:rsidRPr="009811F7">
                <w:rPr>
                  <w:rFonts w:ascii="Calibri" w:hAnsi="Calibri" w:cs="Calibri"/>
                  <w:color w:val="000000"/>
                  <w:sz w:val="24"/>
                  <w:szCs w:val="24"/>
                </w:rPr>
                <w:t>0.44 (0.25-0.63)</w:t>
              </w:r>
            </w:ins>
          </w:p>
        </w:tc>
        <w:tc>
          <w:tcPr>
            <w:tcW w:w="1276" w:type="dxa"/>
            <w:noWrap/>
            <w:hideMark/>
            <w:tcPrChange w:id="1279" w:author="Clayton Lamb" w:date="2023-08-18T09:23:00Z">
              <w:tcPr>
                <w:tcW w:w="1276" w:type="dxa"/>
                <w:noWrap/>
                <w:hideMark/>
              </w:tcPr>
            </w:tcPrChange>
          </w:tcPr>
          <w:p w14:paraId="33061313" w14:textId="77777777" w:rsidR="009811F7" w:rsidRPr="009811F7" w:rsidRDefault="009811F7" w:rsidP="009811F7">
            <w:pPr>
              <w:rPr>
                <w:ins w:id="1280" w:author="Clayton Lamb" w:date="2023-08-18T09:20:00Z"/>
                <w:rFonts w:ascii="Calibri" w:hAnsi="Calibri" w:cs="Calibri"/>
                <w:color w:val="000000"/>
                <w:sz w:val="24"/>
                <w:szCs w:val="24"/>
              </w:rPr>
            </w:pPr>
            <w:ins w:id="1281" w:author="Clayton Lamb" w:date="2023-08-18T09:20:00Z">
              <w:r w:rsidRPr="009811F7">
                <w:rPr>
                  <w:rFonts w:ascii="Calibri" w:hAnsi="Calibri" w:cs="Calibri"/>
                  <w:color w:val="000000"/>
                  <w:sz w:val="24"/>
                  <w:szCs w:val="24"/>
                </w:rPr>
                <w:t>33 (2015-2021)</w:t>
              </w:r>
            </w:ins>
          </w:p>
        </w:tc>
        <w:tc>
          <w:tcPr>
            <w:tcW w:w="1843" w:type="dxa"/>
            <w:noWrap/>
            <w:hideMark/>
            <w:tcPrChange w:id="1282" w:author="Clayton Lamb" w:date="2023-08-18T09:23:00Z">
              <w:tcPr>
                <w:tcW w:w="1843" w:type="dxa"/>
                <w:noWrap/>
                <w:hideMark/>
              </w:tcPr>
            </w:tcPrChange>
          </w:tcPr>
          <w:p w14:paraId="0B16933A" w14:textId="77777777" w:rsidR="009811F7" w:rsidRPr="009811F7" w:rsidRDefault="009811F7" w:rsidP="009811F7">
            <w:pPr>
              <w:rPr>
                <w:ins w:id="1283" w:author="Clayton Lamb" w:date="2023-08-18T09:20:00Z"/>
                <w:rFonts w:ascii="Calibri" w:hAnsi="Calibri" w:cs="Calibri"/>
                <w:color w:val="000000"/>
                <w:sz w:val="24"/>
                <w:szCs w:val="24"/>
              </w:rPr>
            </w:pPr>
            <w:ins w:id="1284" w:author="Clayton Lamb" w:date="2023-08-18T09:20:00Z">
              <w:r w:rsidRPr="009811F7">
                <w:rPr>
                  <w:rFonts w:ascii="Calibri" w:hAnsi="Calibri" w:cs="Calibri"/>
                  <w:color w:val="000000"/>
                  <w:sz w:val="24"/>
                  <w:szCs w:val="24"/>
                </w:rPr>
                <w:t>0.45 (0.29-0.61)</w:t>
              </w:r>
            </w:ins>
          </w:p>
        </w:tc>
        <w:tc>
          <w:tcPr>
            <w:tcW w:w="1843" w:type="dxa"/>
            <w:noWrap/>
            <w:hideMark/>
            <w:tcPrChange w:id="1285" w:author="Clayton Lamb" w:date="2023-08-18T09:23:00Z">
              <w:tcPr>
                <w:tcW w:w="1843" w:type="dxa"/>
                <w:noWrap/>
                <w:hideMark/>
              </w:tcPr>
            </w:tcPrChange>
          </w:tcPr>
          <w:p w14:paraId="7C1ACAF1" w14:textId="77777777" w:rsidR="009811F7" w:rsidRPr="009811F7" w:rsidRDefault="009811F7" w:rsidP="009811F7">
            <w:pPr>
              <w:rPr>
                <w:ins w:id="1286" w:author="Clayton Lamb" w:date="2023-08-18T09:20:00Z"/>
                <w:rFonts w:ascii="Calibri" w:hAnsi="Calibri" w:cs="Calibri"/>
                <w:color w:val="000000"/>
                <w:sz w:val="24"/>
                <w:szCs w:val="24"/>
              </w:rPr>
            </w:pPr>
            <w:ins w:id="1287" w:author="Clayton Lamb" w:date="2023-08-18T09:20:00Z">
              <w:r w:rsidRPr="009811F7">
                <w:rPr>
                  <w:rFonts w:ascii="Calibri" w:hAnsi="Calibri" w:cs="Calibri"/>
                  <w:color w:val="000000"/>
                  <w:sz w:val="24"/>
                  <w:szCs w:val="24"/>
                </w:rPr>
                <w:t>0.44 (0.26-0.63)</w:t>
              </w:r>
            </w:ins>
          </w:p>
        </w:tc>
      </w:tr>
      <w:tr w:rsidR="009811F7" w:rsidRPr="009811F7" w14:paraId="233D1834" w14:textId="77777777" w:rsidTr="009811F7">
        <w:trPr>
          <w:trHeight w:val="320"/>
          <w:ins w:id="1288" w:author="Clayton Lamb" w:date="2023-08-18T09:20:00Z"/>
          <w:trPrChange w:id="1289" w:author="Clayton Lamb" w:date="2023-08-18T09:23:00Z">
            <w:trPr>
              <w:trHeight w:val="320"/>
            </w:trPr>
          </w:trPrChange>
        </w:trPr>
        <w:tc>
          <w:tcPr>
            <w:tcW w:w="1134" w:type="dxa"/>
            <w:noWrap/>
            <w:hideMark/>
            <w:tcPrChange w:id="1290" w:author="Clayton Lamb" w:date="2023-08-18T09:23:00Z">
              <w:tcPr>
                <w:tcW w:w="1134" w:type="dxa"/>
                <w:noWrap/>
                <w:hideMark/>
              </w:tcPr>
            </w:tcPrChange>
          </w:tcPr>
          <w:p w14:paraId="36656AAC" w14:textId="77777777" w:rsidR="009811F7" w:rsidRPr="009811F7" w:rsidRDefault="009811F7" w:rsidP="009811F7">
            <w:pPr>
              <w:rPr>
                <w:ins w:id="1291" w:author="Clayton Lamb" w:date="2023-08-18T09:20:00Z"/>
                <w:rFonts w:ascii="Calibri" w:hAnsi="Calibri" w:cs="Calibri"/>
                <w:color w:val="000000"/>
                <w:sz w:val="24"/>
                <w:szCs w:val="24"/>
              </w:rPr>
            </w:pPr>
            <w:ins w:id="1292" w:author="Clayton Lamb" w:date="2023-08-18T09:20:00Z">
              <w:r w:rsidRPr="009811F7">
                <w:rPr>
                  <w:rFonts w:ascii="Calibri" w:hAnsi="Calibri" w:cs="Calibri"/>
                  <w:color w:val="000000"/>
                  <w:sz w:val="24"/>
                  <w:szCs w:val="24"/>
                </w:rPr>
                <w:t>Trace minerals</w:t>
              </w:r>
            </w:ins>
          </w:p>
        </w:tc>
        <w:tc>
          <w:tcPr>
            <w:tcW w:w="993" w:type="dxa"/>
            <w:noWrap/>
            <w:hideMark/>
            <w:tcPrChange w:id="1293" w:author="Clayton Lamb" w:date="2023-08-18T09:23:00Z">
              <w:tcPr>
                <w:tcW w:w="993" w:type="dxa"/>
                <w:noWrap/>
                <w:hideMark/>
              </w:tcPr>
            </w:tcPrChange>
          </w:tcPr>
          <w:p w14:paraId="6BBA13B6" w14:textId="77777777" w:rsidR="009811F7" w:rsidRPr="009811F7" w:rsidRDefault="009811F7" w:rsidP="009811F7">
            <w:pPr>
              <w:rPr>
                <w:ins w:id="1294" w:author="Clayton Lamb" w:date="2023-08-18T09:20:00Z"/>
                <w:rFonts w:ascii="Calibri" w:hAnsi="Calibri" w:cs="Calibri"/>
                <w:color w:val="000000"/>
                <w:sz w:val="24"/>
                <w:szCs w:val="24"/>
              </w:rPr>
            </w:pPr>
            <w:ins w:id="1295" w:author="Clayton Lamb" w:date="2023-08-18T09:20:00Z">
              <w:r w:rsidRPr="009811F7">
                <w:rPr>
                  <w:rFonts w:ascii="Calibri" w:hAnsi="Calibri" w:cs="Calibri"/>
                  <w:color w:val="000000"/>
                  <w:sz w:val="24"/>
                  <w:szCs w:val="24"/>
                </w:rPr>
                <w:t>blood serum</w:t>
              </w:r>
            </w:ins>
          </w:p>
        </w:tc>
        <w:tc>
          <w:tcPr>
            <w:tcW w:w="1134" w:type="dxa"/>
            <w:noWrap/>
            <w:hideMark/>
            <w:tcPrChange w:id="1296" w:author="Clayton Lamb" w:date="2023-08-18T09:23:00Z">
              <w:tcPr>
                <w:tcW w:w="1134" w:type="dxa"/>
                <w:noWrap/>
                <w:hideMark/>
              </w:tcPr>
            </w:tcPrChange>
          </w:tcPr>
          <w:p w14:paraId="5C93150B" w14:textId="77777777" w:rsidR="009811F7" w:rsidRPr="009811F7" w:rsidRDefault="009811F7" w:rsidP="009811F7">
            <w:pPr>
              <w:rPr>
                <w:ins w:id="1297" w:author="Clayton Lamb" w:date="2023-08-18T09:20:00Z"/>
                <w:rFonts w:ascii="Calibri" w:hAnsi="Calibri" w:cs="Calibri"/>
                <w:color w:val="000000"/>
                <w:sz w:val="24"/>
                <w:szCs w:val="24"/>
              </w:rPr>
            </w:pPr>
            <w:ins w:id="1298" w:author="Clayton Lamb" w:date="2023-08-18T09:20:00Z">
              <w:r w:rsidRPr="009811F7">
                <w:rPr>
                  <w:rFonts w:ascii="Calibri" w:hAnsi="Calibri" w:cs="Calibri"/>
                  <w:color w:val="000000"/>
                  <w:sz w:val="24"/>
                  <w:szCs w:val="24"/>
                </w:rPr>
                <w:t>at capture</w:t>
              </w:r>
            </w:ins>
          </w:p>
        </w:tc>
        <w:tc>
          <w:tcPr>
            <w:tcW w:w="1984" w:type="dxa"/>
            <w:noWrap/>
            <w:hideMark/>
            <w:tcPrChange w:id="1299" w:author="Clayton Lamb" w:date="2023-08-18T09:23:00Z">
              <w:tcPr>
                <w:tcW w:w="1842" w:type="dxa"/>
                <w:noWrap/>
                <w:hideMark/>
              </w:tcPr>
            </w:tcPrChange>
          </w:tcPr>
          <w:p w14:paraId="119B1E71" w14:textId="77777777" w:rsidR="009811F7" w:rsidRPr="009811F7" w:rsidRDefault="009811F7" w:rsidP="009811F7">
            <w:pPr>
              <w:rPr>
                <w:ins w:id="1300" w:author="Clayton Lamb" w:date="2023-08-18T09:20:00Z"/>
                <w:rFonts w:ascii="Calibri" w:hAnsi="Calibri" w:cs="Calibri"/>
                <w:color w:val="000000"/>
                <w:sz w:val="24"/>
                <w:szCs w:val="24"/>
              </w:rPr>
            </w:pPr>
            <w:ins w:id="1301" w:author="Clayton Lamb" w:date="2023-08-18T09:20:00Z">
              <w:r w:rsidRPr="009811F7">
                <w:rPr>
                  <w:rFonts w:ascii="Calibri" w:hAnsi="Calibri" w:cs="Calibri"/>
                  <w:color w:val="000000"/>
                  <w:sz w:val="24"/>
                  <w:szCs w:val="24"/>
                </w:rPr>
                <w:t>Fe (ug/mL)</w:t>
              </w:r>
            </w:ins>
          </w:p>
        </w:tc>
        <w:tc>
          <w:tcPr>
            <w:tcW w:w="1276" w:type="dxa"/>
            <w:noWrap/>
            <w:hideMark/>
            <w:tcPrChange w:id="1302" w:author="Clayton Lamb" w:date="2023-08-18T09:23:00Z">
              <w:tcPr>
                <w:tcW w:w="1276" w:type="dxa"/>
                <w:noWrap/>
                <w:hideMark/>
              </w:tcPr>
            </w:tcPrChange>
          </w:tcPr>
          <w:p w14:paraId="06EB878E" w14:textId="77777777" w:rsidR="009811F7" w:rsidRPr="009811F7" w:rsidRDefault="009811F7" w:rsidP="009811F7">
            <w:pPr>
              <w:rPr>
                <w:ins w:id="1303" w:author="Clayton Lamb" w:date="2023-08-18T09:20:00Z"/>
                <w:rFonts w:ascii="Calibri" w:hAnsi="Calibri" w:cs="Calibri"/>
                <w:color w:val="000000"/>
                <w:sz w:val="24"/>
                <w:szCs w:val="24"/>
              </w:rPr>
            </w:pPr>
            <w:ins w:id="1304" w:author="Clayton Lamb" w:date="2023-08-18T09:20:00Z">
              <w:r w:rsidRPr="009811F7">
                <w:rPr>
                  <w:rFonts w:ascii="Calibri" w:hAnsi="Calibri" w:cs="Calibri"/>
                  <w:color w:val="000000"/>
                  <w:sz w:val="24"/>
                  <w:szCs w:val="24"/>
                </w:rPr>
                <w:t>71 (2014-2021)</w:t>
              </w:r>
            </w:ins>
          </w:p>
        </w:tc>
        <w:tc>
          <w:tcPr>
            <w:tcW w:w="1984" w:type="dxa"/>
            <w:noWrap/>
            <w:hideMark/>
            <w:tcPrChange w:id="1305" w:author="Clayton Lamb" w:date="2023-08-18T09:23:00Z">
              <w:tcPr>
                <w:tcW w:w="1984" w:type="dxa"/>
                <w:noWrap/>
                <w:hideMark/>
              </w:tcPr>
            </w:tcPrChange>
          </w:tcPr>
          <w:p w14:paraId="14BC1666" w14:textId="77777777" w:rsidR="009811F7" w:rsidRPr="009811F7" w:rsidRDefault="009811F7" w:rsidP="009811F7">
            <w:pPr>
              <w:rPr>
                <w:ins w:id="1306" w:author="Clayton Lamb" w:date="2023-08-18T09:20:00Z"/>
                <w:rFonts w:ascii="Calibri" w:hAnsi="Calibri" w:cs="Calibri"/>
                <w:color w:val="000000"/>
                <w:sz w:val="24"/>
                <w:szCs w:val="24"/>
              </w:rPr>
            </w:pPr>
            <w:ins w:id="1307" w:author="Clayton Lamb" w:date="2023-08-18T09:20:00Z">
              <w:r w:rsidRPr="009811F7">
                <w:rPr>
                  <w:rFonts w:ascii="Calibri" w:hAnsi="Calibri" w:cs="Calibri"/>
                  <w:color w:val="000000"/>
                  <w:sz w:val="24"/>
                  <w:szCs w:val="24"/>
                </w:rPr>
                <w:t>3.4 (0-11.46)</w:t>
              </w:r>
            </w:ins>
          </w:p>
        </w:tc>
        <w:tc>
          <w:tcPr>
            <w:tcW w:w="1276" w:type="dxa"/>
            <w:noWrap/>
            <w:hideMark/>
            <w:tcPrChange w:id="1308" w:author="Clayton Lamb" w:date="2023-08-18T09:23:00Z">
              <w:tcPr>
                <w:tcW w:w="1276" w:type="dxa"/>
                <w:noWrap/>
                <w:hideMark/>
              </w:tcPr>
            </w:tcPrChange>
          </w:tcPr>
          <w:p w14:paraId="0EB4094B" w14:textId="77777777" w:rsidR="009811F7" w:rsidRPr="009811F7" w:rsidRDefault="009811F7" w:rsidP="009811F7">
            <w:pPr>
              <w:rPr>
                <w:ins w:id="1309" w:author="Clayton Lamb" w:date="2023-08-18T09:20:00Z"/>
                <w:rFonts w:ascii="Calibri" w:hAnsi="Calibri" w:cs="Calibri"/>
                <w:color w:val="000000"/>
                <w:sz w:val="24"/>
                <w:szCs w:val="24"/>
              </w:rPr>
            </w:pPr>
            <w:ins w:id="1310" w:author="Clayton Lamb" w:date="2023-08-18T09:20:00Z">
              <w:r w:rsidRPr="009811F7">
                <w:rPr>
                  <w:rFonts w:ascii="Calibri" w:hAnsi="Calibri" w:cs="Calibri"/>
                  <w:color w:val="000000"/>
                  <w:sz w:val="24"/>
                  <w:szCs w:val="24"/>
                </w:rPr>
                <w:t>33 (2015-2021)</w:t>
              </w:r>
            </w:ins>
          </w:p>
        </w:tc>
        <w:tc>
          <w:tcPr>
            <w:tcW w:w="1843" w:type="dxa"/>
            <w:noWrap/>
            <w:hideMark/>
            <w:tcPrChange w:id="1311" w:author="Clayton Lamb" w:date="2023-08-18T09:23:00Z">
              <w:tcPr>
                <w:tcW w:w="1843" w:type="dxa"/>
                <w:noWrap/>
                <w:hideMark/>
              </w:tcPr>
            </w:tcPrChange>
          </w:tcPr>
          <w:p w14:paraId="2BD54B9A" w14:textId="77777777" w:rsidR="009811F7" w:rsidRPr="009811F7" w:rsidRDefault="009811F7" w:rsidP="009811F7">
            <w:pPr>
              <w:rPr>
                <w:ins w:id="1312" w:author="Clayton Lamb" w:date="2023-08-18T09:20:00Z"/>
                <w:rFonts w:ascii="Calibri" w:hAnsi="Calibri" w:cs="Calibri"/>
                <w:color w:val="000000"/>
                <w:sz w:val="24"/>
                <w:szCs w:val="24"/>
              </w:rPr>
            </w:pPr>
            <w:ins w:id="1313" w:author="Clayton Lamb" w:date="2023-08-18T09:20:00Z">
              <w:r w:rsidRPr="009811F7">
                <w:rPr>
                  <w:rFonts w:ascii="Calibri" w:hAnsi="Calibri" w:cs="Calibri"/>
                  <w:color w:val="000000"/>
                  <w:sz w:val="24"/>
                  <w:szCs w:val="24"/>
                </w:rPr>
                <w:t>3.2 (0-19.09)</w:t>
              </w:r>
            </w:ins>
          </w:p>
        </w:tc>
        <w:tc>
          <w:tcPr>
            <w:tcW w:w="1843" w:type="dxa"/>
            <w:noWrap/>
            <w:hideMark/>
            <w:tcPrChange w:id="1314" w:author="Clayton Lamb" w:date="2023-08-18T09:23:00Z">
              <w:tcPr>
                <w:tcW w:w="1843" w:type="dxa"/>
                <w:noWrap/>
                <w:hideMark/>
              </w:tcPr>
            </w:tcPrChange>
          </w:tcPr>
          <w:p w14:paraId="30C2261E" w14:textId="77777777" w:rsidR="009811F7" w:rsidRPr="009811F7" w:rsidRDefault="009811F7" w:rsidP="009811F7">
            <w:pPr>
              <w:rPr>
                <w:ins w:id="1315" w:author="Clayton Lamb" w:date="2023-08-18T09:20:00Z"/>
                <w:rFonts w:ascii="Calibri" w:hAnsi="Calibri" w:cs="Calibri"/>
                <w:color w:val="000000"/>
                <w:sz w:val="24"/>
                <w:szCs w:val="24"/>
              </w:rPr>
            </w:pPr>
            <w:ins w:id="1316" w:author="Clayton Lamb" w:date="2023-08-18T09:20:00Z">
              <w:r w:rsidRPr="009811F7">
                <w:rPr>
                  <w:rFonts w:ascii="Calibri" w:hAnsi="Calibri" w:cs="Calibri"/>
                  <w:color w:val="000000"/>
                  <w:sz w:val="24"/>
                  <w:szCs w:val="24"/>
                </w:rPr>
                <w:t>3.3 (0-14.42)</w:t>
              </w:r>
            </w:ins>
          </w:p>
        </w:tc>
      </w:tr>
      <w:tr w:rsidR="009811F7" w:rsidRPr="009811F7" w14:paraId="0DDBCF17" w14:textId="77777777" w:rsidTr="009811F7">
        <w:trPr>
          <w:trHeight w:val="320"/>
          <w:ins w:id="1317" w:author="Clayton Lamb" w:date="2023-08-18T09:20:00Z"/>
          <w:trPrChange w:id="1318" w:author="Clayton Lamb" w:date="2023-08-18T09:23:00Z">
            <w:trPr>
              <w:trHeight w:val="320"/>
            </w:trPr>
          </w:trPrChange>
        </w:trPr>
        <w:tc>
          <w:tcPr>
            <w:tcW w:w="1134" w:type="dxa"/>
            <w:noWrap/>
            <w:hideMark/>
            <w:tcPrChange w:id="1319" w:author="Clayton Lamb" w:date="2023-08-18T09:23:00Z">
              <w:tcPr>
                <w:tcW w:w="1134" w:type="dxa"/>
                <w:noWrap/>
                <w:hideMark/>
              </w:tcPr>
            </w:tcPrChange>
          </w:tcPr>
          <w:p w14:paraId="79D64B6B" w14:textId="77777777" w:rsidR="009811F7" w:rsidRPr="009811F7" w:rsidRDefault="009811F7" w:rsidP="009811F7">
            <w:pPr>
              <w:rPr>
                <w:ins w:id="1320" w:author="Clayton Lamb" w:date="2023-08-18T09:20:00Z"/>
                <w:rFonts w:ascii="Calibri" w:hAnsi="Calibri" w:cs="Calibri"/>
                <w:color w:val="000000"/>
                <w:sz w:val="24"/>
                <w:szCs w:val="24"/>
              </w:rPr>
            </w:pPr>
            <w:ins w:id="1321" w:author="Clayton Lamb" w:date="2023-08-18T09:20:00Z">
              <w:r w:rsidRPr="009811F7">
                <w:rPr>
                  <w:rFonts w:ascii="Calibri" w:hAnsi="Calibri" w:cs="Calibri"/>
                  <w:color w:val="000000"/>
                  <w:sz w:val="24"/>
                  <w:szCs w:val="24"/>
                </w:rPr>
                <w:t>Trace minerals</w:t>
              </w:r>
            </w:ins>
          </w:p>
        </w:tc>
        <w:tc>
          <w:tcPr>
            <w:tcW w:w="993" w:type="dxa"/>
            <w:noWrap/>
            <w:hideMark/>
            <w:tcPrChange w:id="1322" w:author="Clayton Lamb" w:date="2023-08-18T09:23:00Z">
              <w:tcPr>
                <w:tcW w:w="993" w:type="dxa"/>
                <w:noWrap/>
                <w:hideMark/>
              </w:tcPr>
            </w:tcPrChange>
          </w:tcPr>
          <w:p w14:paraId="2D18417B" w14:textId="77777777" w:rsidR="009811F7" w:rsidRPr="009811F7" w:rsidRDefault="009811F7" w:rsidP="009811F7">
            <w:pPr>
              <w:rPr>
                <w:ins w:id="1323" w:author="Clayton Lamb" w:date="2023-08-18T09:20:00Z"/>
                <w:rFonts w:ascii="Calibri" w:hAnsi="Calibri" w:cs="Calibri"/>
                <w:color w:val="000000"/>
                <w:sz w:val="24"/>
                <w:szCs w:val="24"/>
              </w:rPr>
            </w:pPr>
            <w:ins w:id="1324" w:author="Clayton Lamb" w:date="2023-08-18T09:20:00Z">
              <w:r w:rsidRPr="009811F7">
                <w:rPr>
                  <w:rFonts w:ascii="Calibri" w:hAnsi="Calibri" w:cs="Calibri"/>
                  <w:color w:val="000000"/>
                  <w:sz w:val="24"/>
                  <w:szCs w:val="24"/>
                </w:rPr>
                <w:t>blood serum</w:t>
              </w:r>
            </w:ins>
          </w:p>
        </w:tc>
        <w:tc>
          <w:tcPr>
            <w:tcW w:w="1134" w:type="dxa"/>
            <w:noWrap/>
            <w:hideMark/>
            <w:tcPrChange w:id="1325" w:author="Clayton Lamb" w:date="2023-08-18T09:23:00Z">
              <w:tcPr>
                <w:tcW w:w="1134" w:type="dxa"/>
                <w:noWrap/>
                <w:hideMark/>
              </w:tcPr>
            </w:tcPrChange>
          </w:tcPr>
          <w:p w14:paraId="1694DE08" w14:textId="77777777" w:rsidR="009811F7" w:rsidRPr="009811F7" w:rsidRDefault="009811F7" w:rsidP="009811F7">
            <w:pPr>
              <w:rPr>
                <w:ins w:id="1326" w:author="Clayton Lamb" w:date="2023-08-18T09:20:00Z"/>
                <w:rFonts w:ascii="Calibri" w:hAnsi="Calibri" w:cs="Calibri"/>
                <w:color w:val="000000"/>
                <w:sz w:val="24"/>
                <w:szCs w:val="24"/>
              </w:rPr>
            </w:pPr>
            <w:ins w:id="1327" w:author="Clayton Lamb" w:date="2023-08-18T09:20:00Z">
              <w:r w:rsidRPr="009811F7">
                <w:rPr>
                  <w:rFonts w:ascii="Calibri" w:hAnsi="Calibri" w:cs="Calibri"/>
                  <w:color w:val="000000"/>
                  <w:sz w:val="24"/>
                  <w:szCs w:val="24"/>
                </w:rPr>
                <w:t>at capture</w:t>
              </w:r>
            </w:ins>
          </w:p>
        </w:tc>
        <w:tc>
          <w:tcPr>
            <w:tcW w:w="1984" w:type="dxa"/>
            <w:noWrap/>
            <w:hideMark/>
            <w:tcPrChange w:id="1328" w:author="Clayton Lamb" w:date="2023-08-18T09:23:00Z">
              <w:tcPr>
                <w:tcW w:w="1842" w:type="dxa"/>
                <w:noWrap/>
                <w:hideMark/>
              </w:tcPr>
            </w:tcPrChange>
          </w:tcPr>
          <w:p w14:paraId="6816A448" w14:textId="77777777" w:rsidR="009811F7" w:rsidRPr="009811F7" w:rsidRDefault="009811F7" w:rsidP="009811F7">
            <w:pPr>
              <w:rPr>
                <w:ins w:id="1329" w:author="Clayton Lamb" w:date="2023-08-18T09:20:00Z"/>
                <w:rFonts w:ascii="Calibri" w:hAnsi="Calibri" w:cs="Calibri"/>
                <w:color w:val="000000"/>
                <w:sz w:val="24"/>
                <w:szCs w:val="24"/>
              </w:rPr>
            </w:pPr>
            <w:ins w:id="1330" w:author="Clayton Lamb" w:date="2023-08-18T09:20:00Z">
              <w:r w:rsidRPr="009811F7">
                <w:rPr>
                  <w:rFonts w:ascii="Calibri" w:hAnsi="Calibri" w:cs="Calibri"/>
                  <w:color w:val="000000"/>
                  <w:sz w:val="24"/>
                  <w:szCs w:val="24"/>
                </w:rPr>
                <w:t>Mn (ng/mL)</w:t>
              </w:r>
            </w:ins>
          </w:p>
        </w:tc>
        <w:tc>
          <w:tcPr>
            <w:tcW w:w="1276" w:type="dxa"/>
            <w:noWrap/>
            <w:hideMark/>
            <w:tcPrChange w:id="1331" w:author="Clayton Lamb" w:date="2023-08-18T09:23:00Z">
              <w:tcPr>
                <w:tcW w:w="1276" w:type="dxa"/>
                <w:noWrap/>
                <w:hideMark/>
              </w:tcPr>
            </w:tcPrChange>
          </w:tcPr>
          <w:p w14:paraId="47A95405" w14:textId="77777777" w:rsidR="009811F7" w:rsidRPr="009811F7" w:rsidRDefault="009811F7" w:rsidP="009811F7">
            <w:pPr>
              <w:rPr>
                <w:ins w:id="1332" w:author="Clayton Lamb" w:date="2023-08-18T09:20:00Z"/>
                <w:rFonts w:ascii="Calibri" w:hAnsi="Calibri" w:cs="Calibri"/>
                <w:color w:val="000000"/>
                <w:sz w:val="24"/>
                <w:szCs w:val="24"/>
              </w:rPr>
            </w:pPr>
            <w:ins w:id="1333" w:author="Clayton Lamb" w:date="2023-08-18T09:20:00Z">
              <w:r w:rsidRPr="009811F7">
                <w:rPr>
                  <w:rFonts w:ascii="Calibri" w:hAnsi="Calibri" w:cs="Calibri"/>
                  <w:color w:val="000000"/>
                  <w:sz w:val="24"/>
                  <w:szCs w:val="24"/>
                </w:rPr>
                <w:t>71 (2014-2021)</w:t>
              </w:r>
            </w:ins>
          </w:p>
        </w:tc>
        <w:tc>
          <w:tcPr>
            <w:tcW w:w="1984" w:type="dxa"/>
            <w:noWrap/>
            <w:hideMark/>
            <w:tcPrChange w:id="1334" w:author="Clayton Lamb" w:date="2023-08-18T09:23:00Z">
              <w:tcPr>
                <w:tcW w:w="1984" w:type="dxa"/>
                <w:noWrap/>
                <w:hideMark/>
              </w:tcPr>
            </w:tcPrChange>
          </w:tcPr>
          <w:p w14:paraId="460912F1" w14:textId="77777777" w:rsidR="009811F7" w:rsidRPr="009811F7" w:rsidRDefault="009811F7" w:rsidP="009811F7">
            <w:pPr>
              <w:rPr>
                <w:ins w:id="1335" w:author="Clayton Lamb" w:date="2023-08-18T09:20:00Z"/>
                <w:rFonts w:ascii="Calibri" w:hAnsi="Calibri" w:cs="Calibri"/>
                <w:color w:val="000000"/>
                <w:sz w:val="24"/>
                <w:szCs w:val="24"/>
              </w:rPr>
            </w:pPr>
            <w:ins w:id="1336" w:author="Clayton Lamb" w:date="2023-08-18T09:20:00Z">
              <w:r w:rsidRPr="009811F7">
                <w:rPr>
                  <w:rFonts w:ascii="Calibri" w:hAnsi="Calibri" w:cs="Calibri"/>
                  <w:color w:val="000000"/>
                  <w:sz w:val="24"/>
                  <w:szCs w:val="24"/>
                </w:rPr>
                <w:t>2.8 (0.62-4.98)</w:t>
              </w:r>
            </w:ins>
          </w:p>
        </w:tc>
        <w:tc>
          <w:tcPr>
            <w:tcW w:w="1276" w:type="dxa"/>
            <w:noWrap/>
            <w:hideMark/>
            <w:tcPrChange w:id="1337" w:author="Clayton Lamb" w:date="2023-08-18T09:23:00Z">
              <w:tcPr>
                <w:tcW w:w="1276" w:type="dxa"/>
                <w:noWrap/>
                <w:hideMark/>
              </w:tcPr>
            </w:tcPrChange>
          </w:tcPr>
          <w:p w14:paraId="65287A32" w14:textId="77777777" w:rsidR="009811F7" w:rsidRPr="009811F7" w:rsidRDefault="009811F7" w:rsidP="009811F7">
            <w:pPr>
              <w:rPr>
                <w:ins w:id="1338" w:author="Clayton Lamb" w:date="2023-08-18T09:20:00Z"/>
                <w:rFonts w:ascii="Calibri" w:hAnsi="Calibri" w:cs="Calibri"/>
                <w:color w:val="000000"/>
                <w:sz w:val="24"/>
                <w:szCs w:val="24"/>
              </w:rPr>
            </w:pPr>
            <w:ins w:id="1339" w:author="Clayton Lamb" w:date="2023-08-18T09:20:00Z">
              <w:r w:rsidRPr="009811F7">
                <w:rPr>
                  <w:rFonts w:ascii="Calibri" w:hAnsi="Calibri" w:cs="Calibri"/>
                  <w:color w:val="000000"/>
                  <w:sz w:val="24"/>
                  <w:szCs w:val="24"/>
                </w:rPr>
                <w:t>33 (2015-2021)</w:t>
              </w:r>
            </w:ins>
          </w:p>
        </w:tc>
        <w:tc>
          <w:tcPr>
            <w:tcW w:w="1843" w:type="dxa"/>
            <w:noWrap/>
            <w:hideMark/>
            <w:tcPrChange w:id="1340" w:author="Clayton Lamb" w:date="2023-08-18T09:23:00Z">
              <w:tcPr>
                <w:tcW w:w="1843" w:type="dxa"/>
                <w:noWrap/>
                <w:hideMark/>
              </w:tcPr>
            </w:tcPrChange>
          </w:tcPr>
          <w:p w14:paraId="5CE4B76A" w14:textId="77777777" w:rsidR="009811F7" w:rsidRPr="009811F7" w:rsidRDefault="009811F7" w:rsidP="009811F7">
            <w:pPr>
              <w:rPr>
                <w:ins w:id="1341" w:author="Clayton Lamb" w:date="2023-08-18T09:20:00Z"/>
                <w:rFonts w:ascii="Calibri" w:hAnsi="Calibri" w:cs="Calibri"/>
                <w:color w:val="000000"/>
                <w:sz w:val="24"/>
                <w:szCs w:val="24"/>
              </w:rPr>
            </w:pPr>
            <w:ins w:id="1342" w:author="Clayton Lamb" w:date="2023-08-18T09:20:00Z">
              <w:r w:rsidRPr="009811F7">
                <w:rPr>
                  <w:rFonts w:ascii="Calibri" w:hAnsi="Calibri" w:cs="Calibri"/>
                  <w:color w:val="000000"/>
                  <w:sz w:val="24"/>
                  <w:szCs w:val="24"/>
                </w:rPr>
                <w:t>2.5 (0.75-4.25)</w:t>
              </w:r>
            </w:ins>
          </w:p>
        </w:tc>
        <w:tc>
          <w:tcPr>
            <w:tcW w:w="1843" w:type="dxa"/>
            <w:noWrap/>
            <w:hideMark/>
            <w:tcPrChange w:id="1343" w:author="Clayton Lamb" w:date="2023-08-18T09:23:00Z">
              <w:tcPr>
                <w:tcW w:w="1843" w:type="dxa"/>
                <w:noWrap/>
                <w:hideMark/>
              </w:tcPr>
            </w:tcPrChange>
          </w:tcPr>
          <w:p w14:paraId="4D5D42E3" w14:textId="77777777" w:rsidR="009811F7" w:rsidRPr="009811F7" w:rsidRDefault="009811F7" w:rsidP="009811F7">
            <w:pPr>
              <w:rPr>
                <w:ins w:id="1344" w:author="Clayton Lamb" w:date="2023-08-18T09:20:00Z"/>
                <w:rFonts w:ascii="Calibri" w:hAnsi="Calibri" w:cs="Calibri"/>
                <w:color w:val="000000"/>
                <w:sz w:val="24"/>
                <w:szCs w:val="24"/>
              </w:rPr>
            </w:pPr>
            <w:ins w:id="1345" w:author="Clayton Lamb" w:date="2023-08-18T09:20:00Z">
              <w:r w:rsidRPr="009811F7">
                <w:rPr>
                  <w:rFonts w:ascii="Calibri" w:hAnsi="Calibri" w:cs="Calibri"/>
                  <w:color w:val="000000"/>
                  <w:sz w:val="24"/>
                  <w:szCs w:val="24"/>
                </w:rPr>
                <w:t>2.7 (0.63-4.77)</w:t>
              </w:r>
            </w:ins>
          </w:p>
        </w:tc>
      </w:tr>
      <w:tr w:rsidR="009811F7" w:rsidRPr="009811F7" w14:paraId="0FDCE91A" w14:textId="77777777" w:rsidTr="009811F7">
        <w:trPr>
          <w:trHeight w:val="320"/>
          <w:ins w:id="1346" w:author="Clayton Lamb" w:date="2023-08-18T09:20:00Z"/>
          <w:trPrChange w:id="1347" w:author="Clayton Lamb" w:date="2023-08-18T09:23:00Z">
            <w:trPr>
              <w:trHeight w:val="320"/>
            </w:trPr>
          </w:trPrChange>
        </w:trPr>
        <w:tc>
          <w:tcPr>
            <w:tcW w:w="1134" w:type="dxa"/>
            <w:noWrap/>
            <w:hideMark/>
            <w:tcPrChange w:id="1348" w:author="Clayton Lamb" w:date="2023-08-18T09:23:00Z">
              <w:tcPr>
                <w:tcW w:w="1134" w:type="dxa"/>
                <w:noWrap/>
                <w:hideMark/>
              </w:tcPr>
            </w:tcPrChange>
          </w:tcPr>
          <w:p w14:paraId="44A469EA" w14:textId="77777777" w:rsidR="009811F7" w:rsidRPr="009811F7" w:rsidRDefault="009811F7" w:rsidP="009811F7">
            <w:pPr>
              <w:rPr>
                <w:ins w:id="1349" w:author="Clayton Lamb" w:date="2023-08-18T09:20:00Z"/>
                <w:rFonts w:ascii="Calibri" w:hAnsi="Calibri" w:cs="Calibri"/>
                <w:color w:val="000000"/>
                <w:sz w:val="24"/>
                <w:szCs w:val="24"/>
              </w:rPr>
            </w:pPr>
            <w:ins w:id="1350" w:author="Clayton Lamb" w:date="2023-08-18T09:20:00Z">
              <w:r w:rsidRPr="009811F7">
                <w:rPr>
                  <w:rFonts w:ascii="Calibri" w:hAnsi="Calibri" w:cs="Calibri"/>
                  <w:color w:val="000000"/>
                  <w:sz w:val="24"/>
                  <w:szCs w:val="24"/>
                </w:rPr>
                <w:t>Trace minerals</w:t>
              </w:r>
            </w:ins>
          </w:p>
        </w:tc>
        <w:tc>
          <w:tcPr>
            <w:tcW w:w="993" w:type="dxa"/>
            <w:noWrap/>
            <w:hideMark/>
            <w:tcPrChange w:id="1351" w:author="Clayton Lamb" w:date="2023-08-18T09:23:00Z">
              <w:tcPr>
                <w:tcW w:w="993" w:type="dxa"/>
                <w:noWrap/>
                <w:hideMark/>
              </w:tcPr>
            </w:tcPrChange>
          </w:tcPr>
          <w:p w14:paraId="72801790" w14:textId="77777777" w:rsidR="009811F7" w:rsidRPr="009811F7" w:rsidRDefault="009811F7" w:rsidP="009811F7">
            <w:pPr>
              <w:rPr>
                <w:ins w:id="1352" w:author="Clayton Lamb" w:date="2023-08-18T09:20:00Z"/>
                <w:rFonts w:ascii="Calibri" w:hAnsi="Calibri" w:cs="Calibri"/>
                <w:color w:val="000000"/>
                <w:sz w:val="24"/>
                <w:szCs w:val="24"/>
              </w:rPr>
            </w:pPr>
            <w:ins w:id="1353" w:author="Clayton Lamb" w:date="2023-08-18T09:20:00Z">
              <w:r w:rsidRPr="009811F7">
                <w:rPr>
                  <w:rFonts w:ascii="Calibri" w:hAnsi="Calibri" w:cs="Calibri"/>
                  <w:color w:val="000000"/>
                  <w:sz w:val="24"/>
                  <w:szCs w:val="24"/>
                </w:rPr>
                <w:t>blood serum</w:t>
              </w:r>
            </w:ins>
          </w:p>
        </w:tc>
        <w:tc>
          <w:tcPr>
            <w:tcW w:w="1134" w:type="dxa"/>
            <w:noWrap/>
            <w:hideMark/>
            <w:tcPrChange w:id="1354" w:author="Clayton Lamb" w:date="2023-08-18T09:23:00Z">
              <w:tcPr>
                <w:tcW w:w="1134" w:type="dxa"/>
                <w:noWrap/>
                <w:hideMark/>
              </w:tcPr>
            </w:tcPrChange>
          </w:tcPr>
          <w:p w14:paraId="3714DC2F" w14:textId="77777777" w:rsidR="009811F7" w:rsidRPr="009811F7" w:rsidRDefault="009811F7" w:rsidP="009811F7">
            <w:pPr>
              <w:rPr>
                <w:ins w:id="1355" w:author="Clayton Lamb" w:date="2023-08-18T09:20:00Z"/>
                <w:rFonts w:ascii="Calibri" w:hAnsi="Calibri" w:cs="Calibri"/>
                <w:color w:val="000000"/>
                <w:sz w:val="24"/>
                <w:szCs w:val="24"/>
              </w:rPr>
            </w:pPr>
            <w:ins w:id="1356" w:author="Clayton Lamb" w:date="2023-08-18T09:20:00Z">
              <w:r w:rsidRPr="009811F7">
                <w:rPr>
                  <w:rFonts w:ascii="Calibri" w:hAnsi="Calibri" w:cs="Calibri"/>
                  <w:color w:val="000000"/>
                  <w:sz w:val="24"/>
                  <w:szCs w:val="24"/>
                </w:rPr>
                <w:t>at capture</w:t>
              </w:r>
            </w:ins>
          </w:p>
        </w:tc>
        <w:tc>
          <w:tcPr>
            <w:tcW w:w="1984" w:type="dxa"/>
            <w:noWrap/>
            <w:hideMark/>
            <w:tcPrChange w:id="1357" w:author="Clayton Lamb" w:date="2023-08-18T09:23:00Z">
              <w:tcPr>
                <w:tcW w:w="1842" w:type="dxa"/>
                <w:noWrap/>
                <w:hideMark/>
              </w:tcPr>
            </w:tcPrChange>
          </w:tcPr>
          <w:p w14:paraId="364FCE11" w14:textId="77777777" w:rsidR="009811F7" w:rsidRPr="009811F7" w:rsidRDefault="009811F7" w:rsidP="009811F7">
            <w:pPr>
              <w:rPr>
                <w:ins w:id="1358" w:author="Clayton Lamb" w:date="2023-08-18T09:20:00Z"/>
                <w:rFonts w:ascii="Calibri" w:hAnsi="Calibri" w:cs="Calibri"/>
                <w:color w:val="000000"/>
                <w:sz w:val="24"/>
                <w:szCs w:val="24"/>
              </w:rPr>
            </w:pPr>
            <w:ins w:id="1359" w:author="Clayton Lamb" w:date="2023-08-18T09:20:00Z">
              <w:r w:rsidRPr="009811F7">
                <w:rPr>
                  <w:rFonts w:ascii="Calibri" w:hAnsi="Calibri" w:cs="Calibri"/>
                  <w:color w:val="000000"/>
                  <w:sz w:val="24"/>
                  <w:szCs w:val="24"/>
                </w:rPr>
                <w:t>Mo (ng/mL)</w:t>
              </w:r>
            </w:ins>
          </w:p>
        </w:tc>
        <w:tc>
          <w:tcPr>
            <w:tcW w:w="1276" w:type="dxa"/>
            <w:noWrap/>
            <w:hideMark/>
            <w:tcPrChange w:id="1360" w:author="Clayton Lamb" w:date="2023-08-18T09:23:00Z">
              <w:tcPr>
                <w:tcW w:w="1276" w:type="dxa"/>
                <w:noWrap/>
                <w:hideMark/>
              </w:tcPr>
            </w:tcPrChange>
          </w:tcPr>
          <w:p w14:paraId="2EA13798" w14:textId="77777777" w:rsidR="009811F7" w:rsidRPr="009811F7" w:rsidRDefault="009811F7" w:rsidP="009811F7">
            <w:pPr>
              <w:rPr>
                <w:ins w:id="1361" w:author="Clayton Lamb" w:date="2023-08-18T09:20:00Z"/>
                <w:rFonts w:ascii="Calibri" w:hAnsi="Calibri" w:cs="Calibri"/>
                <w:color w:val="000000"/>
                <w:sz w:val="24"/>
                <w:szCs w:val="24"/>
              </w:rPr>
            </w:pPr>
            <w:ins w:id="1362" w:author="Clayton Lamb" w:date="2023-08-18T09:20:00Z">
              <w:r w:rsidRPr="009811F7">
                <w:rPr>
                  <w:rFonts w:ascii="Calibri" w:hAnsi="Calibri" w:cs="Calibri"/>
                  <w:color w:val="000000"/>
                  <w:sz w:val="24"/>
                  <w:szCs w:val="24"/>
                </w:rPr>
                <w:t>71 (2014-2021)</w:t>
              </w:r>
            </w:ins>
          </w:p>
        </w:tc>
        <w:tc>
          <w:tcPr>
            <w:tcW w:w="1984" w:type="dxa"/>
            <w:noWrap/>
            <w:hideMark/>
            <w:tcPrChange w:id="1363" w:author="Clayton Lamb" w:date="2023-08-18T09:23:00Z">
              <w:tcPr>
                <w:tcW w:w="1984" w:type="dxa"/>
                <w:noWrap/>
                <w:hideMark/>
              </w:tcPr>
            </w:tcPrChange>
          </w:tcPr>
          <w:p w14:paraId="79DE9EC1" w14:textId="77777777" w:rsidR="009811F7" w:rsidRPr="009811F7" w:rsidRDefault="009811F7" w:rsidP="009811F7">
            <w:pPr>
              <w:rPr>
                <w:ins w:id="1364" w:author="Clayton Lamb" w:date="2023-08-18T09:20:00Z"/>
                <w:rFonts w:ascii="Calibri" w:hAnsi="Calibri" w:cs="Calibri"/>
                <w:color w:val="000000"/>
                <w:sz w:val="24"/>
                <w:szCs w:val="24"/>
              </w:rPr>
            </w:pPr>
            <w:ins w:id="1365" w:author="Clayton Lamb" w:date="2023-08-18T09:20:00Z">
              <w:r w:rsidRPr="009811F7">
                <w:rPr>
                  <w:rFonts w:ascii="Calibri" w:hAnsi="Calibri" w:cs="Calibri"/>
                  <w:color w:val="000000"/>
                  <w:sz w:val="24"/>
                  <w:szCs w:val="24"/>
                </w:rPr>
                <w:t>0.45 (0-16.43)</w:t>
              </w:r>
            </w:ins>
          </w:p>
        </w:tc>
        <w:tc>
          <w:tcPr>
            <w:tcW w:w="1276" w:type="dxa"/>
            <w:noWrap/>
            <w:hideMark/>
            <w:tcPrChange w:id="1366" w:author="Clayton Lamb" w:date="2023-08-18T09:23:00Z">
              <w:tcPr>
                <w:tcW w:w="1276" w:type="dxa"/>
                <w:noWrap/>
                <w:hideMark/>
              </w:tcPr>
            </w:tcPrChange>
          </w:tcPr>
          <w:p w14:paraId="6C7D3877" w14:textId="77777777" w:rsidR="009811F7" w:rsidRPr="009811F7" w:rsidRDefault="009811F7" w:rsidP="009811F7">
            <w:pPr>
              <w:rPr>
                <w:ins w:id="1367" w:author="Clayton Lamb" w:date="2023-08-18T09:20:00Z"/>
                <w:rFonts w:ascii="Calibri" w:hAnsi="Calibri" w:cs="Calibri"/>
                <w:color w:val="000000"/>
                <w:sz w:val="24"/>
                <w:szCs w:val="24"/>
              </w:rPr>
            </w:pPr>
            <w:ins w:id="1368" w:author="Clayton Lamb" w:date="2023-08-18T09:20:00Z">
              <w:r w:rsidRPr="009811F7">
                <w:rPr>
                  <w:rFonts w:ascii="Calibri" w:hAnsi="Calibri" w:cs="Calibri"/>
                  <w:color w:val="000000"/>
                  <w:sz w:val="24"/>
                  <w:szCs w:val="24"/>
                </w:rPr>
                <w:t>33 (2015-2021)</w:t>
              </w:r>
            </w:ins>
          </w:p>
        </w:tc>
        <w:tc>
          <w:tcPr>
            <w:tcW w:w="1843" w:type="dxa"/>
            <w:noWrap/>
            <w:hideMark/>
            <w:tcPrChange w:id="1369" w:author="Clayton Lamb" w:date="2023-08-18T09:23:00Z">
              <w:tcPr>
                <w:tcW w:w="1843" w:type="dxa"/>
                <w:noWrap/>
                <w:hideMark/>
              </w:tcPr>
            </w:tcPrChange>
          </w:tcPr>
          <w:p w14:paraId="1AEC0BB8" w14:textId="77777777" w:rsidR="009811F7" w:rsidRPr="009811F7" w:rsidRDefault="009811F7" w:rsidP="009811F7">
            <w:pPr>
              <w:rPr>
                <w:ins w:id="1370" w:author="Clayton Lamb" w:date="2023-08-18T09:20:00Z"/>
                <w:rFonts w:ascii="Calibri" w:hAnsi="Calibri" w:cs="Calibri"/>
                <w:color w:val="000000"/>
                <w:sz w:val="24"/>
                <w:szCs w:val="24"/>
              </w:rPr>
            </w:pPr>
            <w:ins w:id="1371" w:author="Clayton Lamb" w:date="2023-08-18T09:20:00Z">
              <w:r w:rsidRPr="009811F7">
                <w:rPr>
                  <w:rFonts w:ascii="Calibri" w:hAnsi="Calibri" w:cs="Calibri"/>
                  <w:color w:val="000000"/>
                  <w:sz w:val="24"/>
                  <w:szCs w:val="24"/>
                </w:rPr>
                <w:t>1.1 (0-7.12)</w:t>
              </w:r>
            </w:ins>
          </w:p>
        </w:tc>
        <w:tc>
          <w:tcPr>
            <w:tcW w:w="1843" w:type="dxa"/>
            <w:noWrap/>
            <w:hideMark/>
            <w:tcPrChange w:id="1372" w:author="Clayton Lamb" w:date="2023-08-18T09:23:00Z">
              <w:tcPr>
                <w:tcW w:w="1843" w:type="dxa"/>
                <w:noWrap/>
                <w:hideMark/>
              </w:tcPr>
            </w:tcPrChange>
          </w:tcPr>
          <w:p w14:paraId="6C8A4744" w14:textId="77777777" w:rsidR="009811F7" w:rsidRPr="009811F7" w:rsidRDefault="009811F7" w:rsidP="009811F7">
            <w:pPr>
              <w:rPr>
                <w:ins w:id="1373" w:author="Clayton Lamb" w:date="2023-08-18T09:20:00Z"/>
                <w:rFonts w:ascii="Calibri" w:hAnsi="Calibri" w:cs="Calibri"/>
                <w:color w:val="000000"/>
                <w:sz w:val="24"/>
                <w:szCs w:val="24"/>
              </w:rPr>
            </w:pPr>
            <w:ins w:id="1374" w:author="Clayton Lamb" w:date="2023-08-18T09:20:00Z">
              <w:r w:rsidRPr="009811F7">
                <w:rPr>
                  <w:rFonts w:ascii="Calibri" w:hAnsi="Calibri" w:cs="Calibri"/>
                  <w:color w:val="000000"/>
                  <w:sz w:val="24"/>
                  <w:szCs w:val="24"/>
                </w:rPr>
                <w:t>0.45 (0-14.16)</w:t>
              </w:r>
            </w:ins>
          </w:p>
        </w:tc>
      </w:tr>
      <w:tr w:rsidR="009811F7" w:rsidRPr="009811F7" w14:paraId="1BCB9074" w14:textId="77777777" w:rsidTr="009811F7">
        <w:trPr>
          <w:trHeight w:val="320"/>
          <w:ins w:id="1375" w:author="Clayton Lamb" w:date="2023-08-18T09:20:00Z"/>
          <w:trPrChange w:id="1376" w:author="Clayton Lamb" w:date="2023-08-18T09:23:00Z">
            <w:trPr>
              <w:trHeight w:val="320"/>
            </w:trPr>
          </w:trPrChange>
        </w:trPr>
        <w:tc>
          <w:tcPr>
            <w:tcW w:w="1134" w:type="dxa"/>
            <w:noWrap/>
            <w:hideMark/>
            <w:tcPrChange w:id="1377" w:author="Clayton Lamb" w:date="2023-08-18T09:23:00Z">
              <w:tcPr>
                <w:tcW w:w="1134" w:type="dxa"/>
                <w:noWrap/>
                <w:hideMark/>
              </w:tcPr>
            </w:tcPrChange>
          </w:tcPr>
          <w:p w14:paraId="28E7456A" w14:textId="77777777" w:rsidR="009811F7" w:rsidRPr="009811F7" w:rsidRDefault="009811F7" w:rsidP="009811F7">
            <w:pPr>
              <w:rPr>
                <w:ins w:id="1378" w:author="Clayton Lamb" w:date="2023-08-18T09:20:00Z"/>
                <w:rFonts w:ascii="Calibri" w:hAnsi="Calibri" w:cs="Calibri"/>
                <w:color w:val="000000"/>
                <w:sz w:val="24"/>
                <w:szCs w:val="24"/>
              </w:rPr>
            </w:pPr>
            <w:ins w:id="1379" w:author="Clayton Lamb" w:date="2023-08-18T09:20:00Z">
              <w:r w:rsidRPr="009811F7">
                <w:rPr>
                  <w:rFonts w:ascii="Calibri" w:hAnsi="Calibri" w:cs="Calibri"/>
                  <w:color w:val="000000"/>
                  <w:sz w:val="24"/>
                  <w:szCs w:val="24"/>
                </w:rPr>
                <w:t>Trace minerals</w:t>
              </w:r>
            </w:ins>
          </w:p>
        </w:tc>
        <w:tc>
          <w:tcPr>
            <w:tcW w:w="993" w:type="dxa"/>
            <w:noWrap/>
            <w:hideMark/>
            <w:tcPrChange w:id="1380" w:author="Clayton Lamb" w:date="2023-08-18T09:23:00Z">
              <w:tcPr>
                <w:tcW w:w="993" w:type="dxa"/>
                <w:noWrap/>
                <w:hideMark/>
              </w:tcPr>
            </w:tcPrChange>
          </w:tcPr>
          <w:p w14:paraId="4B5ECB79" w14:textId="77777777" w:rsidR="009811F7" w:rsidRPr="009811F7" w:rsidRDefault="009811F7" w:rsidP="009811F7">
            <w:pPr>
              <w:rPr>
                <w:ins w:id="1381" w:author="Clayton Lamb" w:date="2023-08-18T09:20:00Z"/>
                <w:rFonts w:ascii="Calibri" w:hAnsi="Calibri" w:cs="Calibri"/>
                <w:color w:val="000000"/>
                <w:sz w:val="24"/>
                <w:szCs w:val="24"/>
              </w:rPr>
            </w:pPr>
            <w:ins w:id="1382" w:author="Clayton Lamb" w:date="2023-08-18T09:20:00Z">
              <w:r w:rsidRPr="009811F7">
                <w:rPr>
                  <w:rFonts w:ascii="Calibri" w:hAnsi="Calibri" w:cs="Calibri"/>
                  <w:color w:val="000000"/>
                  <w:sz w:val="24"/>
                  <w:szCs w:val="24"/>
                </w:rPr>
                <w:t>blood serum</w:t>
              </w:r>
            </w:ins>
          </w:p>
        </w:tc>
        <w:tc>
          <w:tcPr>
            <w:tcW w:w="1134" w:type="dxa"/>
            <w:noWrap/>
            <w:hideMark/>
            <w:tcPrChange w:id="1383" w:author="Clayton Lamb" w:date="2023-08-18T09:23:00Z">
              <w:tcPr>
                <w:tcW w:w="1134" w:type="dxa"/>
                <w:noWrap/>
                <w:hideMark/>
              </w:tcPr>
            </w:tcPrChange>
          </w:tcPr>
          <w:p w14:paraId="0EB0C43E" w14:textId="77777777" w:rsidR="009811F7" w:rsidRPr="009811F7" w:rsidRDefault="009811F7" w:rsidP="009811F7">
            <w:pPr>
              <w:rPr>
                <w:ins w:id="1384" w:author="Clayton Lamb" w:date="2023-08-18T09:20:00Z"/>
                <w:rFonts w:ascii="Calibri" w:hAnsi="Calibri" w:cs="Calibri"/>
                <w:color w:val="000000"/>
                <w:sz w:val="24"/>
                <w:szCs w:val="24"/>
              </w:rPr>
            </w:pPr>
            <w:ins w:id="1385" w:author="Clayton Lamb" w:date="2023-08-18T09:20:00Z">
              <w:r w:rsidRPr="009811F7">
                <w:rPr>
                  <w:rFonts w:ascii="Calibri" w:hAnsi="Calibri" w:cs="Calibri"/>
                  <w:color w:val="000000"/>
                  <w:sz w:val="24"/>
                  <w:szCs w:val="24"/>
                </w:rPr>
                <w:t>at capture</w:t>
              </w:r>
            </w:ins>
          </w:p>
        </w:tc>
        <w:tc>
          <w:tcPr>
            <w:tcW w:w="1984" w:type="dxa"/>
            <w:noWrap/>
            <w:hideMark/>
            <w:tcPrChange w:id="1386" w:author="Clayton Lamb" w:date="2023-08-18T09:23:00Z">
              <w:tcPr>
                <w:tcW w:w="1842" w:type="dxa"/>
                <w:noWrap/>
                <w:hideMark/>
              </w:tcPr>
            </w:tcPrChange>
          </w:tcPr>
          <w:p w14:paraId="2E65257D" w14:textId="77777777" w:rsidR="009811F7" w:rsidRPr="009811F7" w:rsidRDefault="009811F7" w:rsidP="009811F7">
            <w:pPr>
              <w:rPr>
                <w:ins w:id="1387" w:author="Clayton Lamb" w:date="2023-08-18T09:20:00Z"/>
                <w:rFonts w:ascii="Calibri" w:hAnsi="Calibri" w:cs="Calibri"/>
                <w:color w:val="000000"/>
                <w:sz w:val="24"/>
                <w:szCs w:val="24"/>
              </w:rPr>
            </w:pPr>
            <w:ins w:id="1388" w:author="Clayton Lamb" w:date="2023-08-18T09:20:00Z">
              <w:r w:rsidRPr="009811F7">
                <w:rPr>
                  <w:rFonts w:ascii="Calibri" w:hAnsi="Calibri" w:cs="Calibri"/>
                  <w:color w:val="000000"/>
                  <w:sz w:val="24"/>
                  <w:szCs w:val="24"/>
                </w:rPr>
                <w:t>Se (ug/mL)</w:t>
              </w:r>
            </w:ins>
          </w:p>
        </w:tc>
        <w:tc>
          <w:tcPr>
            <w:tcW w:w="1276" w:type="dxa"/>
            <w:noWrap/>
            <w:hideMark/>
            <w:tcPrChange w:id="1389" w:author="Clayton Lamb" w:date="2023-08-18T09:23:00Z">
              <w:tcPr>
                <w:tcW w:w="1276" w:type="dxa"/>
                <w:noWrap/>
                <w:hideMark/>
              </w:tcPr>
            </w:tcPrChange>
          </w:tcPr>
          <w:p w14:paraId="795BF144" w14:textId="77777777" w:rsidR="009811F7" w:rsidRPr="009811F7" w:rsidRDefault="009811F7" w:rsidP="009811F7">
            <w:pPr>
              <w:rPr>
                <w:ins w:id="1390" w:author="Clayton Lamb" w:date="2023-08-18T09:20:00Z"/>
                <w:rFonts w:ascii="Calibri" w:hAnsi="Calibri" w:cs="Calibri"/>
                <w:color w:val="000000"/>
                <w:sz w:val="24"/>
                <w:szCs w:val="24"/>
              </w:rPr>
            </w:pPr>
            <w:ins w:id="1391" w:author="Clayton Lamb" w:date="2023-08-18T09:20:00Z">
              <w:r w:rsidRPr="009811F7">
                <w:rPr>
                  <w:rFonts w:ascii="Calibri" w:hAnsi="Calibri" w:cs="Calibri"/>
                  <w:color w:val="000000"/>
                  <w:sz w:val="24"/>
                  <w:szCs w:val="24"/>
                </w:rPr>
                <w:t>71 (2014-2021)</w:t>
              </w:r>
            </w:ins>
          </w:p>
        </w:tc>
        <w:tc>
          <w:tcPr>
            <w:tcW w:w="1984" w:type="dxa"/>
            <w:noWrap/>
            <w:hideMark/>
            <w:tcPrChange w:id="1392" w:author="Clayton Lamb" w:date="2023-08-18T09:23:00Z">
              <w:tcPr>
                <w:tcW w:w="1984" w:type="dxa"/>
                <w:noWrap/>
                <w:hideMark/>
              </w:tcPr>
            </w:tcPrChange>
          </w:tcPr>
          <w:p w14:paraId="5743BB22" w14:textId="77777777" w:rsidR="009811F7" w:rsidRPr="009811F7" w:rsidRDefault="009811F7" w:rsidP="009811F7">
            <w:pPr>
              <w:rPr>
                <w:ins w:id="1393" w:author="Clayton Lamb" w:date="2023-08-18T09:20:00Z"/>
                <w:rFonts w:ascii="Calibri" w:hAnsi="Calibri" w:cs="Calibri"/>
                <w:color w:val="000000"/>
                <w:sz w:val="24"/>
                <w:szCs w:val="24"/>
              </w:rPr>
            </w:pPr>
            <w:ins w:id="1394" w:author="Clayton Lamb" w:date="2023-08-18T09:20:00Z">
              <w:r w:rsidRPr="009811F7">
                <w:rPr>
                  <w:rFonts w:ascii="Calibri" w:hAnsi="Calibri" w:cs="Calibri"/>
                  <w:color w:val="000000"/>
                  <w:sz w:val="24"/>
                  <w:szCs w:val="24"/>
                </w:rPr>
                <w:t>0.06 (0-0.12)</w:t>
              </w:r>
            </w:ins>
          </w:p>
        </w:tc>
        <w:tc>
          <w:tcPr>
            <w:tcW w:w="1276" w:type="dxa"/>
            <w:noWrap/>
            <w:hideMark/>
            <w:tcPrChange w:id="1395" w:author="Clayton Lamb" w:date="2023-08-18T09:23:00Z">
              <w:tcPr>
                <w:tcW w:w="1276" w:type="dxa"/>
                <w:noWrap/>
                <w:hideMark/>
              </w:tcPr>
            </w:tcPrChange>
          </w:tcPr>
          <w:p w14:paraId="5C6EE3BD" w14:textId="77777777" w:rsidR="009811F7" w:rsidRPr="009811F7" w:rsidRDefault="009811F7" w:rsidP="009811F7">
            <w:pPr>
              <w:rPr>
                <w:ins w:id="1396" w:author="Clayton Lamb" w:date="2023-08-18T09:20:00Z"/>
                <w:rFonts w:ascii="Calibri" w:hAnsi="Calibri" w:cs="Calibri"/>
                <w:color w:val="000000"/>
                <w:sz w:val="24"/>
                <w:szCs w:val="24"/>
              </w:rPr>
            </w:pPr>
            <w:ins w:id="1397" w:author="Clayton Lamb" w:date="2023-08-18T09:20:00Z">
              <w:r w:rsidRPr="009811F7">
                <w:rPr>
                  <w:rFonts w:ascii="Calibri" w:hAnsi="Calibri" w:cs="Calibri"/>
                  <w:color w:val="000000"/>
                  <w:sz w:val="24"/>
                  <w:szCs w:val="24"/>
                </w:rPr>
                <w:t>33 (2015-2021)</w:t>
              </w:r>
            </w:ins>
          </w:p>
        </w:tc>
        <w:tc>
          <w:tcPr>
            <w:tcW w:w="1843" w:type="dxa"/>
            <w:noWrap/>
            <w:hideMark/>
            <w:tcPrChange w:id="1398" w:author="Clayton Lamb" w:date="2023-08-18T09:23:00Z">
              <w:tcPr>
                <w:tcW w:w="1843" w:type="dxa"/>
                <w:noWrap/>
                <w:hideMark/>
              </w:tcPr>
            </w:tcPrChange>
          </w:tcPr>
          <w:p w14:paraId="2523A214" w14:textId="77777777" w:rsidR="009811F7" w:rsidRPr="009811F7" w:rsidRDefault="009811F7" w:rsidP="009811F7">
            <w:pPr>
              <w:rPr>
                <w:ins w:id="1399" w:author="Clayton Lamb" w:date="2023-08-18T09:20:00Z"/>
                <w:rFonts w:ascii="Calibri" w:hAnsi="Calibri" w:cs="Calibri"/>
                <w:color w:val="000000"/>
                <w:sz w:val="24"/>
                <w:szCs w:val="24"/>
              </w:rPr>
            </w:pPr>
            <w:ins w:id="1400" w:author="Clayton Lamb" w:date="2023-08-18T09:20:00Z">
              <w:r w:rsidRPr="009811F7">
                <w:rPr>
                  <w:rFonts w:ascii="Calibri" w:hAnsi="Calibri" w:cs="Calibri"/>
                  <w:color w:val="000000"/>
                  <w:sz w:val="24"/>
                  <w:szCs w:val="24"/>
                </w:rPr>
                <w:t>0.07 (0-0.26)</w:t>
              </w:r>
            </w:ins>
          </w:p>
        </w:tc>
        <w:tc>
          <w:tcPr>
            <w:tcW w:w="1843" w:type="dxa"/>
            <w:noWrap/>
            <w:hideMark/>
            <w:tcPrChange w:id="1401" w:author="Clayton Lamb" w:date="2023-08-18T09:23:00Z">
              <w:tcPr>
                <w:tcW w:w="1843" w:type="dxa"/>
                <w:noWrap/>
                <w:hideMark/>
              </w:tcPr>
            </w:tcPrChange>
          </w:tcPr>
          <w:p w14:paraId="630D99A1" w14:textId="77777777" w:rsidR="009811F7" w:rsidRPr="009811F7" w:rsidRDefault="009811F7" w:rsidP="009811F7">
            <w:pPr>
              <w:rPr>
                <w:ins w:id="1402" w:author="Clayton Lamb" w:date="2023-08-18T09:20:00Z"/>
                <w:rFonts w:ascii="Calibri" w:hAnsi="Calibri" w:cs="Calibri"/>
                <w:color w:val="000000"/>
                <w:sz w:val="24"/>
                <w:szCs w:val="24"/>
              </w:rPr>
            </w:pPr>
            <w:ins w:id="1403" w:author="Clayton Lamb" w:date="2023-08-18T09:20:00Z">
              <w:r w:rsidRPr="009811F7">
                <w:rPr>
                  <w:rFonts w:ascii="Calibri" w:hAnsi="Calibri" w:cs="Calibri"/>
                  <w:color w:val="000000"/>
                  <w:sz w:val="24"/>
                  <w:szCs w:val="24"/>
                </w:rPr>
                <w:t>0.06 (0-0.18)</w:t>
              </w:r>
            </w:ins>
          </w:p>
        </w:tc>
      </w:tr>
      <w:tr w:rsidR="009811F7" w:rsidRPr="009811F7" w14:paraId="6927A768" w14:textId="77777777" w:rsidTr="009811F7">
        <w:trPr>
          <w:trHeight w:val="320"/>
          <w:ins w:id="1404" w:author="Clayton Lamb" w:date="2023-08-18T09:20:00Z"/>
          <w:trPrChange w:id="1405" w:author="Clayton Lamb" w:date="2023-08-18T09:23:00Z">
            <w:trPr>
              <w:trHeight w:val="320"/>
            </w:trPr>
          </w:trPrChange>
        </w:trPr>
        <w:tc>
          <w:tcPr>
            <w:tcW w:w="1134" w:type="dxa"/>
            <w:noWrap/>
            <w:hideMark/>
            <w:tcPrChange w:id="1406" w:author="Clayton Lamb" w:date="2023-08-18T09:23:00Z">
              <w:tcPr>
                <w:tcW w:w="1134" w:type="dxa"/>
                <w:noWrap/>
                <w:hideMark/>
              </w:tcPr>
            </w:tcPrChange>
          </w:tcPr>
          <w:p w14:paraId="6B71793F" w14:textId="77777777" w:rsidR="009811F7" w:rsidRPr="009811F7" w:rsidRDefault="009811F7" w:rsidP="009811F7">
            <w:pPr>
              <w:rPr>
                <w:ins w:id="1407" w:author="Clayton Lamb" w:date="2023-08-18T09:20:00Z"/>
                <w:rFonts w:ascii="Calibri" w:hAnsi="Calibri" w:cs="Calibri"/>
                <w:color w:val="000000"/>
                <w:sz w:val="24"/>
                <w:szCs w:val="24"/>
              </w:rPr>
            </w:pPr>
            <w:ins w:id="1408" w:author="Clayton Lamb" w:date="2023-08-18T09:20:00Z">
              <w:r w:rsidRPr="009811F7">
                <w:rPr>
                  <w:rFonts w:ascii="Calibri" w:hAnsi="Calibri" w:cs="Calibri"/>
                  <w:color w:val="000000"/>
                  <w:sz w:val="24"/>
                  <w:szCs w:val="24"/>
                </w:rPr>
                <w:t>Trace minerals</w:t>
              </w:r>
            </w:ins>
          </w:p>
        </w:tc>
        <w:tc>
          <w:tcPr>
            <w:tcW w:w="993" w:type="dxa"/>
            <w:noWrap/>
            <w:hideMark/>
            <w:tcPrChange w:id="1409" w:author="Clayton Lamb" w:date="2023-08-18T09:23:00Z">
              <w:tcPr>
                <w:tcW w:w="993" w:type="dxa"/>
                <w:noWrap/>
                <w:hideMark/>
              </w:tcPr>
            </w:tcPrChange>
          </w:tcPr>
          <w:p w14:paraId="7B454E2F" w14:textId="77777777" w:rsidR="009811F7" w:rsidRPr="009811F7" w:rsidRDefault="009811F7" w:rsidP="009811F7">
            <w:pPr>
              <w:rPr>
                <w:ins w:id="1410" w:author="Clayton Lamb" w:date="2023-08-18T09:20:00Z"/>
                <w:rFonts w:ascii="Calibri" w:hAnsi="Calibri" w:cs="Calibri"/>
                <w:color w:val="000000"/>
                <w:sz w:val="24"/>
                <w:szCs w:val="24"/>
              </w:rPr>
            </w:pPr>
            <w:ins w:id="1411" w:author="Clayton Lamb" w:date="2023-08-18T09:20:00Z">
              <w:r w:rsidRPr="009811F7">
                <w:rPr>
                  <w:rFonts w:ascii="Calibri" w:hAnsi="Calibri" w:cs="Calibri"/>
                  <w:color w:val="000000"/>
                  <w:sz w:val="24"/>
                  <w:szCs w:val="24"/>
                </w:rPr>
                <w:t>blood serum</w:t>
              </w:r>
            </w:ins>
          </w:p>
        </w:tc>
        <w:tc>
          <w:tcPr>
            <w:tcW w:w="1134" w:type="dxa"/>
            <w:noWrap/>
            <w:hideMark/>
            <w:tcPrChange w:id="1412" w:author="Clayton Lamb" w:date="2023-08-18T09:23:00Z">
              <w:tcPr>
                <w:tcW w:w="1134" w:type="dxa"/>
                <w:noWrap/>
                <w:hideMark/>
              </w:tcPr>
            </w:tcPrChange>
          </w:tcPr>
          <w:p w14:paraId="2CD55B49" w14:textId="77777777" w:rsidR="009811F7" w:rsidRPr="009811F7" w:rsidRDefault="009811F7" w:rsidP="009811F7">
            <w:pPr>
              <w:rPr>
                <w:ins w:id="1413" w:author="Clayton Lamb" w:date="2023-08-18T09:20:00Z"/>
                <w:rFonts w:ascii="Calibri" w:hAnsi="Calibri" w:cs="Calibri"/>
                <w:color w:val="000000"/>
                <w:sz w:val="24"/>
                <w:szCs w:val="24"/>
              </w:rPr>
            </w:pPr>
            <w:ins w:id="1414" w:author="Clayton Lamb" w:date="2023-08-18T09:20:00Z">
              <w:r w:rsidRPr="009811F7">
                <w:rPr>
                  <w:rFonts w:ascii="Calibri" w:hAnsi="Calibri" w:cs="Calibri"/>
                  <w:color w:val="000000"/>
                  <w:sz w:val="24"/>
                  <w:szCs w:val="24"/>
                </w:rPr>
                <w:t>at capture</w:t>
              </w:r>
            </w:ins>
          </w:p>
        </w:tc>
        <w:tc>
          <w:tcPr>
            <w:tcW w:w="1984" w:type="dxa"/>
            <w:noWrap/>
            <w:hideMark/>
            <w:tcPrChange w:id="1415" w:author="Clayton Lamb" w:date="2023-08-18T09:23:00Z">
              <w:tcPr>
                <w:tcW w:w="1842" w:type="dxa"/>
                <w:noWrap/>
                <w:hideMark/>
              </w:tcPr>
            </w:tcPrChange>
          </w:tcPr>
          <w:p w14:paraId="101BBCE4" w14:textId="77777777" w:rsidR="009811F7" w:rsidRPr="009811F7" w:rsidRDefault="009811F7" w:rsidP="009811F7">
            <w:pPr>
              <w:rPr>
                <w:ins w:id="1416" w:author="Clayton Lamb" w:date="2023-08-18T09:20:00Z"/>
                <w:rFonts w:ascii="Calibri" w:hAnsi="Calibri" w:cs="Calibri"/>
                <w:color w:val="000000"/>
                <w:sz w:val="24"/>
                <w:szCs w:val="24"/>
              </w:rPr>
            </w:pPr>
            <w:ins w:id="1417" w:author="Clayton Lamb" w:date="2023-08-18T09:20:00Z">
              <w:r w:rsidRPr="009811F7">
                <w:rPr>
                  <w:rFonts w:ascii="Calibri" w:hAnsi="Calibri" w:cs="Calibri"/>
                  <w:color w:val="000000"/>
                  <w:sz w:val="24"/>
                  <w:szCs w:val="24"/>
                </w:rPr>
                <w:t>Zn (ug/mL)</w:t>
              </w:r>
            </w:ins>
          </w:p>
        </w:tc>
        <w:tc>
          <w:tcPr>
            <w:tcW w:w="1276" w:type="dxa"/>
            <w:noWrap/>
            <w:hideMark/>
            <w:tcPrChange w:id="1418" w:author="Clayton Lamb" w:date="2023-08-18T09:23:00Z">
              <w:tcPr>
                <w:tcW w:w="1276" w:type="dxa"/>
                <w:noWrap/>
                <w:hideMark/>
              </w:tcPr>
            </w:tcPrChange>
          </w:tcPr>
          <w:p w14:paraId="132A213E" w14:textId="77777777" w:rsidR="009811F7" w:rsidRPr="009811F7" w:rsidRDefault="009811F7" w:rsidP="009811F7">
            <w:pPr>
              <w:rPr>
                <w:ins w:id="1419" w:author="Clayton Lamb" w:date="2023-08-18T09:20:00Z"/>
                <w:rFonts w:ascii="Calibri" w:hAnsi="Calibri" w:cs="Calibri"/>
                <w:color w:val="000000"/>
                <w:sz w:val="24"/>
                <w:szCs w:val="24"/>
              </w:rPr>
            </w:pPr>
            <w:ins w:id="1420" w:author="Clayton Lamb" w:date="2023-08-18T09:20:00Z">
              <w:r w:rsidRPr="009811F7">
                <w:rPr>
                  <w:rFonts w:ascii="Calibri" w:hAnsi="Calibri" w:cs="Calibri"/>
                  <w:color w:val="000000"/>
                  <w:sz w:val="24"/>
                  <w:szCs w:val="24"/>
                </w:rPr>
                <w:t>71 (2014-2021)</w:t>
              </w:r>
            </w:ins>
          </w:p>
        </w:tc>
        <w:tc>
          <w:tcPr>
            <w:tcW w:w="1984" w:type="dxa"/>
            <w:noWrap/>
            <w:hideMark/>
            <w:tcPrChange w:id="1421" w:author="Clayton Lamb" w:date="2023-08-18T09:23:00Z">
              <w:tcPr>
                <w:tcW w:w="1984" w:type="dxa"/>
                <w:noWrap/>
                <w:hideMark/>
              </w:tcPr>
            </w:tcPrChange>
          </w:tcPr>
          <w:p w14:paraId="5249F3A8" w14:textId="77777777" w:rsidR="009811F7" w:rsidRPr="009811F7" w:rsidRDefault="009811F7" w:rsidP="009811F7">
            <w:pPr>
              <w:rPr>
                <w:ins w:id="1422" w:author="Clayton Lamb" w:date="2023-08-18T09:20:00Z"/>
                <w:rFonts w:ascii="Calibri" w:hAnsi="Calibri" w:cs="Calibri"/>
                <w:color w:val="000000"/>
                <w:sz w:val="24"/>
                <w:szCs w:val="24"/>
              </w:rPr>
            </w:pPr>
            <w:ins w:id="1423" w:author="Clayton Lamb" w:date="2023-08-18T09:20:00Z">
              <w:r w:rsidRPr="009811F7">
                <w:rPr>
                  <w:rFonts w:ascii="Calibri" w:hAnsi="Calibri" w:cs="Calibri"/>
                  <w:color w:val="000000"/>
                  <w:sz w:val="24"/>
                  <w:szCs w:val="24"/>
                </w:rPr>
                <w:t>0.65 (0.25-1.05)</w:t>
              </w:r>
            </w:ins>
          </w:p>
        </w:tc>
        <w:tc>
          <w:tcPr>
            <w:tcW w:w="1276" w:type="dxa"/>
            <w:noWrap/>
            <w:hideMark/>
            <w:tcPrChange w:id="1424" w:author="Clayton Lamb" w:date="2023-08-18T09:23:00Z">
              <w:tcPr>
                <w:tcW w:w="1276" w:type="dxa"/>
                <w:noWrap/>
                <w:hideMark/>
              </w:tcPr>
            </w:tcPrChange>
          </w:tcPr>
          <w:p w14:paraId="7A154D58" w14:textId="77777777" w:rsidR="009811F7" w:rsidRPr="009811F7" w:rsidRDefault="009811F7" w:rsidP="009811F7">
            <w:pPr>
              <w:rPr>
                <w:ins w:id="1425" w:author="Clayton Lamb" w:date="2023-08-18T09:20:00Z"/>
                <w:rFonts w:ascii="Calibri" w:hAnsi="Calibri" w:cs="Calibri"/>
                <w:color w:val="000000"/>
                <w:sz w:val="24"/>
                <w:szCs w:val="24"/>
              </w:rPr>
            </w:pPr>
            <w:ins w:id="1426" w:author="Clayton Lamb" w:date="2023-08-18T09:20:00Z">
              <w:r w:rsidRPr="009811F7">
                <w:rPr>
                  <w:rFonts w:ascii="Calibri" w:hAnsi="Calibri" w:cs="Calibri"/>
                  <w:color w:val="000000"/>
                  <w:sz w:val="24"/>
                  <w:szCs w:val="24"/>
                </w:rPr>
                <w:t>33 (2015-2021)</w:t>
              </w:r>
            </w:ins>
          </w:p>
        </w:tc>
        <w:tc>
          <w:tcPr>
            <w:tcW w:w="1843" w:type="dxa"/>
            <w:noWrap/>
            <w:hideMark/>
            <w:tcPrChange w:id="1427" w:author="Clayton Lamb" w:date="2023-08-18T09:23:00Z">
              <w:tcPr>
                <w:tcW w:w="1843" w:type="dxa"/>
                <w:noWrap/>
                <w:hideMark/>
              </w:tcPr>
            </w:tcPrChange>
          </w:tcPr>
          <w:p w14:paraId="1E451697" w14:textId="77777777" w:rsidR="009811F7" w:rsidRPr="009811F7" w:rsidRDefault="009811F7" w:rsidP="009811F7">
            <w:pPr>
              <w:rPr>
                <w:ins w:id="1428" w:author="Clayton Lamb" w:date="2023-08-18T09:20:00Z"/>
                <w:rFonts w:ascii="Calibri" w:hAnsi="Calibri" w:cs="Calibri"/>
                <w:color w:val="000000"/>
                <w:sz w:val="24"/>
                <w:szCs w:val="24"/>
              </w:rPr>
            </w:pPr>
            <w:ins w:id="1429" w:author="Clayton Lamb" w:date="2023-08-18T09:20:00Z">
              <w:r w:rsidRPr="009811F7">
                <w:rPr>
                  <w:rFonts w:ascii="Calibri" w:hAnsi="Calibri" w:cs="Calibri"/>
                  <w:color w:val="000000"/>
                  <w:sz w:val="24"/>
                  <w:szCs w:val="24"/>
                </w:rPr>
                <w:t>0.6 (0.31-0.89)</w:t>
              </w:r>
            </w:ins>
          </w:p>
        </w:tc>
        <w:tc>
          <w:tcPr>
            <w:tcW w:w="1843" w:type="dxa"/>
            <w:noWrap/>
            <w:hideMark/>
            <w:tcPrChange w:id="1430" w:author="Clayton Lamb" w:date="2023-08-18T09:23:00Z">
              <w:tcPr>
                <w:tcW w:w="1843" w:type="dxa"/>
                <w:noWrap/>
                <w:hideMark/>
              </w:tcPr>
            </w:tcPrChange>
          </w:tcPr>
          <w:p w14:paraId="5B806ECD" w14:textId="77777777" w:rsidR="009811F7" w:rsidRPr="009811F7" w:rsidRDefault="009811F7" w:rsidP="009811F7">
            <w:pPr>
              <w:rPr>
                <w:ins w:id="1431" w:author="Clayton Lamb" w:date="2023-08-18T09:20:00Z"/>
                <w:rFonts w:ascii="Calibri" w:hAnsi="Calibri" w:cs="Calibri"/>
                <w:color w:val="000000"/>
                <w:sz w:val="24"/>
                <w:szCs w:val="24"/>
              </w:rPr>
            </w:pPr>
            <w:ins w:id="1432" w:author="Clayton Lamb" w:date="2023-08-18T09:20:00Z">
              <w:r w:rsidRPr="009811F7">
                <w:rPr>
                  <w:rFonts w:ascii="Calibri" w:hAnsi="Calibri" w:cs="Calibri"/>
                  <w:color w:val="000000"/>
                  <w:sz w:val="24"/>
                  <w:szCs w:val="24"/>
                </w:rPr>
                <w:t>0.64 (0.27-1)</w:t>
              </w:r>
            </w:ins>
          </w:p>
        </w:tc>
      </w:tr>
      <w:tr w:rsidR="009811F7" w:rsidRPr="009811F7" w14:paraId="2FFB6D46" w14:textId="77777777" w:rsidTr="009811F7">
        <w:trPr>
          <w:trHeight w:val="320"/>
          <w:ins w:id="1433" w:author="Clayton Lamb" w:date="2023-08-18T09:20:00Z"/>
          <w:trPrChange w:id="1434" w:author="Clayton Lamb" w:date="2023-08-18T09:23:00Z">
            <w:trPr>
              <w:trHeight w:val="320"/>
            </w:trPr>
          </w:trPrChange>
        </w:trPr>
        <w:tc>
          <w:tcPr>
            <w:tcW w:w="1134" w:type="dxa"/>
            <w:noWrap/>
            <w:hideMark/>
            <w:tcPrChange w:id="1435" w:author="Clayton Lamb" w:date="2023-08-18T09:23:00Z">
              <w:tcPr>
                <w:tcW w:w="1134" w:type="dxa"/>
                <w:noWrap/>
                <w:hideMark/>
              </w:tcPr>
            </w:tcPrChange>
          </w:tcPr>
          <w:p w14:paraId="314E2111" w14:textId="77777777" w:rsidR="009811F7" w:rsidRPr="009811F7" w:rsidRDefault="009811F7" w:rsidP="009811F7">
            <w:pPr>
              <w:rPr>
                <w:ins w:id="1436" w:author="Clayton Lamb" w:date="2023-08-18T09:20:00Z"/>
                <w:rFonts w:ascii="Calibri" w:hAnsi="Calibri" w:cs="Calibri"/>
                <w:color w:val="000000"/>
                <w:sz w:val="24"/>
                <w:szCs w:val="24"/>
              </w:rPr>
            </w:pPr>
            <w:ins w:id="1437" w:author="Clayton Lamb" w:date="2023-08-18T09:20:00Z">
              <w:r w:rsidRPr="009811F7">
                <w:rPr>
                  <w:rFonts w:ascii="Calibri" w:hAnsi="Calibri" w:cs="Calibri"/>
                  <w:color w:val="000000"/>
                  <w:sz w:val="24"/>
                  <w:szCs w:val="24"/>
                </w:rPr>
                <w:t>Nutrition</w:t>
              </w:r>
            </w:ins>
          </w:p>
        </w:tc>
        <w:tc>
          <w:tcPr>
            <w:tcW w:w="993" w:type="dxa"/>
            <w:noWrap/>
            <w:hideMark/>
            <w:tcPrChange w:id="1438" w:author="Clayton Lamb" w:date="2023-08-18T09:23:00Z">
              <w:tcPr>
                <w:tcW w:w="993" w:type="dxa"/>
                <w:noWrap/>
                <w:hideMark/>
              </w:tcPr>
            </w:tcPrChange>
          </w:tcPr>
          <w:p w14:paraId="1D574C50" w14:textId="77777777" w:rsidR="009811F7" w:rsidRPr="009811F7" w:rsidRDefault="009811F7" w:rsidP="009811F7">
            <w:pPr>
              <w:rPr>
                <w:ins w:id="1439" w:author="Clayton Lamb" w:date="2023-08-18T09:20:00Z"/>
                <w:rFonts w:ascii="Calibri" w:hAnsi="Calibri" w:cs="Calibri"/>
                <w:color w:val="000000"/>
                <w:sz w:val="24"/>
                <w:szCs w:val="24"/>
              </w:rPr>
            </w:pPr>
            <w:ins w:id="1440" w:author="Clayton Lamb" w:date="2023-08-18T09:20:00Z">
              <w:r w:rsidRPr="009811F7">
                <w:rPr>
                  <w:rFonts w:ascii="Calibri" w:hAnsi="Calibri" w:cs="Calibri"/>
                  <w:color w:val="000000"/>
                  <w:sz w:val="24"/>
                  <w:szCs w:val="24"/>
                </w:rPr>
                <w:t>fecal pellets</w:t>
              </w:r>
            </w:ins>
          </w:p>
        </w:tc>
        <w:tc>
          <w:tcPr>
            <w:tcW w:w="1134" w:type="dxa"/>
            <w:noWrap/>
            <w:hideMark/>
            <w:tcPrChange w:id="1441" w:author="Clayton Lamb" w:date="2023-08-18T09:23:00Z">
              <w:tcPr>
                <w:tcW w:w="1134" w:type="dxa"/>
                <w:noWrap/>
                <w:hideMark/>
              </w:tcPr>
            </w:tcPrChange>
          </w:tcPr>
          <w:p w14:paraId="39176950" w14:textId="77777777" w:rsidR="009811F7" w:rsidRPr="009811F7" w:rsidRDefault="009811F7" w:rsidP="009811F7">
            <w:pPr>
              <w:rPr>
                <w:ins w:id="1442" w:author="Clayton Lamb" w:date="2023-08-18T09:20:00Z"/>
                <w:rFonts w:ascii="Calibri" w:hAnsi="Calibri" w:cs="Calibri"/>
                <w:color w:val="000000"/>
                <w:sz w:val="24"/>
                <w:szCs w:val="24"/>
              </w:rPr>
            </w:pPr>
            <w:ins w:id="1443" w:author="Clayton Lamb" w:date="2023-08-18T09:20:00Z">
              <w:r w:rsidRPr="009811F7">
                <w:rPr>
                  <w:rFonts w:ascii="Calibri" w:hAnsi="Calibri" w:cs="Calibri"/>
                  <w:color w:val="000000"/>
                  <w:sz w:val="24"/>
                  <w:szCs w:val="24"/>
                </w:rPr>
                <w:t>penning season</w:t>
              </w:r>
            </w:ins>
          </w:p>
        </w:tc>
        <w:tc>
          <w:tcPr>
            <w:tcW w:w="1984" w:type="dxa"/>
            <w:noWrap/>
            <w:hideMark/>
            <w:tcPrChange w:id="1444" w:author="Clayton Lamb" w:date="2023-08-18T09:23:00Z">
              <w:tcPr>
                <w:tcW w:w="1842" w:type="dxa"/>
                <w:noWrap/>
                <w:hideMark/>
              </w:tcPr>
            </w:tcPrChange>
          </w:tcPr>
          <w:p w14:paraId="522FEA25" w14:textId="77777777" w:rsidR="009811F7" w:rsidRPr="009811F7" w:rsidRDefault="009811F7" w:rsidP="009811F7">
            <w:pPr>
              <w:rPr>
                <w:ins w:id="1445" w:author="Clayton Lamb" w:date="2023-08-18T09:20:00Z"/>
                <w:rFonts w:ascii="Calibri" w:hAnsi="Calibri" w:cs="Calibri"/>
                <w:color w:val="000000"/>
                <w:sz w:val="24"/>
                <w:szCs w:val="24"/>
              </w:rPr>
            </w:pPr>
            <w:ins w:id="1446" w:author="Clayton Lamb" w:date="2023-08-18T09:20:00Z">
              <w:r w:rsidRPr="009811F7">
                <w:rPr>
                  <w:rFonts w:ascii="Calibri" w:hAnsi="Calibri" w:cs="Calibri"/>
                  <w:color w:val="000000"/>
                  <w:sz w:val="24"/>
                  <w:szCs w:val="24"/>
                </w:rPr>
                <w:t>Fecal nitrogen (%)</w:t>
              </w:r>
            </w:ins>
          </w:p>
        </w:tc>
        <w:tc>
          <w:tcPr>
            <w:tcW w:w="1276" w:type="dxa"/>
            <w:noWrap/>
            <w:hideMark/>
            <w:tcPrChange w:id="1447" w:author="Clayton Lamb" w:date="2023-08-18T09:23:00Z">
              <w:tcPr>
                <w:tcW w:w="1276" w:type="dxa"/>
                <w:noWrap/>
                <w:hideMark/>
              </w:tcPr>
            </w:tcPrChange>
          </w:tcPr>
          <w:p w14:paraId="13365D3E" w14:textId="77777777" w:rsidR="009811F7" w:rsidRPr="009811F7" w:rsidRDefault="009811F7" w:rsidP="009811F7">
            <w:pPr>
              <w:rPr>
                <w:ins w:id="1448" w:author="Clayton Lamb" w:date="2023-08-18T09:20:00Z"/>
                <w:rFonts w:ascii="Calibri" w:hAnsi="Calibri" w:cs="Calibri"/>
                <w:color w:val="000000"/>
                <w:sz w:val="24"/>
                <w:szCs w:val="24"/>
              </w:rPr>
            </w:pPr>
            <w:ins w:id="1449" w:author="Clayton Lamb" w:date="2023-08-18T09:20:00Z">
              <w:r w:rsidRPr="009811F7">
                <w:rPr>
                  <w:rFonts w:ascii="Calibri" w:hAnsi="Calibri" w:cs="Calibri"/>
                  <w:color w:val="000000"/>
                  <w:sz w:val="24"/>
                  <w:szCs w:val="24"/>
                </w:rPr>
                <w:t>210 (2017-2019)</w:t>
              </w:r>
            </w:ins>
          </w:p>
        </w:tc>
        <w:tc>
          <w:tcPr>
            <w:tcW w:w="1984" w:type="dxa"/>
            <w:noWrap/>
            <w:hideMark/>
            <w:tcPrChange w:id="1450" w:author="Clayton Lamb" w:date="2023-08-18T09:23:00Z">
              <w:tcPr>
                <w:tcW w:w="1984" w:type="dxa"/>
                <w:noWrap/>
                <w:hideMark/>
              </w:tcPr>
            </w:tcPrChange>
          </w:tcPr>
          <w:p w14:paraId="27A3D829" w14:textId="77777777" w:rsidR="009811F7" w:rsidRPr="009811F7" w:rsidRDefault="009811F7" w:rsidP="009811F7">
            <w:pPr>
              <w:rPr>
                <w:ins w:id="1451" w:author="Clayton Lamb" w:date="2023-08-18T09:20:00Z"/>
                <w:rFonts w:ascii="Calibri" w:hAnsi="Calibri" w:cs="Calibri"/>
                <w:color w:val="000000"/>
                <w:sz w:val="24"/>
                <w:szCs w:val="24"/>
              </w:rPr>
            </w:pPr>
            <w:ins w:id="1452" w:author="Clayton Lamb" w:date="2023-08-18T09:20:00Z">
              <w:r w:rsidRPr="009811F7">
                <w:rPr>
                  <w:rFonts w:ascii="Calibri" w:hAnsi="Calibri" w:cs="Calibri"/>
                  <w:color w:val="000000"/>
                  <w:sz w:val="24"/>
                  <w:szCs w:val="24"/>
                </w:rPr>
                <w:t>2.4 (1.11-3.69)</w:t>
              </w:r>
            </w:ins>
          </w:p>
        </w:tc>
        <w:tc>
          <w:tcPr>
            <w:tcW w:w="1276" w:type="dxa"/>
            <w:noWrap/>
            <w:hideMark/>
            <w:tcPrChange w:id="1453" w:author="Clayton Lamb" w:date="2023-08-18T09:23:00Z">
              <w:tcPr>
                <w:tcW w:w="1276" w:type="dxa"/>
                <w:noWrap/>
                <w:hideMark/>
              </w:tcPr>
            </w:tcPrChange>
          </w:tcPr>
          <w:p w14:paraId="53A85F0E" w14:textId="77777777" w:rsidR="009811F7" w:rsidRPr="009811F7" w:rsidRDefault="009811F7" w:rsidP="009811F7">
            <w:pPr>
              <w:rPr>
                <w:ins w:id="1454" w:author="Clayton Lamb" w:date="2023-08-18T09:20:00Z"/>
                <w:rFonts w:ascii="Calibri" w:hAnsi="Calibri" w:cs="Calibri"/>
                <w:color w:val="000000"/>
                <w:sz w:val="24"/>
                <w:szCs w:val="24"/>
              </w:rPr>
            </w:pPr>
            <w:ins w:id="1455" w:author="Clayton Lamb" w:date="2023-08-18T09:20:00Z">
              <w:r w:rsidRPr="009811F7">
                <w:rPr>
                  <w:rFonts w:ascii="Calibri" w:hAnsi="Calibri" w:cs="Calibri"/>
                  <w:color w:val="000000"/>
                  <w:sz w:val="24"/>
                  <w:szCs w:val="24"/>
                </w:rPr>
                <w:t>258 (2016-2019)</w:t>
              </w:r>
            </w:ins>
          </w:p>
        </w:tc>
        <w:tc>
          <w:tcPr>
            <w:tcW w:w="1843" w:type="dxa"/>
            <w:noWrap/>
            <w:hideMark/>
            <w:tcPrChange w:id="1456" w:author="Clayton Lamb" w:date="2023-08-18T09:23:00Z">
              <w:tcPr>
                <w:tcW w:w="1843" w:type="dxa"/>
                <w:noWrap/>
                <w:hideMark/>
              </w:tcPr>
            </w:tcPrChange>
          </w:tcPr>
          <w:p w14:paraId="7D5384D5" w14:textId="77777777" w:rsidR="009811F7" w:rsidRPr="009811F7" w:rsidRDefault="009811F7" w:rsidP="009811F7">
            <w:pPr>
              <w:rPr>
                <w:ins w:id="1457" w:author="Clayton Lamb" w:date="2023-08-18T09:20:00Z"/>
                <w:rFonts w:ascii="Calibri" w:hAnsi="Calibri" w:cs="Calibri"/>
                <w:color w:val="000000"/>
                <w:sz w:val="24"/>
                <w:szCs w:val="24"/>
              </w:rPr>
            </w:pPr>
            <w:ins w:id="1458" w:author="Clayton Lamb" w:date="2023-08-18T09:20:00Z">
              <w:r w:rsidRPr="009811F7">
                <w:rPr>
                  <w:rFonts w:ascii="Calibri" w:hAnsi="Calibri" w:cs="Calibri"/>
                  <w:color w:val="000000"/>
                  <w:sz w:val="24"/>
                  <w:szCs w:val="24"/>
                </w:rPr>
                <w:t>2.9 (1.77-4.03)</w:t>
              </w:r>
            </w:ins>
          </w:p>
        </w:tc>
        <w:tc>
          <w:tcPr>
            <w:tcW w:w="1843" w:type="dxa"/>
            <w:noWrap/>
            <w:hideMark/>
            <w:tcPrChange w:id="1459" w:author="Clayton Lamb" w:date="2023-08-18T09:23:00Z">
              <w:tcPr>
                <w:tcW w:w="1843" w:type="dxa"/>
                <w:noWrap/>
                <w:hideMark/>
              </w:tcPr>
            </w:tcPrChange>
          </w:tcPr>
          <w:p w14:paraId="081BDD0A" w14:textId="77777777" w:rsidR="009811F7" w:rsidRPr="009811F7" w:rsidRDefault="009811F7" w:rsidP="009811F7">
            <w:pPr>
              <w:rPr>
                <w:ins w:id="1460" w:author="Clayton Lamb" w:date="2023-08-18T09:20:00Z"/>
                <w:rFonts w:ascii="Calibri" w:hAnsi="Calibri" w:cs="Calibri"/>
                <w:color w:val="000000"/>
                <w:sz w:val="24"/>
                <w:szCs w:val="24"/>
              </w:rPr>
            </w:pPr>
            <w:ins w:id="1461" w:author="Clayton Lamb" w:date="2023-08-18T09:20:00Z">
              <w:r w:rsidRPr="009811F7">
                <w:rPr>
                  <w:rFonts w:ascii="Calibri" w:hAnsi="Calibri" w:cs="Calibri"/>
                  <w:color w:val="000000"/>
                  <w:sz w:val="24"/>
                  <w:szCs w:val="24"/>
                </w:rPr>
                <w:t>2.7 (1.44-3.96)</w:t>
              </w:r>
            </w:ins>
          </w:p>
        </w:tc>
      </w:tr>
      <w:tr w:rsidR="009811F7" w:rsidRPr="009811F7" w14:paraId="27CD3F62" w14:textId="77777777" w:rsidTr="009811F7">
        <w:trPr>
          <w:trHeight w:val="320"/>
          <w:ins w:id="1462" w:author="Clayton Lamb" w:date="2023-08-18T09:20:00Z"/>
          <w:trPrChange w:id="1463" w:author="Clayton Lamb" w:date="2023-08-18T09:23:00Z">
            <w:trPr>
              <w:trHeight w:val="320"/>
            </w:trPr>
          </w:trPrChange>
        </w:trPr>
        <w:tc>
          <w:tcPr>
            <w:tcW w:w="1134" w:type="dxa"/>
            <w:noWrap/>
            <w:hideMark/>
            <w:tcPrChange w:id="1464" w:author="Clayton Lamb" w:date="2023-08-18T09:23:00Z">
              <w:tcPr>
                <w:tcW w:w="1134" w:type="dxa"/>
                <w:noWrap/>
                <w:hideMark/>
              </w:tcPr>
            </w:tcPrChange>
          </w:tcPr>
          <w:p w14:paraId="5B9BE973" w14:textId="77777777" w:rsidR="009811F7" w:rsidRPr="009811F7" w:rsidRDefault="009811F7" w:rsidP="009811F7">
            <w:pPr>
              <w:rPr>
                <w:ins w:id="1465" w:author="Clayton Lamb" w:date="2023-08-18T09:20:00Z"/>
                <w:rFonts w:ascii="Calibri" w:hAnsi="Calibri" w:cs="Calibri"/>
                <w:color w:val="000000"/>
                <w:sz w:val="24"/>
                <w:szCs w:val="24"/>
              </w:rPr>
            </w:pPr>
            <w:ins w:id="1466" w:author="Clayton Lamb" w:date="2023-08-18T09:20:00Z">
              <w:r w:rsidRPr="009811F7">
                <w:rPr>
                  <w:rFonts w:ascii="Calibri" w:hAnsi="Calibri" w:cs="Calibri"/>
                  <w:color w:val="000000"/>
                  <w:sz w:val="24"/>
                  <w:szCs w:val="24"/>
                </w:rPr>
                <w:t>Inflammation</w:t>
              </w:r>
            </w:ins>
          </w:p>
        </w:tc>
        <w:tc>
          <w:tcPr>
            <w:tcW w:w="993" w:type="dxa"/>
            <w:noWrap/>
            <w:hideMark/>
            <w:tcPrChange w:id="1467" w:author="Clayton Lamb" w:date="2023-08-18T09:23:00Z">
              <w:tcPr>
                <w:tcW w:w="993" w:type="dxa"/>
                <w:noWrap/>
                <w:hideMark/>
              </w:tcPr>
            </w:tcPrChange>
          </w:tcPr>
          <w:p w14:paraId="0757C483" w14:textId="77777777" w:rsidR="009811F7" w:rsidRPr="009811F7" w:rsidRDefault="009811F7" w:rsidP="009811F7">
            <w:pPr>
              <w:rPr>
                <w:ins w:id="1468" w:author="Clayton Lamb" w:date="2023-08-18T09:20:00Z"/>
                <w:rFonts w:ascii="Calibri" w:hAnsi="Calibri" w:cs="Calibri"/>
                <w:color w:val="000000"/>
                <w:sz w:val="24"/>
                <w:szCs w:val="24"/>
              </w:rPr>
            </w:pPr>
            <w:ins w:id="1469" w:author="Clayton Lamb" w:date="2023-08-18T09:20:00Z">
              <w:r w:rsidRPr="009811F7">
                <w:rPr>
                  <w:rFonts w:ascii="Calibri" w:hAnsi="Calibri" w:cs="Calibri"/>
                  <w:color w:val="000000"/>
                  <w:sz w:val="24"/>
                  <w:szCs w:val="24"/>
                </w:rPr>
                <w:t>blood serum</w:t>
              </w:r>
            </w:ins>
          </w:p>
        </w:tc>
        <w:tc>
          <w:tcPr>
            <w:tcW w:w="1134" w:type="dxa"/>
            <w:noWrap/>
            <w:hideMark/>
            <w:tcPrChange w:id="1470" w:author="Clayton Lamb" w:date="2023-08-18T09:23:00Z">
              <w:tcPr>
                <w:tcW w:w="1134" w:type="dxa"/>
                <w:noWrap/>
                <w:hideMark/>
              </w:tcPr>
            </w:tcPrChange>
          </w:tcPr>
          <w:p w14:paraId="4D1A8000" w14:textId="77777777" w:rsidR="009811F7" w:rsidRPr="009811F7" w:rsidRDefault="009811F7" w:rsidP="009811F7">
            <w:pPr>
              <w:rPr>
                <w:ins w:id="1471" w:author="Clayton Lamb" w:date="2023-08-18T09:20:00Z"/>
                <w:rFonts w:ascii="Calibri" w:hAnsi="Calibri" w:cs="Calibri"/>
                <w:color w:val="000000"/>
                <w:sz w:val="24"/>
                <w:szCs w:val="24"/>
              </w:rPr>
            </w:pPr>
            <w:ins w:id="1472" w:author="Clayton Lamb" w:date="2023-08-18T09:20:00Z">
              <w:r w:rsidRPr="009811F7">
                <w:rPr>
                  <w:rFonts w:ascii="Calibri" w:hAnsi="Calibri" w:cs="Calibri"/>
                  <w:color w:val="000000"/>
                  <w:sz w:val="24"/>
                  <w:szCs w:val="24"/>
                </w:rPr>
                <w:t>at capture</w:t>
              </w:r>
            </w:ins>
          </w:p>
        </w:tc>
        <w:tc>
          <w:tcPr>
            <w:tcW w:w="1984" w:type="dxa"/>
            <w:noWrap/>
            <w:hideMark/>
            <w:tcPrChange w:id="1473" w:author="Clayton Lamb" w:date="2023-08-18T09:23:00Z">
              <w:tcPr>
                <w:tcW w:w="1842" w:type="dxa"/>
                <w:noWrap/>
                <w:hideMark/>
              </w:tcPr>
            </w:tcPrChange>
          </w:tcPr>
          <w:p w14:paraId="0CAD5280" w14:textId="77777777" w:rsidR="009811F7" w:rsidRPr="009811F7" w:rsidRDefault="009811F7" w:rsidP="009811F7">
            <w:pPr>
              <w:rPr>
                <w:ins w:id="1474" w:author="Clayton Lamb" w:date="2023-08-18T09:20:00Z"/>
                <w:rFonts w:ascii="Calibri" w:hAnsi="Calibri" w:cs="Calibri"/>
                <w:color w:val="000000"/>
                <w:sz w:val="24"/>
                <w:szCs w:val="24"/>
              </w:rPr>
            </w:pPr>
            <w:ins w:id="1475" w:author="Clayton Lamb" w:date="2023-08-18T09:20:00Z">
              <w:r w:rsidRPr="009811F7">
                <w:rPr>
                  <w:rFonts w:ascii="Calibri" w:hAnsi="Calibri" w:cs="Calibri"/>
                  <w:color w:val="000000"/>
                  <w:sz w:val="24"/>
                  <w:szCs w:val="24"/>
                </w:rPr>
                <w:t>Haptoglobin (g/L)</w:t>
              </w:r>
            </w:ins>
          </w:p>
        </w:tc>
        <w:tc>
          <w:tcPr>
            <w:tcW w:w="1276" w:type="dxa"/>
            <w:noWrap/>
            <w:hideMark/>
            <w:tcPrChange w:id="1476" w:author="Clayton Lamb" w:date="2023-08-18T09:23:00Z">
              <w:tcPr>
                <w:tcW w:w="1276" w:type="dxa"/>
                <w:noWrap/>
                <w:hideMark/>
              </w:tcPr>
            </w:tcPrChange>
          </w:tcPr>
          <w:p w14:paraId="7042AB73" w14:textId="77777777" w:rsidR="009811F7" w:rsidRPr="009811F7" w:rsidRDefault="009811F7" w:rsidP="009811F7">
            <w:pPr>
              <w:rPr>
                <w:ins w:id="1477" w:author="Clayton Lamb" w:date="2023-08-18T09:20:00Z"/>
                <w:rFonts w:ascii="Calibri" w:hAnsi="Calibri" w:cs="Calibri"/>
                <w:color w:val="000000"/>
                <w:sz w:val="24"/>
                <w:szCs w:val="24"/>
              </w:rPr>
            </w:pPr>
            <w:ins w:id="1478" w:author="Clayton Lamb" w:date="2023-08-18T09:20:00Z">
              <w:r w:rsidRPr="009811F7">
                <w:rPr>
                  <w:rFonts w:ascii="Calibri" w:hAnsi="Calibri" w:cs="Calibri"/>
                  <w:color w:val="000000"/>
                  <w:sz w:val="24"/>
                  <w:szCs w:val="24"/>
                </w:rPr>
                <w:t>70 (2014-2021)</w:t>
              </w:r>
            </w:ins>
          </w:p>
        </w:tc>
        <w:tc>
          <w:tcPr>
            <w:tcW w:w="1984" w:type="dxa"/>
            <w:noWrap/>
            <w:hideMark/>
            <w:tcPrChange w:id="1479" w:author="Clayton Lamb" w:date="2023-08-18T09:23:00Z">
              <w:tcPr>
                <w:tcW w:w="1984" w:type="dxa"/>
                <w:noWrap/>
                <w:hideMark/>
              </w:tcPr>
            </w:tcPrChange>
          </w:tcPr>
          <w:p w14:paraId="48B84866" w14:textId="77777777" w:rsidR="009811F7" w:rsidRPr="009811F7" w:rsidRDefault="009811F7" w:rsidP="009811F7">
            <w:pPr>
              <w:rPr>
                <w:ins w:id="1480" w:author="Clayton Lamb" w:date="2023-08-18T09:20:00Z"/>
                <w:rFonts w:ascii="Calibri" w:hAnsi="Calibri" w:cs="Calibri"/>
                <w:color w:val="000000"/>
                <w:sz w:val="24"/>
                <w:szCs w:val="24"/>
              </w:rPr>
            </w:pPr>
            <w:ins w:id="1481" w:author="Clayton Lamb" w:date="2023-08-18T09:20:00Z">
              <w:r w:rsidRPr="009811F7">
                <w:rPr>
                  <w:rFonts w:ascii="Calibri" w:hAnsi="Calibri" w:cs="Calibri"/>
                  <w:color w:val="000000"/>
                  <w:sz w:val="24"/>
                  <w:szCs w:val="24"/>
                </w:rPr>
                <w:t>0.26 (0-0.57)</w:t>
              </w:r>
            </w:ins>
          </w:p>
        </w:tc>
        <w:tc>
          <w:tcPr>
            <w:tcW w:w="1276" w:type="dxa"/>
            <w:noWrap/>
            <w:hideMark/>
            <w:tcPrChange w:id="1482" w:author="Clayton Lamb" w:date="2023-08-18T09:23:00Z">
              <w:tcPr>
                <w:tcW w:w="1276" w:type="dxa"/>
                <w:noWrap/>
                <w:hideMark/>
              </w:tcPr>
            </w:tcPrChange>
          </w:tcPr>
          <w:p w14:paraId="60BE4100" w14:textId="77777777" w:rsidR="009811F7" w:rsidRPr="009811F7" w:rsidRDefault="009811F7" w:rsidP="009811F7">
            <w:pPr>
              <w:rPr>
                <w:ins w:id="1483" w:author="Clayton Lamb" w:date="2023-08-18T09:20:00Z"/>
                <w:rFonts w:ascii="Calibri" w:hAnsi="Calibri" w:cs="Calibri"/>
                <w:color w:val="000000"/>
                <w:sz w:val="24"/>
                <w:szCs w:val="24"/>
              </w:rPr>
            </w:pPr>
            <w:ins w:id="1484" w:author="Clayton Lamb" w:date="2023-08-18T09:20:00Z">
              <w:r w:rsidRPr="009811F7">
                <w:rPr>
                  <w:rFonts w:ascii="Calibri" w:hAnsi="Calibri" w:cs="Calibri"/>
                  <w:color w:val="000000"/>
                  <w:sz w:val="24"/>
                  <w:szCs w:val="24"/>
                </w:rPr>
                <w:t>32 (2015-2021)</w:t>
              </w:r>
            </w:ins>
          </w:p>
        </w:tc>
        <w:tc>
          <w:tcPr>
            <w:tcW w:w="1843" w:type="dxa"/>
            <w:noWrap/>
            <w:hideMark/>
            <w:tcPrChange w:id="1485" w:author="Clayton Lamb" w:date="2023-08-18T09:23:00Z">
              <w:tcPr>
                <w:tcW w:w="1843" w:type="dxa"/>
                <w:noWrap/>
                <w:hideMark/>
              </w:tcPr>
            </w:tcPrChange>
          </w:tcPr>
          <w:p w14:paraId="7DD095EE" w14:textId="77777777" w:rsidR="009811F7" w:rsidRPr="009811F7" w:rsidRDefault="009811F7" w:rsidP="009811F7">
            <w:pPr>
              <w:rPr>
                <w:ins w:id="1486" w:author="Clayton Lamb" w:date="2023-08-18T09:20:00Z"/>
                <w:rFonts w:ascii="Calibri" w:hAnsi="Calibri" w:cs="Calibri"/>
                <w:color w:val="000000"/>
                <w:sz w:val="24"/>
                <w:szCs w:val="24"/>
              </w:rPr>
            </w:pPr>
            <w:ins w:id="1487" w:author="Clayton Lamb" w:date="2023-08-18T09:20:00Z">
              <w:r w:rsidRPr="009811F7">
                <w:rPr>
                  <w:rFonts w:ascii="Calibri" w:hAnsi="Calibri" w:cs="Calibri"/>
                  <w:color w:val="000000"/>
                  <w:sz w:val="24"/>
                  <w:szCs w:val="24"/>
                </w:rPr>
                <w:t>0.24 (0.08-0.4)</w:t>
              </w:r>
            </w:ins>
          </w:p>
        </w:tc>
        <w:tc>
          <w:tcPr>
            <w:tcW w:w="1843" w:type="dxa"/>
            <w:noWrap/>
            <w:hideMark/>
            <w:tcPrChange w:id="1488" w:author="Clayton Lamb" w:date="2023-08-18T09:23:00Z">
              <w:tcPr>
                <w:tcW w:w="1843" w:type="dxa"/>
                <w:noWrap/>
                <w:hideMark/>
              </w:tcPr>
            </w:tcPrChange>
          </w:tcPr>
          <w:p w14:paraId="4614D21B" w14:textId="77777777" w:rsidR="009811F7" w:rsidRPr="009811F7" w:rsidRDefault="009811F7" w:rsidP="009811F7">
            <w:pPr>
              <w:rPr>
                <w:ins w:id="1489" w:author="Clayton Lamb" w:date="2023-08-18T09:20:00Z"/>
                <w:rFonts w:ascii="Calibri" w:hAnsi="Calibri" w:cs="Calibri"/>
                <w:color w:val="000000"/>
                <w:sz w:val="24"/>
                <w:szCs w:val="24"/>
              </w:rPr>
            </w:pPr>
            <w:ins w:id="1490" w:author="Clayton Lamb" w:date="2023-08-18T09:20:00Z">
              <w:r w:rsidRPr="009811F7">
                <w:rPr>
                  <w:rFonts w:ascii="Calibri" w:hAnsi="Calibri" w:cs="Calibri"/>
                  <w:color w:val="000000"/>
                  <w:sz w:val="24"/>
                  <w:szCs w:val="24"/>
                </w:rPr>
                <w:t>0.25 (0-0.53)</w:t>
              </w:r>
            </w:ins>
          </w:p>
        </w:tc>
      </w:tr>
      <w:tr w:rsidR="009811F7" w:rsidRPr="009811F7" w14:paraId="10B84B16" w14:textId="77777777" w:rsidTr="009811F7">
        <w:trPr>
          <w:trHeight w:val="320"/>
          <w:ins w:id="1491" w:author="Clayton Lamb" w:date="2023-08-18T09:20:00Z"/>
          <w:trPrChange w:id="1492" w:author="Clayton Lamb" w:date="2023-08-18T09:23:00Z">
            <w:trPr>
              <w:trHeight w:val="320"/>
            </w:trPr>
          </w:trPrChange>
        </w:trPr>
        <w:tc>
          <w:tcPr>
            <w:tcW w:w="1134" w:type="dxa"/>
            <w:noWrap/>
            <w:hideMark/>
            <w:tcPrChange w:id="1493" w:author="Clayton Lamb" w:date="2023-08-18T09:23:00Z">
              <w:tcPr>
                <w:tcW w:w="1134" w:type="dxa"/>
                <w:noWrap/>
                <w:hideMark/>
              </w:tcPr>
            </w:tcPrChange>
          </w:tcPr>
          <w:p w14:paraId="080569D2" w14:textId="77777777" w:rsidR="009811F7" w:rsidRPr="009811F7" w:rsidRDefault="009811F7" w:rsidP="009811F7">
            <w:pPr>
              <w:rPr>
                <w:ins w:id="1494" w:author="Clayton Lamb" w:date="2023-08-18T09:20:00Z"/>
                <w:rFonts w:ascii="Calibri" w:hAnsi="Calibri" w:cs="Calibri"/>
                <w:color w:val="000000"/>
                <w:sz w:val="24"/>
                <w:szCs w:val="24"/>
              </w:rPr>
            </w:pPr>
            <w:ins w:id="1495" w:author="Clayton Lamb" w:date="2023-08-18T09:20:00Z">
              <w:r w:rsidRPr="009811F7">
                <w:rPr>
                  <w:rFonts w:ascii="Calibri" w:hAnsi="Calibri" w:cs="Calibri"/>
                  <w:color w:val="000000"/>
                  <w:sz w:val="24"/>
                  <w:szCs w:val="24"/>
                </w:rPr>
                <w:t>Stress</w:t>
              </w:r>
            </w:ins>
          </w:p>
        </w:tc>
        <w:tc>
          <w:tcPr>
            <w:tcW w:w="993" w:type="dxa"/>
            <w:noWrap/>
            <w:hideMark/>
            <w:tcPrChange w:id="1496" w:author="Clayton Lamb" w:date="2023-08-18T09:23:00Z">
              <w:tcPr>
                <w:tcW w:w="993" w:type="dxa"/>
                <w:noWrap/>
                <w:hideMark/>
              </w:tcPr>
            </w:tcPrChange>
          </w:tcPr>
          <w:p w14:paraId="52B96140" w14:textId="77777777" w:rsidR="009811F7" w:rsidRPr="009811F7" w:rsidRDefault="009811F7" w:rsidP="009811F7">
            <w:pPr>
              <w:rPr>
                <w:ins w:id="1497" w:author="Clayton Lamb" w:date="2023-08-18T09:20:00Z"/>
                <w:rFonts w:ascii="Calibri" w:hAnsi="Calibri" w:cs="Calibri"/>
                <w:color w:val="000000"/>
                <w:sz w:val="24"/>
                <w:szCs w:val="24"/>
              </w:rPr>
            </w:pPr>
            <w:ins w:id="1498" w:author="Clayton Lamb" w:date="2023-08-18T09:20:00Z">
              <w:r w:rsidRPr="009811F7">
                <w:rPr>
                  <w:rFonts w:ascii="Calibri" w:hAnsi="Calibri" w:cs="Calibri"/>
                  <w:color w:val="000000"/>
                  <w:sz w:val="24"/>
                  <w:szCs w:val="24"/>
                </w:rPr>
                <w:t>hair</w:t>
              </w:r>
            </w:ins>
          </w:p>
        </w:tc>
        <w:tc>
          <w:tcPr>
            <w:tcW w:w="1134" w:type="dxa"/>
            <w:noWrap/>
            <w:hideMark/>
            <w:tcPrChange w:id="1499" w:author="Clayton Lamb" w:date="2023-08-18T09:23:00Z">
              <w:tcPr>
                <w:tcW w:w="1134" w:type="dxa"/>
                <w:noWrap/>
                <w:hideMark/>
              </w:tcPr>
            </w:tcPrChange>
          </w:tcPr>
          <w:p w14:paraId="2CD4A46D" w14:textId="77777777" w:rsidR="009811F7" w:rsidRPr="009811F7" w:rsidRDefault="009811F7" w:rsidP="009811F7">
            <w:pPr>
              <w:rPr>
                <w:ins w:id="1500" w:author="Clayton Lamb" w:date="2023-08-18T09:20:00Z"/>
                <w:rFonts w:ascii="Calibri" w:hAnsi="Calibri" w:cs="Calibri"/>
                <w:color w:val="000000"/>
                <w:sz w:val="24"/>
                <w:szCs w:val="24"/>
              </w:rPr>
            </w:pPr>
            <w:ins w:id="1501" w:author="Clayton Lamb" w:date="2023-08-18T09:20:00Z">
              <w:r w:rsidRPr="009811F7">
                <w:rPr>
                  <w:rFonts w:ascii="Calibri" w:hAnsi="Calibri" w:cs="Calibri"/>
                  <w:color w:val="000000"/>
                  <w:sz w:val="24"/>
                  <w:szCs w:val="24"/>
                </w:rPr>
                <w:t>at capture</w:t>
              </w:r>
            </w:ins>
          </w:p>
        </w:tc>
        <w:tc>
          <w:tcPr>
            <w:tcW w:w="1984" w:type="dxa"/>
            <w:noWrap/>
            <w:hideMark/>
            <w:tcPrChange w:id="1502" w:author="Clayton Lamb" w:date="2023-08-18T09:23:00Z">
              <w:tcPr>
                <w:tcW w:w="1842" w:type="dxa"/>
                <w:noWrap/>
                <w:hideMark/>
              </w:tcPr>
            </w:tcPrChange>
          </w:tcPr>
          <w:p w14:paraId="74B4AAB5" w14:textId="77777777" w:rsidR="009811F7" w:rsidRPr="009811F7" w:rsidRDefault="009811F7" w:rsidP="009811F7">
            <w:pPr>
              <w:rPr>
                <w:ins w:id="1503" w:author="Clayton Lamb" w:date="2023-08-18T09:20:00Z"/>
                <w:rFonts w:ascii="Calibri" w:hAnsi="Calibri" w:cs="Calibri"/>
                <w:color w:val="000000"/>
                <w:sz w:val="24"/>
                <w:szCs w:val="24"/>
              </w:rPr>
            </w:pPr>
            <w:ins w:id="1504" w:author="Clayton Lamb" w:date="2023-08-18T09:20:00Z">
              <w:r w:rsidRPr="009811F7">
                <w:rPr>
                  <w:rFonts w:ascii="Calibri" w:hAnsi="Calibri" w:cs="Calibri"/>
                  <w:color w:val="000000"/>
                  <w:sz w:val="24"/>
                  <w:szCs w:val="24"/>
                </w:rPr>
                <w:t>Hair cortisol (</w:t>
              </w:r>
              <w:proofErr w:type="spellStart"/>
              <w:r w:rsidRPr="009811F7">
                <w:rPr>
                  <w:rFonts w:ascii="Calibri" w:hAnsi="Calibri" w:cs="Calibri"/>
                  <w:color w:val="000000"/>
                  <w:sz w:val="24"/>
                  <w:szCs w:val="24"/>
                </w:rPr>
                <w:t>pg</w:t>
              </w:r>
              <w:proofErr w:type="spellEnd"/>
              <w:r w:rsidRPr="009811F7">
                <w:rPr>
                  <w:rFonts w:ascii="Calibri" w:hAnsi="Calibri" w:cs="Calibri"/>
                  <w:color w:val="000000"/>
                  <w:sz w:val="24"/>
                  <w:szCs w:val="24"/>
                </w:rPr>
                <w:t>/mg)</w:t>
              </w:r>
            </w:ins>
          </w:p>
        </w:tc>
        <w:tc>
          <w:tcPr>
            <w:tcW w:w="1276" w:type="dxa"/>
            <w:noWrap/>
            <w:hideMark/>
            <w:tcPrChange w:id="1505" w:author="Clayton Lamb" w:date="2023-08-18T09:23:00Z">
              <w:tcPr>
                <w:tcW w:w="1276" w:type="dxa"/>
                <w:noWrap/>
                <w:hideMark/>
              </w:tcPr>
            </w:tcPrChange>
          </w:tcPr>
          <w:p w14:paraId="5205DC09" w14:textId="77777777" w:rsidR="009811F7" w:rsidRPr="009811F7" w:rsidRDefault="009811F7" w:rsidP="009811F7">
            <w:pPr>
              <w:rPr>
                <w:ins w:id="1506" w:author="Clayton Lamb" w:date="2023-08-18T09:20:00Z"/>
                <w:rFonts w:ascii="Calibri" w:hAnsi="Calibri" w:cs="Calibri"/>
                <w:color w:val="000000"/>
                <w:sz w:val="24"/>
                <w:szCs w:val="24"/>
              </w:rPr>
            </w:pPr>
            <w:ins w:id="1507" w:author="Clayton Lamb" w:date="2023-08-18T09:20:00Z">
              <w:r w:rsidRPr="009811F7">
                <w:rPr>
                  <w:rFonts w:ascii="Calibri" w:hAnsi="Calibri" w:cs="Calibri"/>
                  <w:color w:val="000000"/>
                  <w:sz w:val="24"/>
                  <w:szCs w:val="24"/>
                </w:rPr>
                <w:t>72 (2014-2021)</w:t>
              </w:r>
            </w:ins>
          </w:p>
        </w:tc>
        <w:tc>
          <w:tcPr>
            <w:tcW w:w="1984" w:type="dxa"/>
            <w:noWrap/>
            <w:hideMark/>
            <w:tcPrChange w:id="1508" w:author="Clayton Lamb" w:date="2023-08-18T09:23:00Z">
              <w:tcPr>
                <w:tcW w:w="1984" w:type="dxa"/>
                <w:noWrap/>
                <w:hideMark/>
              </w:tcPr>
            </w:tcPrChange>
          </w:tcPr>
          <w:p w14:paraId="45D72FE4" w14:textId="77777777" w:rsidR="009811F7" w:rsidRPr="009811F7" w:rsidRDefault="009811F7" w:rsidP="009811F7">
            <w:pPr>
              <w:rPr>
                <w:ins w:id="1509" w:author="Clayton Lamb" w:date="2023-08-18T09:20:00Z"/>
                <w:rFonts w:ascii="Calibri" w:hAnsi="Calibri" w:cs="Calibri"/>
                <w:color w:val="000000"/>
                <w:sz w:val="24"/>
                <w:szCs w:val="24"/>
              </w:rPr>
            </w:pPr>
            <w:ins w:id="1510" w:author="Clayton Lamb" w:date="2023-08-18T09:20:00Z">
              <w:r w:rsidRPr="009811F7">
                <w:rPr>
                  <w:rFonts w:ascii="Calibri" w:hAnsi="Calibri" w:cs="Calibri"/>
                  <w:color w:val="000000"/>
                  <w:sz w:val="24"/>
                  <w:szCs w:val="24"/>
                </w:rPr>
                <w:t>4.96 (0-15.57)</w:t>
              </w:r>
            </w:ins>
          </w:p>
        </w:tc>
        <w:tc>
          <w:tcPr>
            <w:tcW w:w="1276" w:type="dxa"/>
            <w:noWrap/>
            <w:hideMark/>
            <w:tcPrChange w:id="1511" w:author="Clayton Lamb" w:date="2023-08-18T09:23:00Z">
              <w:tcPr>
                <w:tcW w:w="1276" w:type="dxa"/>
                <w:noWrap/>
                <w:hideMark/>
              </w:tcPr>
            </w:tcPrChange>
          </w:tcPr>
          <w:p w14:paraId="6B5529DF" w14:textId="77777777" w:rsidR="009811F7" w:rsidRPr="009811F7" w:rsidRDefault="009811F7" w:rsidP="009811F7">
            <w:pPr>
              <w:rPr>
                <w:ins w:id="1512" w:author="Clayton Lamb" w:date="2023-08-18T09:20:00Z"/>
                <w:rFonts w:ascii="Calibri" w:hAnsi="Calibri" w:cs="Calibri"/>
                <w:color w:val="000000"/>
                <w:sz w:val="24"/>
                <w:szCs w:val="24"/>
              </w:rPr>
            </w:pPr>
            <w:ins w:id="1513" w:author="Clayton Lamb" w:date="2023-08-18T09:20:00Z">
              <w:r w:rsidRPr="009811F7">
                <w:rPr>
                  <w:rFonts w:ascii="Calibri" w:hAnsi="Calibri" w:cs="Calibri"/>
                  <w:color w:val="000000"/>
                  <w:sz w:val="24"/>
                  <w:szCs w:val="24"/>
                </w:rPr>
                <w:t>31 (2015-2021)</w:t>
              </w:r>
            </w:ins>
          </w:p>
        </w:tc>
        <w:tc>
          <w:tcPr>
            <w:tcW w:w="1843" w:type="dxa"/>
            <w:noWrap/>
            <w:hideMark/>
            <w:tcPrChange w:id="1514" w:author="Clayton Lamb" w:date="2023-08-18T09:23:00Z">
              <w:tcPr>
                <w:tcW w:w="1843" w:type="dxa"/>
                <w:noWrap/>
                <w:hideMark/>
              </w:tcPr>
            </w:tcPrChange>
          </w:tcPr>
          <w:p w14:paraId="3D344D5E" w14:textId="77777777" w:rsidR="009811F7" w:rsidRPr="009811F7" w:rsidRDefault="009811F7" w:rsidP="009811F7">
            <w:pPr>
              <w:rPr>
                <w:ins w:id="1515" w:author="Clayton Lamb" w:date="2023-08-18T09:20:00Z"/>
                <w:rFonts w:ascii="Calibri" w:hAnsi="Calibri" w:cs="Calibri"/>
                <w:color w:val="000000"/>
                <w:sz w:val="24"/>
                <w:szCs w:val="24"/>
              </w:rPr>
            </w:pPr>
            <w:ins w:id="1516" w:author="Clayton Lamb" w:date="2023-08-18T09:20:00Z">
              <w:r w:rsidRPr="009811F7">
                <w:rPr>
                  <w:rFonts w:ascii="Calibri" w:hAnsi="Calibri" w:cs="Calibri"/>
                  <w:color w:val="000000"/>
                  <w:sz w:val="24"/>
                  <w:szCs w:val="24"/>
                </w:rPr>
                <w:t>6.29 (0-15.68)</w:t>
              </w:r>
            </w:ins>
          </w:p>
        </w:tc>
        <w:tc>
          <w:tcPr>
            <w:tcW w:w="1843" w:type="dxa"/>
            <w:noWrap/>
            <w:hideMark/>
            <w:tcPrChange w:id="1517" w:author="Clayton Lamb" w:date="2023-08-18T09:23:00Z">
              <w:tcPr>
                <w:tcW w:w="1843" w:type="dxa"/>
                <w:noWrap/>
                <w:hideMark/>
              </w:tcPr>
            </w:tcPrChange>
          </w:tcPr>
          <w:p w14:paraId="1A88E4A5" w14:textId="77777777" w:rsidR="009811F7" w:rsidRPr="009811F7" w:rsidRDefault="009811F7" w:rsidP="009811F7">
            <w:pPr>
              <w:rPr>
                <w:ins w:id="1518" w:author="Clayton Lamb" w:date="2023-08-18T09:20:00Z"/>
                <w:rFonts w:ascii="Calibri" w:hAnsi="Calibri" w:cs="Calibri"/>
                <w:color w:val="000000"/>
                <w:sz w:val="24"/>
                <w:szCs w:val="24"/>
              </w:rPr>
            </w:pPr>
            <w:ins w:id="1519" w:author="Clayton Lamb" w:date="2023-08-18T09:20:00Z">
              <w:r w:rsidRPr="009811F7">
                <w:rPr>
                  <w:rFonts w:ascii="Calibri" w:hAnsi="Calibri" w:cs="Calibri"/>
                  <w:color w:val="000000"/>
                  <w:sz w:val="24"/>
                  <w:szCs w:val="24"/>
                </w:rPr>
                <w:t>5.42 (0-15.64)</w:t>
              </w:r>
            </w:ins>
          </w:p>
        </w:tc>
      </w:tr>
      <w:tr w:rsidR="009811F7" w:rsidRPr="009811F7" w14:paraId="2ECB4AAC" w14:textId="77777777" w:rsidTr="009811F7">
        <w:trPr>
          <w:trHeight w:val="320"/>
          <w:ins w:id="1520" w:author="Clayton Lamb" w:date="2023-08-18T09:20:00Z"/>
          <w:trPrChange w:id="1521" w:author="Clayton Lamb" w:date="2023-08-18T09:23:00Z">
            <w:trPr>
              <w:trHeight w:val="320"/>
            </w:trPr>
          </w:trPrChange>
        </w:trPr>
        <w:tc>
          <w:tcPr>
            <w:tcW w:w="1134" w:type="dxa"/>
            <w:noWrap/>
            <w:hideMark/>
            <w:tcPrChange w:id="1522" w:author="Clayton Lamb" w:date="2023-08-18T09:23:00Z">
              <w:tcPr>
                <w:tcW w:w="1134" w:type="dxa"/>
                <w:noWrap/>
                <w:hideMark/>
              </w:tcPr>
            </w:tcPrChange>
          </w:tcPr>
          <w:p w14:paraId="092546DD" w14:textId="77777777" w:rsidR="009811F7" w:rsidRPr="009811F7" w:rsidRDefault="009811F7" w:rsidP="009811F7">
            <w:pPr>
              <w:rPr>
                <w:ins w:id="1523" w:author="Clayton Lamb" w:date="2023-08-18T09:20:00Z"/>
                <w:rFonts w:ascii="Calibri" w:hAnsi="Calibri" w:cs="Calibri"/>
                <w:color w:val="000000"/>
                <w:sz w:val="24"/>
                <w:szCs w:val="24"/>
              </w:rPr>
            </w:pPr>
            <w:ins w:id="1524" w:author="Clayton Lamb" w:date="2023-08-18T09:20:00Z">
              <w:r w:rsidRPr="009811F7">
                <w:rPr>
                  <w:rFonts w:ascii="Calibri" w:hAnsi="Calibri" w:cs="Calibri"/>
                  <w:color w:val="000000"/>
                  <w:sz w:val="24"/>
                  <w:szCs w:val="24"/>
                </w:rPr>
                <w:t>Stress</w:t>
              </w:r>
            </w:ins>
          </w:p>
        </w:tc>
        <w:tc>
          <w:tcPr>
            <w:tcW w:w="993" w:type="dxa"/>
            <w:noWrap/>
            <w:hideMark/>
            <w:tcPrChange w:id="1525" w:author="Clayton Lamb" w:date="2023-08-18T09:23:00Z">
              <w:tcPr>
                <w:tcW w:w="993" w:type="dxa"/>
                <w:noWrap/>
                <w:hideMark/>
              </w:tcPr>
            </w:tcPrChange>
          </w:tcPr>
          <w:p w14:paraId="761C44C7" w14:textId="77777777" w:rsidR="009811F7" w:rsidRPr="009811F7" w:rsidRDefault="009811F7" w:rsidP="009811F7">
            <w:pPr>
              <w:rPr>
                <w:ins w:id="1526" w:author="Clayton Lamb" w:date="2023-08-18T09:20:00Z"/>
                <w:rFonts w:ascii="Calibri" w:hAnsi="Calibri" w:cs="Calibri"/>
                <w:color w:val="000000"/>
                <w:sz w:val="24"/>
                <w:szCs w:val="24"/>
              </w:rPr>
            </w:pPr>
            <w:ins w:id="1527" w:author="Clayton Lamb" w:date="2023-08-18T09:20:00Z">
              <w:r w:rsidRPr="009811F7">
                <w:rPr>
                  <w:rFonts w:ascii="Calibri" w:hAnsi="Calibri" w:cs="Calibri"/>
                  <w:color w:val="000000"/>
                  <w:sz w:val="24"/>
                  <w:szCs w:val="24"/>
                </w:rPr>
                <w:t>fecal pellets</w:t>
              </w:r>
            </w:ins>
          </w:p>
        </w:tc>
        <w:tc>
          <w:tcPr>
            <w:tcW w:w="1134" w:type="dxa"/>
            <w:noWrap/>
            <w:hideMark/>
            <w:tcPrChange w:id="1528" w:author="Clayton Lamb" w:date="2023-08-18T09:23:00Z">
              <w:tcPr>
                <w:tcW w:w="1134" w:type="dxa"/>
                <w:noWrap/>
                <w:hideMark/>
              </w:tcPr>
            </w:tcPrChange>
          </w:tcPr>
          <w:p w14:paraId="358784D9" w14:textId="77777777" w:rsidR="009811F7" w:rsidRPr="009811F7" w:rsidRDefault="009811F7" w:rsidP="009811F7">
            <w:pPr>
              <w:rPr>
                <w:ins w:id="1529" w:author="Clayton Lamb" w:date="2023-08-18T09:20:00Z"/>
                <w:rFonts w:ascii="Calibri" w:hAnsi="Calibri" w:cs="Calibri"/>
                <w:color w:val="000000"/>
                <w:sz w:val="24"/>
                <w:szCs w:val="24"/>
              </w:rPr>
            </w:pPr>
            <w:ins w:id="1530" w:author="Clayton Lamb" w:date="2023-08-18T09:20:00Z">
              <w:r w:rsidRPr="009811F7">
                <w:rPr>
                  <w:rFonts w:ascii="Calibri" w:hAnsi="Calibri" w:cs="Calibri"/>
                  <w:color w:val="000000"/>
                  <w:sz w:val="24"/>
                  <w:szCs w:val="24"/>
                </w:rPr>
                <w:t>penning season</w:t>
              </w:r>
            </w:ins>
          </w:p>
        </w:tc>
        <w:tc>
          <w:tcPr>
            <w:tcW w:w="1984" w:type="dxa"/>
            <w:noWrap/>
            <w:hideMark/>
            <w:tcPrChange w:id="1531" w:author="Clayton Lamb" w:date="2023-08-18T09:23:00Z">
              <w:tcPr>
                <w:tcW w:w="1842" w:type="dxa"/>
                <w:noWrap/>
                <w:hideMark/>
              </w:tcPr>
            </w:tcPrChange>
          </w:tcPr>
          <w:p w14:paraId="2B004ABB" w14:textId="77777777" w:rsidR="009811F7" w:rsidRPr="009811F7" w:rsidRDefault="009811F7" w:rsidP="009811F7">
            <w:pPr>
              <w:rPr>
                <w:ins w:id="1532" w:author="Clayton Lamb" w:date="2023-08-18T09:20:00Z"/>
                <w:rFonts w:ascii="Calibri" w:hAnsi="Calibri" w:cs="Calibri"/>
                <w:color w:val="000000"/>
                <w:sz w:val="24"/>
                <w:szCs w:val="24"/>
              </w:rPr>
            </w:pPr>
            <w:ins w:id="1533" w:author="Clayton Lamb" w:date="2023-08-18T09:20:00Z">
              <w:r w:rsidRPr="009811F7">
                <w:rPr>
                  <w:rFonts w:ascii="Calibri" w:hAnsi="Calibri" w:cs="Calibri"/>
                  <w:color w:val="000000"/>
                  <w:sz w:val="24"/>
                  <w:szCs w:val="24"/>
                </w:rPr>
                <w:t>FGM (ng/g)</w:t>
              </w:r>
            </w:ins>
          </w:p>
        </w:tc>
        <w:tc>
          <w:tcPr>
            <w:tcW w:w="1276" w:type="dxa"/>
            <w:noWrap/>
            <w:hideMark/>
            <w:tcPrChange w:id="1534" w:author="Clayton Lamb" w:date="2023-08-18T09:23:00Z">
              <w:tcPr>
                <w:tcW w:w="1276" w:type="dxa"/>
                <w:noWrap/>
                <w:hideMark/>
              </w:tcPr>
            </w:tcPrChange>
          </w:tcPr>
          <w:p w14:paraId="453FAFDD" w14:textId="77777777" w:rsidR="009811F7" w:rsidRPr="009811F7" w:rsidRDefault="009811F7" w:rsidP="009811F7">
            <w:pPr>
              <w:rPr>
                <w:ins w:id="1535" w:author="Clayton Lamb" w:date="2023-08-18T09:20:00Z"/>
                <w:rFonts w:ascii="Calibri" w:hAnsi="Calibri" w:cs="Calibri"/>
                <w:color w:val="000000"/>
                <w:sz w:val="24"/>
                <w:szCs w:val="24"/>
              </w:rPr>
            </w:pPr>
            <w:ins w:id="1536" w:author="Clayton Lamb" w:date="2023-08-18T09:20:00Z">
              <w:r w:rsidRPr="009811F7">
                <w:rPr>
                  <w:rFonts w:ascii="Calibri" w:hAnsi="Calibri" w:cs="Calibri"/>
                  <w:color w:val="000000"/>
                  <w:sz w:val="24"/>
                  <w:szCs w:val="24"/>
                </w:rPr>
                <w:t>501 (2017-2019)</w:t>
              </w:r>
            </w:ins>
          </w:p>
        </w:tc>
        <w:tc>
          <w:tcPr>
            <w:tcW w:w="1984" w:type="dxa"/>
            <w:noWrap/>
            <w:hideMark/>
            <w:tcPrChange w:id="1537" w:author="Clayton Lamb" w:date="2023-08-18T09:23:00Z">
              <w:tcPr>
                <w:tcW w:w="1984" w:type="dxa"/>
                <w:noWrap/>
                <w:hideMark/>
              </w:tcPr>
            </w:tcPrChange>
          </w:tcPr>
          <w:p w14:paraId="374A9983" w14:textId="77777777" w:rsidR="009811F7" w:rsidRPr="009811F7" w:rsidRDefault="009811F7" w:rsidP="009811F7">
            <w:pPr>
              <w:rPr>
                <w:ins w:id="1538" w:author="Clayton Lamb" w:date="2023-08-18T09:20:00Z"/>
                <w:rFonts w:ascii="Calibri" w:hAnsi="Calibri" w:cs="Calibri"/>
                <w:color w:val="000000"/>
                <w:sz w:val="24"/>
                <w:szCs w:val="24"/>
              </w:rPr>
            </w:pPr>
            <w:ins w:id="1539" w:author="Clayton Lamb" w:date="2023-08-18T09:20:00Z">
              <w:r w:rsidRPr="009811F7">
                <w:rPr>
                  <w:rFonts w:ascii="Calibri" w:hAnsi="Calibri" w:cs="Calibri"/>
                  <w:color w:val="000000"/>
                  <w:sz w:val="24"/>
                  <w:szCs w:val="24"/>
                </w:rPr>
                <w:t>102.43 (0-534.92)</w:t>
              </w:r>
            </w:ins>
          </w:p>
        </w:tc>
        <w:tc>
          <w:tcPr>
            <w:tcW w:w="1276" w:type="dxa"/>
            <w:noWrap/>
            <w:hideMark/>
            <w:tcPrChange w:id="1540" w:author="Clayton Lamb" w:date="2023-08-18T09:23:00Z">
              <w:tcPr>
                <w:tcW w:w="1276" w:type="dxa"/>
                <w:noWrap/>
                <w:hideMark/>
              </w:tcPr>
            </w:tcPrChange>
          </w:tcPr>
          <w:p w14:paraId="43F00377" w14:textId="77777777" w:rsidR="009811F7" w:rsidRPr="009811F7" w:rsidRDefault="009811F7" w:rsidP="009811F7">
            <w:pPr>
              <w:rPr>
                <w:ins w:id="1541" w:author="Clayton Lamb" w:date="2023-08-18T09:20:00Z"/>
                <w:rFonts w:ascii="Calibri" w:hAnsi="Calibri" w:cs="Calibri"/>
                <w:color w:val="000000"/>
                <w:sz w:val="24"/>
                <w:szCs w:val="24"/>
              </w:rPr>
            </w:pPr>
            <w:ins w:id="1542" w:author="Clayton Lamb" w:date="2023-08-18T09:20:00Z">
              <w:r w:rsidRPr="009811F7">
                <w:rPr>
                  <w:rFonts w:ascii="Calibri" w:hAnsi="Calibri" w:cs="Calibri"/>
                  <w:color w:val="000000"/>
                  <w:sz w:val="24"/>
                  <w:szCs w:val="24"/>
                </w:rPr>
                <w:t>305 (2016-2019)</w:t>
              </w:r>
            </w:ins>
          </w:p>
        </w:tc>
        <w:tc>
          <w:tcPr>
            <w:tcW w:w="1843" w:type="dxa"/>
            <w:noWrap/>
            <w:hideMark/>
            <w:tcPrChange w:id="1543" w:author="Clayton Lamb" w:date="2023-08-18T09:23:00Z">
              <w:tcPr>
                <w:tcW w:w="1843" w:type="dxa"/>
                <w:noWrap/>
                <w:hideMark/>
              </w:tcPr>
            </w:tcPrChange>
          </w:tcPr>
          <w:p w14:paraId="69C1D401" w14:textId="77777777" w:rsidR="009811F7" w:rsidRPr="009811F7" w:rsidRDefault="009811F7" w:rsidP="009811F7">
            <w:pPr>
              <w:rPr>
                <w:ins w:id="1544" w:author="Clayton Lamb" w:date="2023-08-18T09:20:00Z"/>
                <w:rFonts w:ascii="Calibri" w:hAnsi="Calibri" w:cs="Calibri"/>
                <w:color w:val="000000"/>
                <w:sz w:val="24"/>
                <w:szCs w:val="24"/>
              </w:rPr>
            </w:pPr>
            <w:ins w:id="1545" w:author="Clayton Lamb" w:date="2023-08-18T09:20:00Z">
              <w:r w:rsidRPr="009811F7">
                <w:rPr>
                  <w:rFonts w:ascii="Calibri" w:hAnsi="Calibri" w:cs="Calibri"/>
                  <w:color w:val="000000"/>
                  <w:sz w:val="24"/>
                  <w:szCs w:val="24"/>
                </w:rPr>
                <w:t>86.16 (0-347.41)</w:t>
              </w:r>
            </w:ins>
          </w:p>
        </w:tc>
        <w:tc>
          <w:tcPr>
            <w:tcW w:w="1843" w:type="dxa"/>
            <w:noWrap/>
            <w:hideMark/>
            <w:tcPrChange w:id="1546" w:author="Clayton Lamb" w:date="2023-08-18T09:23:00Z">
              <w:tcPr>
                <w:tcW w:w="1843" w:type="dxa"/>
                <w:noWrap/>
                <w:hideMark/>
              </w:tcPr>
            </w:tcPrChange>
          </w:tcPr>
          <w:p w14:paraId="4BEF1A28" w14:textId="77777777" w:rsidR="009811F7" w:rsidRPr="009811F7" w:rsidRDefault="009811F7" w:rsidP="009811F7">
            <w:pPr>
              <w:rPr>
                <w:ins w:id="1547" w:author="Clayton Lamb" w:date="2023-08-18T09:20:00Z"/>
                <w:rFonts w:ascii="Calibri" w:hAnsi="Calibri" w:cs="Calibri"/>
                <w:color w:val="000000"/>
                <w:sz w:val="24"/>
                <w:szCs w:val="24"/>
              </w:rPr>
            </w:pPr>
            <w:ins w:id="1548" w:author="Clayton Lamb" w:date="2023-08-18T09:20:00Z">
              <w:r w:rsidRPr="009811F7">
                <w:rPr>
                  <w:rFonts w:ascii="Calibri" w:hAnsi="Calibri" w:cs="Calibri"/>
                  <w:color w:val="000000"/>
                  <w:sz w:val="24"/>
                  <w:szCs w:val="24"/>
                </w:rPr>
                <w:t>92.88 (0-476.44)</w:t>
              </w:r>
            </w:ins>
          </w:p>
        </w:tc>
      </w:tr>
      <w:tr w:rsidR="009811F7" w:rsidRPr="009811F7" w14:paraId="33D53CB3" w14:textId="77777777" w:rsidTr="009811F7">
        <w:trPr>
          <w:trHeight w:val="320"/>
          <w:ins w:id="1549" w:author="Clayton Lamb" w:date="2023-08-18T09:20:00Z"/>
          <w:trPrChange w:id="1550" w:author="Clayton Lamb" w:date="2023-08-18T09:23:00Z">
            <w:trPr>
              <w:trHeight w:val="320"/>
            </w:trPr>
          </w:trPrChange>
        </w:trPr>
        <w:tc>
          <w:tcPr>
            <w:tcW w:w="1134" w:type="dxa"/>
            <w:noWrap/>
            <w:hideMark/>
            <w:tcPrChange w:id="1551" w:author="Clayton Lamb" w:date="2023-08-18T09:23:00Z">
              <w:tcPr>
                <w:tcW w:w="1134" w:type="dxa"/>
                <w:noWrap/>
                <w:hideMark/>
              </w:tcPr>
            </w:tcPrChange>
          </w:tcPr>
          <w:p w14:paraId="47FC6FAB" w14:textId="77777777" w:rsidR="009811F7" w:rsidRPr="009811F7" w:rsidRDefault="009811F7" w:rsidP="009811F7">
            <w:pPr>
              <w:rPr>
                <w:ins w:id="1552" w:author="Clayton Lamb" w:date="2023-08-18T09:20:00Z"/>
                <w:rFonts w:ascii="Calibri" w:hAnsi="Calibri" w:cs="Calibri"/>
                <w:color w:val="000000"/>
                <w:sz w:val="24"/>
                <w:szCs w:val="24"/>
              </w:rPr>
            </w:pPr>
            <w:ins w:id="1553" w:author="Clayton Lamb" w:date="2023-08-18T09:20:00Z">
              <w:r w:rsidRPr="009811F7">
                <w:rPr>
                  <w:rFonts w:ascii="Calibri" w:hAnsi="Calibri" w:cs="Calibri"/>
                  <w:color w:val="000000"/>
                  <w:sz w:val="24"/>
                  <w:szCs w:val="24"/>
                </w:rPr>
                <w:t>Pathogens</w:t>
              </w:r>
            </w:ins>
          </w:p>
        </w:tc>
        <w:tc>
          <w:tcPr>
            <w:tcW w:w="993" w:type="dxa"/>
            <w:noWrap/>
            <w:hideMark/>
            <w:tcPrChange w:id="1554" w:author="Clayton Lamb" w:date="2023-08-18T09:23:00Z">
              <w:tcPr>
                <w:tcW w:w="993" w:type="dxa"/>
                <w:noWrap/>
                <w:hideMark/>
              </w:tcPr>
            </w:tcPrChange>
          </w:tcPr>
          <w:p w14:paraId="3A54BC07" w14:textId="77777777" w:rsidR="009811F7" w:rsidRPr="009811F7" w:rsidRDefault="009811F7" w:rsidP="009811F7">
            <w:pPr>
              <w:rPr>
                <w:ins w:id="1555" w:author="Clayton Lamb" w:date="2023-08-18T09:20:00Z"/>
                <w:rFonts w:ascii="Calibri" w:hAnsi="Calibri" w:cs="Calibri"/>
                <w:color w:val="000000"/>
                <w:sz w:val="24"/>
                <w:szCs w:val="24"/>
              </w:rPr>
            </w:pPr>
            <w:ins w:id="1556" w:author="Clayton Lamb" w:date="2023-08-18T09:20:00Z">
              <w:r w:rsidRPr="009811F7">
                <w:rPr>
                  <w:rFonts w:ascii="Calibri" w:hAnsi="Calibri" w:cs="Calibri"/>
                  <w:color w:val="000000"/>
                  <w:sz w:val="24"/>
                  <w:szCs w:val="24"/>
                </w:rPr>
                <w:t>blood serum</w:t>
              </w:r>
            </w:ins>
          </w:p>
        </w:tc>
        <w:tc>
          <w:tcPr>
            <w:tcW w:w="1134" w:type="dxa"/>
            <w:noWrap/>
            <w:hideMark/>
            <w:tcPrChange w:id="1557" w:author="Clayton Lamb" w:date="2023-08-18T09:23:00Z">
              <w:tcPr>
                <w:tcW w:w="1134" w:type="dxa"/>
                <w:noWrap/>
                <w:hideMark/>
              </w:tcPr>
            </w:tcPrChange>
          </w:tcPr>
          <w:p w14:paraId="5FBE2844" w14:textId="77777777" w:rsidR="009811F7" w:rsidRPr="009811F7" w:rsidRDefault="009811F7" w:rsidP="009811F7">
            <w:pPr>
              <w:rPr>
                <w:ins w:id="1558" w:author="Clayton Lamb" w:date="2023-08-18T09:20:00Z"/>
                <w:rFonts w:ascii="Calibri" w:hAnsi="Calibri" w:cs="Calibri"/>
                <w:color w:val="000000"/>
                <w:sz w:val="24"/>
                <w:szCs w:val="24"/>
              </w:rPr>
            </w:pPr>
            <w:ins w:id="1559" w:author="Clayton Lamb" w:date="2023-08-18T09:20:00Z">
              <w:r w:rsidRPr="009811F7">
                <w:rPr>
                  <w:rFonts w:ascii="Calibri" w:hAnsi="Calibri" w:cs="Calibri"/>
                  <w:color w:val="000000"/>
                  <w:sz w:val="24"/>
                  <w:szCs w:val="24"/>
                </w:rPr>
                <w:t>at capture</w:t>
              </w:r>
            </w:ins>
          </w:p>
        </w:tc>
        <w:tc>
          <w:tcPr>
            <w:tcW w:w="1984" w:type="dxa"/>
            <w:noWrap/>
            <w:hideMark/>
            <w:tcPrChange w:id="1560" w:author="Clayton Lamb" w:date="2023-08-18T09:23:00Z">
              <w:tcPr>
                <w:tcW w:w="1842" w:type="dxa"/>
                <w:noWrap/>
                <w:hideMark/>
              </w:tcPr>
            </w:tcPrChange>
          </w:tcPr>
          <w:p w14:paraId="1D1B9CBC" w14:textId="77777777" w:rsidR="009811F7" w:rsidRPr="009811F7" w:rsidRDefault="009811F7" w:rsidP="009811F7">
            <w:pPr>
              <w:rPr>
                <w:ins w:id="1561" w:author="Clayton Lamb" w:date="2023-08-18T09:20:00Z"/>
                <w:rFonts w:ascii="Calibri" w:hAnsi="Calibri" w:cs="Calibri"/>
                <w:color w:val="000000"/>
                <w:sz w:val="24"/>
                <w:szCs w:val="24"/>
              </w:rPr>
            </w:pPr>
            <w:proofErr w:type="spellStart"/>
            <w:ins w:id="1562" w:author="Clayton Lamb" w:date="2023-08-18T09:20:00Z">
              <w:r w:rsidRPr="009811F7">
                <w:rPr>
                  <w:rFonts w:ascii="Calibri" w:hAnsi="Calibri" w:cs="Calibri"/>
                  <w:color w:val="000000"/>
                  <w:sz w:val="24"/>
                  <w:szCs w:val="24"/>
                </w:rPr>
                <w:t>Alphaherpesvirus</w:t>
              </w:r>
              <w:proofErr w:type="spellEnd"/>
            </w:ins>
          </w:p>
        </w:tc>
        <w:tc>
          <w:tcPr>
            <w:tcW w:w="1276" w:type="dxa"/>
            <w:noWrap/>
            <w:hideMark/>
            <w:tcPrChange w:id="1563" w:author="Clayton Lamb" w:date="2023-08-18T09:23:00Z">
              <w:tcPr>
                <w:tcW w:w="1276" w:type="dxa"/>
                <w:noWrap/>
                <w:hideMark/>
              </w:tcPr>
            </w:tcPrChange>
          </w:tcPr>
          <w:p w14:paraId="47589E94" w14:textId="77777777" w:rsidR="009811F7" w:rsidRPr="009811F7" w:rsidRDefault="009811F7" w:rsidP="009811F7">
            <w:pPr>
              <w:rPr>
                <w:ins w:id="1564" w:author="Clayton Lamb" w:date="2023-08-18T09:20:00Z"/>
                <w:rFonts w:ascii="Calibri" w:hAnsi="Calibri" w:cs="Calibri"/>
                <w:color w:val="000000"/>
                <w:sz w:val="24"/>
                <w:szCs w:val="24"/>
              </w:rPr>
            </w:pPr>
            <w:ins w:id="1565" w:author="Clayton Lamb" w:date="2023-08-18T09:20:00Z">
              <w:r w:rsidRPr="009811F7">
                <w:rPr>
                  <w:rFonts w:ascii="Calibri" w:hAnsi="Calibri" w:cs="Calibri"/>
                  <w:color w:val="000000"/>
                  <w:sz w:val="24"/>
                  <w:szCs w:val="24"/>
                </w:rPr>
                <w:t>73 (2014-2021)</w:t>
              </w:r>
            </w:ins>
          </w:p>
        </w:tc>
        <w:tc>
          <w:tcPr>
            <w:tcW w:w="1984" w:type="dxa"/>
            <w:noWrap/>
            <w:hideMark/>
            <w:tcPrChange w:id="1566" w:author="Clayton Lamb" w:date="2023-08-18T09:23:00Z">
              <w:tcPr>
                <w:tcW w:w="1984" w:type="dxa"/>
                <w:noWrap/>
                <w:hideMark/>
              </w:tcPr>
            </w:tcPrChange>
          </w:tcPr>
          <w:p w14:paraId="2DC87C24" w14:textId="77777777" w:rsidR="009811F7" w:rsidRPr="009811F7" w:rsidRDefault="009811F7" w:rsidP="009811F7">
            <w:pPr>
              <w:rPr>
                <w:ins w:id="1567" w:author="Clayton Lamb" w:date="2023-08-18T09:20:00Z"/>
                <w:rFonts w:ascii="Calibri" w:hAnsi="Calibri" w:cs="Calibri"/>
                <w:color w:val="000000"/>
                <w:sz w:val="24"/>
                <w:szCs w:val="24"/>
              </w:rPr>
            </w:pPr>
            <w:ins w:id="1568" w:author="Clayton Lamb" w:date="2023-08-18T09:20:00Z">
              <w:r w:rsidRPr="009811F7">
                <w:rPr>
                  <w:rFonts w:ascii="Calibri" w:hAnsi="Calibri" w:cs="Calibri"/>
                  <w:color w:val="000000"/>
                  <w:sz w:val="24"/>
                  <w:szCs w:val="24"/>
                </w:rPr>
                <w:t>0.16 (0.08-0.25)</w:t>
              </w:r>
            </w:ins>
          </w:p>
        </w:tc>
        <w:tc>
          <w:tcPr>
            <w:tcW w:w="1276" w:type="dxa"/>
            <w:noWrap/>
            <w:hideMark/>
            <w:tcPrChange w:id="1569" w:author="Clayton Lamb" w:date="2023-08-18T09:23:00Z">
              <w:tcPr>
                <w:tcW w:w="1276" w:type="dxa"/>
                <w:noWrap/>
                <w:hideMark/>
              </w:tcPr>
            </w:tcPrChange>
          </w:tcPr>
          <w:p w14:paraId="7F4F4BE3" w14:textId="77777777" w:rsidR="009811F7" w:rsidRPr="009811F7" w:rsidRDefault="009811F7" w:rsidP="009811F7">
            <w:pPr>
              <w:rPr>
                <w:ins w:id="1570" w:author="Clayton Lamb" w:date="2023-08-18T09:20:00Z"/>
                <w:rFonts w:ascii="Calibri" w:hAnsi="Calibri" w:cs="Calibri"/>
                <w:color w:val="000000"/>
                <w:sz w:val="24"/>
                <w:szCs w:val="24"/>
              </w:rPr>
            </w:pPr>
            <w:ins w:id="1571" w:author="Clayton Lamb" w:date="2023-08-18T09:20:00Z">
              <w:r w:rsidRPr="009811F7">
                <w:rPr>
                  <w:rFonts w:ascii="Calibri" w:hAnsi="Calibri" w:cs="Calibri"/>
                  <w:color w:val="000000"/>
                  <w:sz w:val="24"/>
                  <w:szCs w:val="24"/>
                </w:rPr>
                <w:t>33 (2015-2021)</w:t>
              </w:r>
            </w:ins>
          </w:p>
        </w:tc>
        <w:tc>
          <w:tcPr>
            <w:tcW w:w="1843" w:type="dxa"/>
            <w:noWrap/>
            <w:hideMark/>
            <w:tcPrChange w:id="1572" w:author="Clayton Lamb" w:date="2023-08-18T09:23:00Z">
              <w:tcPr>
                <w:tcW w:w="1843" w:type="dxa"/>
                <w:noWrap/>
                <w:hideMark/>
              </w:tcPr>
            </w:tcPrChange>
          </w:tcPr>
          <w:p w14:paraId="201F495D" w14:textId="77777777" w:rsidR="009811F7" w:rsidRPr="009811F7" w:rsidRDefault="009811F7" w:rsidP="009811F7">
            <w:pPr>
              <w:rPr>
                <w:ins w:id="1573" w:author="Clayton Lamb" w:date="2023-08-18T09:20:00Z"/>
                <w:rFonts w:ascii="Calibri" w:hAnsi="Calibri" w:cs="Calibri"/>
                <w:color w:val="000000"/>
                <w:sz w:val="24"/>
                <w:szCs w:val="24"/>
              </w:rPr>
            </w:pPr>
            <w:ins w:id="1574" w:author="Clayton Lamb" w:date="2023-08-18T09:20:00Z">
              <w:r w:rsidRPr="009811F7">
                <w:rPr>
                  <w:rFonts w:ascii="Calibri" w:hAnsi="Calibri" w:cs="Calibri"/>
                  <w:color w:val="000000"/>
                  <w:sz w:val="24"/>
                  <w:szCs w:val="24"/>
                </w:rPr>
                <w:t>0.12 (0.01-0.23)</w:t>
              </w:r>
            </w:ins>
          </w:p>
        </w:tc>
        <w:tc>
          <w:tcPr>
            <w:tcW w:w="1843" w:type="dxa"/>
            <w:noWrap/>
            <w:hideMark/>
            <w:tcPrChange w:id="1575" w:author="Clayton Lamb" w:date="2023-08-18T09:23:00Z">
              <w:tcPr>
                <w:tcW w:w="1843" w:type="dxa"/>
                <w:noWrap/>
                <w:hideMark/>
              </w:tcPr>
            </w:tcPrChange>
          </w:tcPr>
          <w:p w14:paraId="6B4E3F09" w14:textId="77777777" w:rsidR="009811F7" w:rsidRPr="009811F7" w:rsidRDefault="009811F7" w:rsidP="009811F7">
            <w:pPr>
              <w:rPr>
                <w:ins w:id="1576" w:author="Clayton Lamb" w:date="2023-08-18T09:20:00Z"/>
                <w:rFonts w:ascii="Calibri" w:hAnsi="Calibri" w:cs="Calibri"/>
                <w:color w:val="000000"/>
                <w:sz w:val="24"/>
                <w:szCs w:val="24"/>
              </w:rPr>
            </w:pPr>
            <w:ins w:id="1577" w:author="Clayton Lamb" w:date="2023-08-18T09:20:00Z">
              <w:r w:rsidRPr="009811F7">
                <w:rPr>
                  <w:rFonts w:ascii="Calibri" w:hAnsi="Calibri" w:cs="Calibri"/>
                  <w:color w:val="000000"/>
                  <w:sz w:val="24"/>
                  <w:szCs w:val="24"/>
                </w:rPr>
                <w:t>0.15 (0.08-0.22)</w:t>
              </w:r>
            </w:ins>
          </w:p>
        </w:tc>
      </w:tr>
      <w:tr w:rsidR="009811F7" w:rsidRPr="009811F7" w14:paraId="6A92D5DA" w14:textId="77777777" w:rsidTr="009811F7">
        <w:trPr>
          <w:trHeight w:val="320"/>
          <w:ins w:id="1578" w:author="Clayton Lamb" w:date="2023-08-18T09:20:00Z"/>
          <w:trPrChange w:id="1579" w:author="Clayton Lamb" w:date="2023-08-18T09:23:00Z">
            <w:trPr>
              <w:trHeight w:val="320"/>
            </w:trPr>
          </w:trPrChange>
        </w:trPr>
        <w:tc>
          <w:tcPr>
            <w:tcW w:w="1134" w:type="dxa"/>
            <w:noWrap/>
            <w:hideMark/>
            <w:tcPrChange w:id="1580" w:author="Clayton Lamb" w:date="2023-08-18T09:23:00Z">
              <w:tcPr>
                <w:tcW w:w="1134" w:type="dxa"/>
                <w:noWrap/>
                <w:hideMark/>
              </w:tcPr>
            </w:tcPrChange>
          </w:tcPr>
          <w:p w14:paraId="16865F3E" w14:textId="77777777" w:rsidR="009811F7" w:rsidRPr="009811F7" w:rsidRDefault="009811F7" w:rsidP="009811F7">
            <w:pPr>
              <w:rPr>
                <w:ins w:id="1581" w:author="Clayton Lamb" w:date="2023-08-18T09:20:00Z"/>
                <w:rFonts w:ascii="Calibri" w:hAnsi="Calibri" w:cs="Calibri"/>
                <w:color w:val="000000"/>
                <w:sz w:val="24"/>
                <w:szCs w:val="24"/>
              </w:rPr>
            </w:pPr>
            <w:ins w:id="1582" w:author="Clayton Lamb" w:date="2023-08-18T09:20:00Z">
              <w:r w:rsidRPr="009811F7">
                <w:rPr>
                  <w:rFonts w:ascii="Calibri" w:hAnsi="Calibri" w:cs="Calibri"/>
                  <w:color w:val="000000"/>
                  <w:sz w:val="24"/>
                  <w:szCs w:val="24"/>
                </w:rPr>
                <w:t>Pathogens</w:t>
              </w:r>
            </w:ins>
          </w:p>
        </w:tc>
        <w:tc>
          <w:tcPr>
            <w:tcW w:w="993" w:type="dxa"/>
            <w:noWrap/>
            <w:hideMark/>
            <w:tcPrChange w:id="1583" w:author="Clayton Lamb" w:date="2023-08-18T09:23:00Z">
              <w:tcPr>
                <w:tcW w:w="993" w:type="dxa"/>
                <w:noWrap/>
                <w:hideMark/>
              </w:tcPr>
            </w:tcPrChange>
          </w:tcPr>
          <w:p w14:paraId="3C009A8D" w14:textId="77777777" w:rsidR="009811F7" w:rsidRPr="009811F7" w:rsidRDefault="009811F7" w:rsidP="009811F7">
            <w:pPr>
              <w:rPr>
                <w:ins w:id="1584" w:author="Clayton Lamb" w:date="2023-08-18T09:20:00Z"/>
                <w:rFonts w:ascii="Calibri" w:hAnsi="Calibri" w:cs="Calibri"/>
                <w:color w:val="000000"/>
                <w:sz w:val="24"/>
                <w:szCs w:val="24"/>
              </w:rPr>
            </w:pPr>
            <w:ins w:id="1585" w:author="Clayton Lamb" w:date="2023-08-18T09:20:00Z">
              <w:r w:rsidRPr="009811F7">
                <w:rPr>
                  <w:rFonts w:ascii="Calibri" w:hAnsi="Calibri" w:cs="Calibri"/>
                  <w:color w:val="000000"/>
                  <w:sz w:val="24"/>
                  <w:szCs w:val="24"/>
                </w:rPr>
                <w:t>blood serum</w:t>
              </w:r>
            </w:ins>
          </w:p>
        </w:tc>
        <w:tc>
          <w:tcPr>
            <w:tcW w:w="1134" w:type="dxa"/>
            <w:noWrap/>
            <w:hideMark/>
            <w:tcPrChange w:id="1586" w:author="Clayton Lamb" w:date="2023-08-18T09:23:00Z">
              <w:tcPr>
                <w:tcW w:w="1134" w:type="dxa"/>
                <w:noWrap/>
                <w:hideMark/>
              </w:tcPr>
            </w:tcPrChange>
          </w:tcPr>
          <w:p w14:paraId="7E35E291" w14:textId="77777777" w:rsidR="009811F7" w:rsidRPr="009811F7" w:rsidRDefault="009811F7" w:rsidP="009811F7">
            <w:pPr>
              <w:rPr>
                <w:ins w:id="1587" w:author="Clayton Lamb" w:date="2023-08-18T09:20:00Z"/>
                <w:rFonts w:ascii="Calibri" w:hAnsi="Calibri" w:cs="Calibri"/>
                <w:color w:val="000000"/>
                <w:sz w:val="24"/>
                <w:szCs w:val="24"/>
              </w:rPr>
            </w:pPr>
            <w:ins w:id="1588" w:author="Clayton Lamb" w:date="2023-08-18T09:20:00Z">
              <w:r w:rsidRPr="009811F7">
                <w:rPr>
                  <w:rFonts w:ascii="Calibri" w:hAnsi="Calibri" w:cs="Calibri"/>
                  <w:color w:val="000000"/>
                  <w:sz w:val="24"/>
                  <w:szCs w:val="24"/>
                </w:rPr>
                <w:t>at capture</w:t>
              </w:r>
            </w:ins>
          </w:p>
        </w:tc>
        <w:tc>
          <w:tcPr>
            <w:tcW w:w="1984" w:type="dxa"/>
            <w:noWrap/>
            <w:hideMark/>
            <w:tcPrChange w:id="1589" w:author="Clayton Lamb" w:date="2023-08-18T09:23:00Z">
              <w:tcPr>
                <w:tcW w:w="1842" w:type="dxa"/>
                <w:noWrap/>
                <w:hideMark/>
              </w:tcPr>
            </w:tcPrChange>
          </w:tcPr>
          <w:p w14:paraId="7441E296" w14:textId="77777777" w:rsidR="009811F7" w:rsidRPr="009811F7" w:rsidRDefault="009811F7" w:rsidP="009811F7">
            <w:pPr>
              <w:rPr>
                <w:ins w:id="1590" w:author="Clayton Lamb" w:date="2023-08-18T09:20:00Z"/>
                <w:rFonts w:ascii="Calibri" w:hAnsi="Calibri" w:cs="Calibri"/>
                <w:color w:val="000000"/>
                <w:sz w:val="24"/>
                <w:szCs w:val="24"/>
              </w:rPr>
            </w:pPr>
            <w:proofErr w:type="spellStart"/>
            <w:ins w:id="1591" w:author="Clayton Lamb" w:date="2023-08-18T09:20:00Z">
              <w:r w:rsidRPr="009811F7">
                <w:rPr>
                  <w:rFonts w:ascii="Calibri" w:hAnsi="Calibri" w:cs="Calibri"/>
                  <w:color w:val="000000"/>
                  <w:sz w:val="24"/>
                  <w:szCs w:val="24"/>
                </w:rPr>
                <w:t>Erysipelothrix</w:t>
              </w:r>
              <w:proofErr w:type="spellEnd"/>
            </w:ins>
          </w:p>
        </w:tc>
        <w:tc>
          <w:tcPr>
            <w:tcW w:w="1276" w:type="dxa"/>
            <w:noWrap/>
            <w:hideMark/>
            <w:tcPrChange w:id="1592" w:author="Clayton Lamb" w:date="2023-08-18T09:23:00Z">
              <w:tcPr>
                <w:tcW w:w="1276" w:type="dxa"/>
                <w:noWrap/>
                <w:hideMark/>
              </w:tcPr>
            </w:tcPrChange>
          </w:tcPr>
          <w:p w14:paraId="1E9E95BF" w14:textId="77777777" w:rsidR="009811F7" w:rsidRPr="009811F7" w:rsidRDefault="009811F7" w:rsidP="009811F7">
            <w:pPr>
              <w:rPr>
                <w:ins w:id="1593" w:author="Clayton Lamb" w:date="2023-08-18T09:20:00Z"/>
                <w:rFonts w:ascii="Calibri" w:hAnsi="Calibri" w:cs="Calibri"/>
                <w:color w:val="000000"/>
                <w:sz w:val="24"/>
                <w:szCs w:val="24"/>
              </w:rPr>
            </w:pPr>
            <w:ins w:id="1594" w:author="Clayton Lamb" w:date="2023-08-18T09:20:00Z">
              <w:r w:rsidRPr="009811F7">
                <w:rPr>
                  <w:rFonts w:ascii="Calibri" w:hAnsi="Calibri" w:cs="Calibri"/>
                  <w:color w:val="000000"/>
                  <w:sz w:val="24"/>
                  <w:szCs w:val="24"/>
                </w:rPr>
                <w:t>74 (2014-2021)</w:t>
              </w:r>
            </w:ins>
          </w:p>
        </w:tc>
        <w:tc>
          <w:tcPr>
            <w:tcW w:w="1984" w:type="dxa"/>
            <w:noWrap/>
            <w:hideMark/>
            <w:tcPrChange w:id="1595" w:author="Clayton Lamb" w:date="2023-08-18T09:23:00Z">
              <w:tcPr>
                <w:tcW w:w="1984" w:type="dxa"/>
                <w:noWrap/>
                <w:hideMark/>
              </w:tcPr>
            </w:tcPrChange>
          </w:tcPr>
          <w:p w14:paraId="44E3809A" w14:textId="77777777" w:rsidR="009811F7" w:rsidRPr="009811F7" w:rsidRDefault="009811F7" w:rsidP="009811F7">
            <w:pPr>
              <w:rPr>
                <w:ins w:id="1596" w:author="Clayton Lamb" w:date="2023-08-18T09:20:00Z"/>
                <w:rFonts w:ascii="Calibri" w:hAnsi="Calibri" w:cs="Calibri"/>
                <w:color w:val="000000"/>
                <w:sz w:val="24"/>
                <w:szCs w:val="24"/>
              </w:rPr>
            </w:pPr>
            <w:ins w:id="1597" w:author="Clayton Lamb" w:date="2023-08-18T09:20:00Z">
              <w:r w:rsidRPr="009811F7">
                <w:rPr>
                  <w:rFonts w:ascii="Calibri" w:hAnsi="Calibri" w:cs="Calibri"/>
                  <w:color w:val="000000"/>
                  <w:sz w:val="24"/>
                  <w:szCs w:val="24"/>
                </w:rPr>
                <w:t>0.47 (0.36-0.59)</w:t>
              </w:r>
            </w:ins>
          </w:p>
        </w:tc>
        <w:tc>
          <w:tcPr>
            <w:tcW w:w="1276" w:type="dxa"/>
            <w:noWrap/>
            <w:hideMark/>
            <w:tcPrChange w:id="1598" w:author="Clayton Lamb" w:date="2023-08-18T09:23:00Z">
              <w:tcPr>
                <w:tcW w:w="1276" w:type="dxa"/>
                <w:noWrap/>
                <w:hideMark/>
              </w:tcPr>
            </w:tcPrChange>
          </w:tcPr>
          <w:p w14:paraId="66C960F8" w14:textId="77777777" w:rsidR="009811F7" w:rsidRPr="009811F7" w:rsidRDefault="009811F7" w:rsidP="009811F7">
            <w:pPr>
              <w:rPr>
                <w:ins w:id="1599" w:author="Clayton Lamb" w:date="2023-08-18T09:20:00Z"/>
                <w:rFonts w:ascii="Calibri" w:hAnsi="Calibri" w:cs="Calibri"/>
                <w:color w:val="000000"/>
                <w:sz w:val="24"/>
                <w:szCs w:val="24"/>
              </w:rPr>
            </w:pPr>
            <w:ins w:id="1600" w:author="Clayton Lamb" w:date="2023-08-18T09:20:00Z">
              <w:r w:rsidRPr="009811F7">
                <w:rPr>
                  <w:rFonts w:ascii="Calibri" w:hAnsi="Calibri" w:cs="Calibri"/>
                  <w:color w:val="000000"/>
                  <w:sz w:val="24"/>
                  <w:szCs w:val="24"/>
                </w:rPr>
                <w:t>34 (2015-2021)</w:t>
              </w:r>
            </w:ins>
          </w:p>
        </w:tc>
        <w:tc>
          <w:tcPr>
            <w:tcW w:w="1843" w:type="dxa"/>
            <w:noWrap/>
            <w:hideMark/>
            <w:tcPrChange w:id="1601" w:author="Clayton Lamb" w:date="2023-08-18T09:23:00Z">
              <w:tcPr>
                <w:tcW w:w="1843" w:type="dxa"/>
                <w:noWrap/>
                <w:hideMark/>
              </w:tcPr>
            </w:tcPrChange>
          </w:tcPr>
          <w:p w14:paraId="5699FFCE" w14:textId="77777777" w:rsidR="009811F7" w:rsidRPr="009811F7" w:rsidRDefault="009811F7" w:rsidP="009811F7">
            <w:pPr>
              <w:rPr>
                <w:ins w:id="1602" w:author="Clayton Lamb" w:date="2023-08-18T09:20:00Z"/>
                <w:rFonts w:ascii="Calibri" w:hAnsi="Calibri" w:cs="Calibri"/>
                <w:color w:val="000000"/>
                <w:sz w:val="24"/>
                <w:szCs w:val="24"/>
              </w:rPr>
            </w:pPr>
            <w:ins w:id="1603" w:author="Clayton Lamb" w:date="2023-08-18T09:20:00Z">
              <w:r w:rsidRPr="009811F7">
                <w:rPr>
                  <w:rFonts w:ascii="Calibri" w:hAnsi="Calibri" w:cs="Calibri"/>
                  <w:color w:val="000000"/>
                  <w:sz w:val="24"/>
                  <w:szCs w:val="24"/>
                </w:rPr>
                <w:t>0.38 (0.22-0.55)</w:t>
              </w:r>
            </w:ins>
          </w:p>
        </w:tc>
        <w:tc>
          <w:tcPr>
            <w:tcW w:w="1843" w:type="dxa"/>
            <w:noWrap/>
            <w:hideMark/>
            <w:tcPrChange w:id="1604" w:author="Clayton Lamb" w:date="2023-08-18T09:23:00Z">
              <w:tcPr>
                <w:tcW w:w="1843" w:type="dxa"/>
                <w:noWrap/>
                <w:hideMark/>
              </w:tcPr>
            </w:tcPrChange>
          </w:tcPr>
          <w:p w14:paraId="6CF76962" w14:textId="77777777" w:rsidR="009811F7" w:rsidRPr="009811F7" w:rsidRDefault="009811F7" w:rsidP="009811F7">
            <w:pPr>
              <w:rPr>
                <w:ins w:id="1605" w:author="Clayton Lamb" w:date="2023-08-18T09:20:00Z"/>
                <w:rFonts w:ascii="Calibri" w:hAnsi="Calibri" w:cs="Calibri"/>
                <w:color w:val="000000"/>
                <w:sz w:val="24"/>
                <w:szCs w:val="24"/>
              </w:rPr>
            </w:pPr>
            <w:ins w:id="1606" w:author="Clayton Lamb" w:date="2023-08-18T09:20:00Z">
              <w:r w:rsidRPr="009811F7">
                <w:rPr>
                  <w:rFonts w:ascii="Calibri" w:hAnsi="Calibri" w:cs="Calibri"/>
                  <w:color w:val="000000"/>
                  <w:sz w:val="24"/>
                  <w:szCs w:val="24"/>
                </w:rPr>
                <w:t>0.44 (0.35-0.54)</w:t>
              </w:r>
            </w:ins>
          </w:p>
        </w:tc>
      </w:tr>
      <w:tr w:rsidR="009811F7" w:rsidRPr="009811F7" w14:paraId="57D6C7E4" w14:textId="77777777" w:rsidTr="009811F7">
        <w:trPr>
          <w:trHeight w:val="320"/>
          <w:ins w:id="1607" w:author="Clayton Lamb" w:date="2023-08-18T09:20:00Z"/>
          <w:trPrChange w:id="1608" w:author="Clayton Lamb" w:date="2023-08-18T09:23:00Z">
            <w:trPr>
              <w:trHeight w:val="320"/>
            </w:trPr>
          </w:trPrChange>
        </w:trPr>
        <w:tc>
          <w:tcPr>
            <w:tcW w:w="1134" w:type="dxa"/>
            <w:noWrap/>
            <w:hideMark/>
            <w:tcPrChange w:id="1609" w:author="Clayton Lamb" w:date="2023-08-18T09:23:00Z">
              <w:tcPr>
                <w:tcW w:w="1134" w:type="dxa"/>
                <w:noWrap/>
                <w:hideMark/>
              </w:tcPr>
            </w:tcPrChange>
          </w:tcPr>
          <w:p w14:paraId="1E22F2C6" w14:textId="77777777" w:rsidR="009811F7" w:rsidRPr="009811F7" w:rsidRDefault="009811F7" w:rsidP="009811F7">
            <w:pPr>
              <w:rPr>
                <w:ins w:id="1610" w:author="Clayton Lamb" w:date="2023-08-18T09:20:00Z"/>
                <w:rFonts w:ascii="Calibri" w:hAnsi="Calibri" w:cs="Calibri"/>
                <w:color w:val="000000"/>
                <w:sz w:val="24"/>
                <w:szCs w:val="24"/>
              </w:rPr>
            </w:pPr>
            <w:ins w:id="1611" w:author="Clayton Lamb" w:date="2023-08-18T09:20:00Z">
              <w:r w:rsidRPr="009811F7">
                <w:rPr>
                  <w:rFonts w:ascii="Calibri" w:hAnsi="Calibri" w:cs="Calibri"/>
                  <w:color w:val="000000"/>
                  <w:sz w:val="24"/>
                  <w:szCs w:val="24"/>
                </w:rPr>
                <w:t>Pathogens</w:t>
              </w:r>
            </w:ins>
          </w:p>
        </w:tc>
        <w:tc>
          <w:tcPr>
            <w:tcW w:w="993" w:type="dxa"/>
            <w:noWrap/>
            <w:hideMark/>
            <w:tcPrChange w:id="1612" w:author="Clayton Lamb" w:date="2023-08-18T09:23:00Z">
              <w:tcPr>
                <w:tcW w:w="993" w:type="dxa"/>
                <w:noWrap/>
                <w:hideMark/>
              </w:tcPr>
            </w:tcPrChange>
          </w:tcPr>
          <w:p w14:paraId="3DC862F5" w14:textId="77777777" w:rsidR="009811F7" w:rsidRPr="009811F7" w:rsidRDefault="009811F7" w:rsidP="009811F7">
            <w:pPr>
              <w:rPr>
                <w:ins w:id="1613" w:author="Clayton Lamb" w:date="2023-08-18T09:20:00Z"/>
                <w:rFonts w:ascii="Calibri" w:hAnsi="Calibri" w:cs="Calibri"/>
                <w:color w:val="000000"/>
                <w:sz w:val="24"/>
                <w:szCs w:val="24"/>
              </w:rPr>
            </w:pPr>
            <w:ins w:id="1614" w:author="Clayton Lamb" w:date="2023-08-18T09:20:00Z">
              <w:r w:rsidRPr="009811F7">
                <w:rPr>
                  <w:rFonts w:ascii="Calibri" w:hAnsi="Calibri" w:cs="Calibri"/>
                  <w:color w:val="000000"/>
                  <w:sz w:val="24"/>
                  <w:szCs w:val="24"/>
                </w:rPr>
                <w:t>blood serum</w:t>
              </w:r>
            </w:ins>
          </w:p>
        </w:tc>
        <w:tc>
          <w:tcPr>
            <w:tcW w:w="1134" w:type="dxa"/>
            <w:noWrap/>
            <w:hideMark/>
            <w:tcPrChange w:id="1615" w:author="Clayton Lamb" w:date="2023-08-18T09:23:00Z">
              <w:tcPr>
                <w:tcW w:w="1134" w:type="dxa"/>
                <w:noWrap/>
                <w:hideMark/>
              </w:tcPr>
            </w:tcPrChange>
          </w:tcPr>
          <w:p w14:paraId="4B89205A" w14:textId="77777777" w:rsidR="009811F7" w:rsidRPr="009811F7" w:rsidRDefault="009811F7" w:rsidP="009811F7">
            <w:pPr>
              <w:rPr>
                <w:ins w:id="1616" w:author="Clayton Lamb" w:date="2023-08-18T09:20:00Z"/>
                <w:rFonts w:ascii="Calibri" w:hAnsi="Calibri" w:cs="Calibri"/>
                <w:color w:val="000000"/>
                <w:sz w:val="24"/>
                <w:szCs w:val="24"/>
              </w:rPr>
            </w:pPr>
            <w:ins w:id="1617" w:author="Clayton Lamb" w:date="2023-08-18T09:20:00Z">
              <w:r w:rsidRPr="009811F7">
                <w:rPr>
                  <w:rFonts w:ascii="Calibri" w:hAnsi="Calibri" w:cs="Calibri"/>
                  <w:color w:val="000000"/>
                  <w:sz w:val="24"/>
                  <w:szCs w:val="24"/>
                </w:rPr>
                <w:t>at capture</w:t>
              </w:r>
            </w:ins>
          </w:p>
        </w:tc>
        <w:tc>
          <w:tcPr>
            <w:tcW w:w="1984" w:type="dxa"/>
            <w:noWrap/>
            <w:hideMark/>
            <w:tcPrChange w:id="1618" w:author="Clayton Lamb" w:date="2023-08-18T09:23:00Z">
              <w:tcPr>
                <w:tcW w:w="1842" w:type="dxa"/>
                <w:noWrap/>
                <w:hideMark/>
              </w:tcPr>
            </w:tcPrChange>
          </w:tcPr>
          <w:p w14:paraId="66AB043F" w14:textId="77777777" w:rsidR="009811F7" w:rsidRPr="009811F7" w:rsidRDefault="009811F7" w:rsidP="009811F7">
            <w:pPr>
              <w:rPr>
                <w:ins w:id="1619" w:author="Clayton Lamb" w:date="2023-08-18T09:20:00Z"/>
                <w:rFonts w:ascii="Calibri" w:hAnsi="Calibri" w:cs="Calibri"/>
                <w:color w:val="000000"/>
                <w:sz w:val="24"/>
                <w:szCs w:val="24"/>
              </w:rPr>
            </w:pPr>
            <w:proofErr w:type="spellStart"/>
            <w:ins w:id="1620" w:author="Clayton Lamb" w:date="2023-08-18T09:20:00Z">
              <w:r w:rsidRPr="009811F7">
                <w:rPr>
                  <w:rFonts w:ascii="Calibri" w:hAnsi="Calibri" w:cs="Calibri"/>
                  <w:color w:val="000000"/>
                  <w:sz w:val="24"/>
                  <w:szCs w:val="24"/>
                </w:rPr>
                <w:t>Neospora</w:t>
              </w:r>
              <w:proofErr w:type="spellEnd"/>
            </w:ins>
          </w:p>
        </w:tc>
        <w:tc>
          <w:tcPr>
            <w:tcW w:w="1276" w:type="dxa"/>
            <w:noWrap/>
            <w:hideMark/>
            <w:tcPrChange w:id="1621" w:author="Clayton Lamb" w:date="2023-08-18T09:23:00Z">
              <w:tcPr>
                <w:tcW w:w="1276" w:type="dxa"/>
                <w:noWrap/>
                <w:hideMark/>
              </w:tcPr>
            </w:tcPrChange>
          </w:tcPr>
          <w:p w14:paraId="49CEBFC6" w14:textId="77777777" w:rsidR="009811F7" w:rsidRPr="009811F7" w:rsidRDefault="009811F7" w:rsidP="009811F7">
            <w:pPr>
              <w:rPr>
                <w:ins w:id="1622" w:author="Clayton Lamb" w:date="2023-08-18T09:20:00Z"/>
                <w:rFonts w:ascii="Calibri" w:hAnsi="Calibri" w:cs="Calibri"/>
                <w:color w:val="000000"/>
                <w:sz w:val="24"/>
                <w:szCs w:val="24"/>
              </w:rPr>
            </w:pPr>
            <w:ins w:id="1623" w:author="Clayton Lamb" w:date="2023-08-18T09:20:00Z">
              <w:r w:rsidRPr="009811F7">
                <w:rPr>
                  <w:rFonts w:ascii="Calibri" w:hAnsi="Calibri" w:cs="Calibri"/>
                  <w:color w:val="000000"/>
                  <w:sz w:val="24"/>
                  <w:szCs w:val="24"/>
                </w:rPr>
                <w:t>74 (2014-2021)</w:t>
              </w:r>
            </w:ins>
          </w:p>
        </w:tc>
        <w:tc>
          <w:tcPr>
            <w:tcW w:w="1984" w:type="dxa"/>
            <w:noWrap/>
            <w:hideMark/>
            <w:tcPrChange w:id="1624" w:author="Clayton Lamb" w:date="2023-08-18T09:23:00Z">
              <w:tcPr>
                <w:tcW w:w="1984" w:type="dxa"/>
                <w:noWrap/>
                <w:hideMark/>
              </w:tcPr>
            </w:tcPrChange>
          </w:tcPr>
          <w:p w14:paraId="1B9FF56F" w14:textId="77777777" w:rsidR="009811F7" w:rsidRPr="009811F7" w:rsidRDefault="009811F7" w:rsidP="009811F7">
            <w:pPr>
              <w:rPr>
                <w:ins w:id="1625" w:author="Clayton Lamb" w:date="2023-08-18T09:20:00Z"/>
                <w:rFonts w:ascii="Calibri" w:hAnsi="Calibri" w:cs="Calibri"/>
                <w:color w:val="000000"/>
                <w:sz w:val="24"/>
                <w:szCs w:val="24"/>
              </w:rPr>
            </w:pPr>
            <w:ins w:id="1626" w:author="Clayton Lamb" w:date="2023-08-18T09:20:00Z">
              <w:r w:rsidRPr="009811F7">
                <w:rPr>
                  <w:rFonts w:ascii="Calibri" w:hAnsi="Calibri" w:cs="Calibri"/>
                  <w:color w:val="000000"/>
                  <w:sz w:val="24"/>
                  <w:szCs w:val="24"/>
                </w:rPr>
                <w:t>0.01 (0-0.04)</w:t>
              </w:r>
            </w:ins>
          </w:p>
        </w:tc>
        <w:tc>
          <w:tcPr>
            <w:tcW w:w="1276" w:type="dxa"/>
            <w:noWrap/>
            <w:hideMark/>
            <w:tcPrChange w:id="1627" w:author="Clayton Lamb" w:date="2023-08-18T09:23:00Z">
              <w:tcPr>
                <w:tcW w:w="1276" w:type="dxa"/>
                <w:noWrap/>
                <w:hideMark/>
              </w:tcPr>
            </w:tcPrChange>
          </w:tcPr>
          <w:p w14:paraId="62976961" w14:textId="77777777" w:rsidR="009811F7" w:rsidRPr="009811F7" w:rsidRDefault="009811F7" w:rsidP="009811F7">
            <w:pPr>
              <w:rPr>
                <w:ins w:id="1628" w:author="Clayton Lamb" w:date="2023-08-18T09:20:00Z"/>
                <w:rFonts w:ascii="Calibri" w:hAnsi="Calibri" w:cs="Calibri"/>
                <w:color w:val="000000"/>
                <w:sz w:val="24"/>
                <w:szCs w:val="24"/>
              </w:rPr>
            </w:pPr>
            <w:ins w:id="1629" w:author="Clayton Lamb" w:date="2023-08-18T09:20:00Z">
              <w:r w:rsidRPr="009811F7">
                <w:rPr>
                  <w:rFonts w:ascii="Calibri" w:hAnsi="Calibri" w:cs="Calibri"/>
                  <w:color w:val="000000"/>
                  <w:sz w:val="24"/>
                  <w:szCs w:val="24"/>
                </w:rPr>
                <w:t>32 (2015-2021)</w:t>
              </w:r>
            </w:ins>
          </w:p>
        </w:tc>
        <w:tc>
          <w:tcPr>
            <w:tcW w:w="1843" w:type="dxa"/>
            <w:noWrap/>
            <w:hideMark/>
            <w:tcPrChange w:id="1630" w:author="Clayton Lamb" w:date="2023-08-18T09:23:00Z">
              <w:tcPr>
                <w:tcW w:w="1843" w:type="dxa"/>
                <w:noWrap/>
                <w:hideMark/>
              </w:tcPr>
            </w:tcPrChange>
          </w:tcPr>
          <w:p w14:paraId="65B2A812" w14:textId="77777777" w:rsidR="009811F7" w:rsidRPr="009811F7" w:rsidRDefault="009811F7" w:rsidP="009811F7">
            <w:pPr>
              <w:rPr>
                <w:ins w:id="1631" w:author="Clayton Lamb" w:date="2023-08-18T09:20:00Z"/>
                <w:rFonts w:ascii="Calibri" w:hAnsi="Calibri" w:cs="Calibri"/>
                <w:color w:val="000000"/>
                <w:sz w:val="24"/>
                <w:szCs w:val="24"/>
              </w:rPr>
            </w:pPr>
            <w:ins w:id="1632" w:author="Clayton Lamb" w:date="2023-08-18T09:20:00Z">
              <w:r w:rsidRPr="009811F7">
                <w:rPr>
                  <w:rFonts w:ascii="Calibri" w:hAnsi="Calibri" w:cs="Calibri"/>
                  <w:color w:val="000000"/>
                  <w:sz w:val="24"/>
                  <w:szCs w:val="24"/>
                </w:rPr>
                <w:t>0.06 (0-0.15)</w:t>
              </w:r>
            </w:ins>
          </w:p>
        </w:tc>
        <w:tc>
          <w:tcPr>
            <w:tcW w:w="1843" w:type="dxa"/>
            <w:noWrap/>
            <w:hideMark/>
            <w:tcPrChange w:id="1633" w:author="Clayton Lamb" w:date="2023-08-18T09:23:00Z">
              <w:tcPr>
                <w:tcW w:w="1843" w:type="dxa"/>
                <w:noWrap/>
                <w:hideMark/>
              </w:tcPr>
            </w:tcPrChange>
          </w:tcPr>
          <w:p w14:paraId="11E6A1B8" w14:textId="77777777" w:rsidR="009811F7" w:rsidRPr="009811F7" w:rsidRDefault="009811F7" w:rsidP="009811F7">
            <w:pPr>
              <w:rPr>
                <w:ins w:id="1634" w:author="Clayton Lamb" w:date="2023-08-18T09:20:00Z"/>
                <w:rFonts w:ascii="Calibri" w:hAnsi="Calibri" w:cs="Calibri"/>
                <w:color w:val="000000"/>
                <w:sz w:val="24"/>
                <w:szCs w:val="24"/>
              </w:rPr>
            </w:pPr>
            <w:ins w:id="1635" w:author="Clayton Lamb" w:date="2023-08-18T09:20:00Z">
              <w:r w:rsidRPr="009811F7">
                <w:rPr>
                  <w:rFonts w:ascii="Calibri" w:hAnsi="Calibri" w:cs="Calibri"/>
                  <w:color w:val="000000"/>
                  <w:sz w:val="24"/>
                  <w:szCs w:val="24"/>
                </w:rPr>
                <w:t>0.03 (0-0.06)</w:t>
              </w:r>
            </w:ins>
          </w:p>
        </w:tc>
      </w:tr>
      <w:tr w:rsidR="009811F7" w:rsidRPr="009811F7" w14:paraId="708775E7" w14:textId="77777777" w:rsidTr="009811F7">
        <w:trPr>
          <w:trHeight w:val="320"/>
          <w:ins w:id="1636" w:author="Clayton Lamb" w:date="2023-08-18T09:20:00Z"/>
          <w:trPrChange w:id="1637" w:author="Clayton Lamb" w:date="2023-08-18T09:23:00Z">
            <w:trPr>
              <w:trHeight w:val="320"/>
            </w:trPr>
          </w:trPrChange>
        </w:trPr>
        <w:tc>
          <w:tcPr>
            <w:tcW w:w="1134" w:type="dxa"/>
            <w:noWrap/>
            <w:hideMark/>
            <w:tcPrChange w:id="1638" w:author="Clayton Lamb" w:date="2023-08-18T09:23:00Z">
              <w:tcPr>
                <w:tcW w:w="1134" w:type="dxa"/>
                <w:noWrap/>
                <w:hideMark/>
              </w:tcPr>
            </w:tcPrChange>
          </w:tcPr>
          <w:p w14:paraId="65BF4A92" w14:textId="77777777" w:rsidR="009811F7" w:rsidRPr="009811F7" w:rsidRDefault="009811F7" w:rsidP="009811F7">
            <w:pPr>
              <w:rPr>
                <w:ins w:id="1639" w:author="Clayton Lamb" w:date="2023-08-18T09:20:00Z"/>
                <w:rFonts w:ascii="Calibri" w:hAnsi="Calibri" w:cs="Calibri"/>
                <w:color w:val="000000"/>
                <w:sz w:val="24"/>
                <w:szCs w:val="24"/>
              </w:rPr>
            </w:pPr>
            <w:ins w:id="1640" w:author="Clayton Lamb" w:date="2023-08-18T09:20:00Z">
              <w:r w:rsidRPr="009811F7">
                <w:rPr>
                  <w:rFonts w:ascii="Calibri" w:hAnsi="Calibri" w:cs="Calibri"/>
                  <w:color w:val="000000"/>
                  <w:sz w:val="24"/>
                  <w:szCs w:val="24"/>
                </w:rPr>
                <w:t>Pathogens</w:t>
              </w:r>
            </w:ins>
          </w:p>
        </w:tc>
        <w:tc>
          <w:tcPr>
            <w:tcW w:w="993" w:type="dxa"/>
            <w:noWrap/>
            <w:hideMark/>
            <w:tcPrChange w:id="1641" w:author="Clayton Lamb" w:date="2023-08-18T09:23:00Z">
              <w:tcPr>
                <w:tcW w:w="993" w:type="dxa"/>
                <w:noWrap/>
                <w:hideMark/>
              </w:tcPr>
            </w:tcPrChange>
          </w:tcPr>
          <w:p w14:paraId="769CAD96" w14:textId="77777777" w:rsidR="009811F7" w:rsidRPr="009811F7" w:rsidRDefault="009811F7" w:rsidP="009811F7">
            <w:pPr>
              <w:rPr>
                <w:ins w:id="1642" w:author="Clayton Lamb" w:date="2023-08-18T09:20:00Z"/>
                <w:rFonts w:ascii="Calibri" w:hAnsi="Calibri" w:cs="Calibri"/>
                <w:color w:val="000000"/>
                <w:sz w:val="24"/>
                <w:szCs w:val="24"/>
              </w:rPr>
            </w:pPr>
            <w:ins w:id="1643" w:author="Clayton Lamb" w:date="2023-08-18T09:20:00Z">
              <w:r w:rsidRPr="009811F7">
                <w:rPr>
                  <w:rFonts w:ascii="Calibri" w:hAnsi="Calibri" w:cs="Calibri"/>
                  <w:color w:val="000000"/>
                  <w:sz w:val="24"/>
                  <w:szCs w:val="24"/>
                </w:rPr>
                <w:t>blood serum</w:t>
              </w:r>
            </w:ins>
          </w:p>
        </w:tc>
        <w:tc>
          <w:tcPr>
            <w:tcW w:w="1134" w:type="dxa"/>
            <w:noWrap/>
            <w:hideMark/>
            <w:tcPrChange w:id="1644" w:author="Clayton Lamb" w:date="2023-08-18T09:23:00Z">
              <w:tcPr>
                <w:tcW w:w="1134" w:type="dxa"/>
                <w:noWrap/>
                <w:hideMark/>
              </w:tcPr>
            </w:tcPrChange>
          </w:tcPr>
          <w:p w14:paraId="73BC3891" w14:textId="77777777" w:rsidR="009811F7" w:rsidRPr="009811F7" w:rsidRDefault="009811F7" w:rsidP="009811F7">
            <w:pPr>
              <w:rPr>
                <w:ins w:id="1645" w:author="Clayton Lamb" w:date="2023-08-18T09:20:00Z"/>
                <w:rFonts w:ascii="Calibri" w:hAnsi="Calibri" w:cs="Calibri"/>
                <w:color w:val="000000"/>
                <w:sz w:val="24"/>
                <w:szCs w:val="24"/>
              </w:rPr>
            </w:pPr>
            <w:ins w:id="1646" w:author="Clayton Lamb" w:date="2023-08-18T09:20:00Z">
              <w:r w:rsidRPr="009811F7">
                <w:rPr>
                  <w:rFonts w:ascii="Calibri" w:hAnsi="Calibri" w:cs="Calibri"/>
                  <w:color w:val="000000"/>
                  <w:sz w:val="24"/>
                  <w:szCs w:val="24"/>
                </w:rPr>
                <w:t>at capture</w:t>
              </w:r>
            </w:ins>
          </w:p>
        </w:tc>
        <w:tc>
          <w:tcPr>
            <w:tcW w:w="1984" w:type="dxa"/>
            <w:noWrap/>
            <w:hideMark/>
            <w:tcPrChange w:id="1647" w:author="Clayton Lamb" w:date="2023-08-18T09:23:00Z">
              <w:tcPr>
                <w:tcW w:w="1842" w:type="dxa"/>
                <w:noWrap/>
                <w:hideMark/>
              </w:tcPr>
            </w:tcPrChange>
          </w:tcPr>
          <w:p w14:paraId="16D3143B" w14:textId="77777777" w:rsidR="009811F7" w:rsidRPr="009811F7" w:rsidRDefault="009811F7" w:rsidP="009811F7">
            <w:pPr>
              <w:rPr>
                <w:ins w:id="1648" w:author="Clayton Lamb" w:date="2023-08-18T09:20:00Z"/>
                <w:rFonts w:ascii="Calibri" w:hAnsi="Calibri" w:cs="Calibri"/>
                <w:color w:val="000000"/>
                <w:sz w:val="24"/>
                <w:szCs w:val="24"/>
              </w:rPr>
            </w:pPr>
            <w:ins w:id="1649" w:author="Clayton Lamb" w:date="2023-08-18T09:20:00Z">
              <w:r w:rsidRPr="009811F7">
                <w:rPr>
                  <w:rFonts w:ascii="Calibri" w:hAnsi="Calibri" w:cs="Calibri"/>
                  <w:color w:val="000000"/>
                  <w:sz w:val="24"/>
                  <w:szCs w:val="24"/>
                </w:rPr>
                <w:t>Toxoplasma</w:t>
              </w:r>
            </w:ins>
          </w:p>
        </w:tc>
        <w:tc>
          <w:tcPr>
            <w:tcW w:w="1276" w:type="dxa"/>
            <w:noWrap/>
            <w:hideMark/>
            <w:tcPrChange w:id="1650" w:author="Clayton Lamb" w:date="2023-08-18T09:23:00Z">
              <w:tcPr>
                <w:tcW w:w="1276" w:type="dxa"/>
                <w:noWrap/>
                <w:hideMark/>
              </w:tcPr>
            </w:tcPrChange>
          </w:tcPr>
          <w:p w14:paraId="3ABBD128" w14:textId="77777777" w:rsidR="009811F7" w:rsidRPr="009811F7" w:rsidRDefault="009811F7" w:rsidP="009811F7">
            <w:pPr>
              <w:rPr>
                <w:ins w:id="1651" w:author="Clayton Lamb" w:date="2023-08-18T09:20:00Z"/>
                <w:rFonts w:ascii="Calibri" w:hAnsi="Calibri" w:cs="Calibri"/>
                <w:color w:val="000000"/>
                <w:sz w:val="24"/>
                <w:szCs w:val="24"/>
              </w:rPr>
            </w:pPr>
            <w:ins w:id="1652" w:author="Clayton Lamb" w:date="2023-08-18T09:20:00Z">
              <w:r w:rsidRPr="009811F7">
                <w:rPr>
                  <w:rFonts w:ascii="Calibri" w:hAnsi="Calibri" w:cs="Calibri"/>
                  <w:color w:val="000000"/>
                  <w:sz w:val="24"/>
                  <w:szCs w:val="24"/>
                </w:rPr>
                <w:t>73 (2014-2021)</w:t>
              </w:r>
            </w:ins>
          </w:p>
        </w:tc>
        <w:tc>
          <w:tcPr>
            <w:tcW w:w="1984" w:type="dxa"/>
            <w:noWrap/>
            <w:hideMark/>
            <w:tcPrChange w:id="1653" w:author="Clayton Lamb" w:date="2023-08-18T09:23:00Z">
              <w:tcPr>
                <w:tcW w:w="1984" w:type="dxa"/>
                <w:noWrap/>
                <w:hideMark/>
              </w:tcPr>
            </w:tcPrChange>
          </w:tcPr>
          <w:p w14:paraId="5253CE70" w14:textId="77777777" w:rsidR="009811F7" w:rsidRPr="009811F7" w:rsidRDefault="009811F7" w:rsidP="009811F7">
            <w:pPr>
              <w:rPr>
                <w:ins w:id="1654" w:author="Clayton Lamb" w:date="2023-08-18T09:20:00Z"/>
                <w:rFonts w:ascii="Calibri" w:hAnsi="Calibri" w:cs="Calibri"/>
                <w:color w:val="000000"/>
                <w:sz w:val="24"/>
                <w:szCs w:val="24"/>
              </w:rPr>
            </w:pPr>
            <w:ins w:id="1655" w:author="Clayton Lamb" w:date="2023-08-18T09:20:00Z">
              <w:r w:rsidRPr="009811F7">
                <w:rPr>
                  <w:rFonts w:ascii="Calibri" w:hAnsi="Calibri" w:cs="Calibri"/>
                  <w:color w:val="000000"/>
                  <w:sz w:val="24"/>
                  <w:szCs w:val="24"/>
                </w:rPr>
                <w:t>0 (0-0)</w:t>
              </w:r>
            </w:ins>
          </w:p>
        </w:tc>
        <w:tc>
          <w:tcPr>
            <w:tcW w:w="1276" w:type="dxa"/>
            <w:noWrap/>
            <w:hideMark/>
            <w:tcPrChange w:id="1656" w:author="Clayton Lamb" w:date="2023-08-18T09:23:00Z">
              <w:tcPr>
                <w:tcW w:w="1276" w:type="dxa"/>
                <w:noWrap/>
                <w:hideMark/>
              </w:tcPr>
            </w:tcPrChange>
          </w:tcPr>
          <w:p w14:paraId="74236F88" w14:textId="77777777" w:rsidR="009811F7" w:rsidRPr="009811F7" w:rsidRDefault="009811F7" w:rsidP="009811F7">
            <w:pPr>
              <w:rPr>
                <w:ins w:id="1657" w:author="Clayton Lamb" w:date="2023-08-18T09:20:00Z"/>
                <w:rFonts w:ascii="Calibri" w:hAnsi="Calibri" w:cs="Calibri"/>
                <w:color w:val="000000"/>
                <w:sz w:val="24"/>
                <w:szCs w:val="24"/>
              </w:rPr>
            </w:pPr>
            <w:ins w:id="1658" w:author="Clayton Lamb" w:date="2023-08-18T09:20:00Z">
              <w:r w:rsidRPr="009811F7">
                <w:rPr>
                  <w:rFonts w:ascii="Calibri" w:hAnsi="Calibri" w:cs="Calibri"/>
                  <w:color w:val="000000"/>
                  <w:sz w:val="24"/>
                  <w:szCs w:val="24"/>
                </w:rPr>
                <w:t>32 (2015-2021)</w:t>
              </w:r>
            </w:ins>
          </w:p>
        </w:tc>
        <w:tc>
          <w:tcPr>
            <w:tcW w:w="1843" w:type="dxa"/>
            <w:noWrap/>
            <w:hideMark/>
            <w:tcPrChange w:id="1659" w:author="Clayton Lamb" w:date="2023-08-18T09:23:00Z">
              <w:tcPr>
                <w:tcW w:w="1843" w:type="dxa"/>
                <w:noWrap/>
                <w:hideMark/>
              </w:tcPr>
            </w:tcPrChange>
          </w:tcPr>
          <w:p w14:paraId="0E7AB43D" w14:textId="77777777" w:rsidR="009811F7" w:rsidRPr="009811F7" w:rsidRDefault="009811F7" w:rsidP="009811F7">
            <w:pPr>
              <w:rPr>
                <w:ins w:id="1660" w:author="Clayton Lamb" w:date="2023-08-18T09:20:00Z"/>
                <w:rFonts w:ascii="Calibri" w:hAnsi="Calibri" w:cs="Calibri"/>
                <w:color w:val="000000"/>
                <w:sz w:val="24"/>
                <w:szCs w:val="24"/>
              </w:rPr>
            </w:pPr>
            <w:ins w:id="1661" w:author="Clayton Lamb" w:date="2023-08-18T09:20:00Z">
              <w:r w:rsidRPr="009811F7">
                <w:rPr>
                  <w:rFonts w:ascii="Calibri" w:hAnsi="Calibri" w:cs="Calibri"/>
                  <w:color w:val="000000"/>
                  <w:sz w:val="24"/>
                  <w:szCs w:val="24"/>
                </w:rPr>
                <w:t>0 (0-0)</w:t>
              </w:r>
            </w:ins>
          </w:p>
        </w:tc>
        <w:tc>
          <w:tcPr>
            <w:tcW w:w="1843" w:type="dxa"/>
            <w:noWrap/>
            <w:hideMark/>
            <w:tcPrChange w:id="1662" w:author="Clayton Lamb" w:date="2023-08-18T09:23:00Z">
              <w:tcPr>
                <w:tcW w:w="1843" w:type="dxa"/>
                <w:noWrap/>
                <w:hideMark/>
              </w:tcPr>
            </w:tcPrChange>
          </w:tcPr>
          <w:p w14:paraId="146136FE" w14:textId="77777777" w:rsidR="009811F7" w:rsidRPr="009811F7" w:rsidRDefault="009811F7" w:rsidP="009811F7">
            <w:pPr>
              <w:rPr>
                <w:ins w:id="1663" w:author="Clayton Lamb" w:date="2023-08-18T09:20:00Z"/>
                <w:rFonts w:ascii="Calibri" w:hAnsi="Calibri" w:cs="Calibri"/>
                <w:color w:val="000000"/>
                <w:sz w:val="24"/>
                <w:szCs w:val="24"/>
              </w:rPr>
            </w:pPr>
            <w:ins w:id="1664" w:author="Clayton Lamb" w:date="2023-08-18T09:20:00Z">
              <w:r w:rsidRPr="009811F7">
                <w:rPr>
                  <w:rFonts w:ascii="Calibri" w:hAnsi="Calibri" w:cs="Calibri"/>
                  <w:color w:val="000000"/>
                  <w:sz w:val="24"/>
                  <w:szCs w:val="24"/>
                </w:rPr>
                <w:t>0 (0-0)</w:t>
              </w:r>
            </w:ins>
          </w:p>
        </w:tc>
      </w:tr>
    </w:tbl>
    <w:p w14:paraId="08F7A960" w14:textId="77777777" w:rsidR="009811F7" w:rsidRPr="009811F7" w:rsidRDefault="009811F7" w:rsidP="009811F7">
      <w:pPr>
        <w:pStyle w:val="BodyText"/>
        <w:rPr>
          <w:rPrChange w:id="1665" w:author="Clayton Lamb" w:date="2023-08-18T09:20:00Z">
            <w:rPr>
              <w:rFonts w:ascii="Times New Roman" w:hAnsi="Times New Roman"/>
              <w:color w:val="000000" w:themeColor="text1"/>
              <w:szCs w:val="24"/>
            </w:rPr>
          </w:rPrChange>
        </w:rPr>
        <w:pPrChange w:id="1666" w:author="Clayton Lamb" w:date="2023-08-18T09:20:00Z">
          <w:pPr>
            <w:pStyle w:val="Caption"/>
            <w:spacing w:line="480" w:lineRule="auto"/>
          </w:pPr>
        </w:pPrChange>
      </w:pPr>
    </w:p>
    <w:tbl>
      <w:tblPr>
        <w:tblW w:w="0" w:type="auto"/>
        <w:tblInd w:w="93" w:type="dxa"/>
        <w:tblLayout w:type="fixed"/>
        <w:tblLook w:val="04A0" w:firstRow="1" w:lastRow="0" w:firstColumn="1" w:lastColumn="0" w:noHBand="0" w:noVBand="1"/>
      </w:tblPr>
      <w:tblGrid>
        <w:gridCol w:w="1433"/>
        <w:gridCol w:w="1417"/>
        <w:gridCol w:w="1843"/>
        <w:gridCol w:w="1559"/>
        <w:gridCol w:w="1701"/>
        <w:gridCol w:w="108"/>
      </w:tblGrid>
      <w:tr w:rsidR="00133EEF" w:rsidRPr="00366A3B" w:rsidDel="009811F7" w14:paraId="300AEDBE" w14:textId="61E3437A" w:rsidTr="00752826">
        <w:trPr>
          <w:trHeight w:val="465"/>
          <w:del w:id="1667" w:author="Clayton Lamb" w:date="2023-08-18T09:20:00Z"/>
        </w:trPr>
        <w:tc>
          <w:tcPr>
            <w:tcW w:w="1433" w:type="dxa"/>
            <w:tcBorders>
              <w:top w:val="single" w:sz="12" w:space="0" w:color="auto"/>
              <w:left w:val="nil"/>
              <w:bottom w:val="single" w:sz="8" w:space="0" w:color="auto"/>
              <w:right w:val="nil"/>
            </w:tcBorders>
            <w:shd w:val="clear" w:color="auto" w:fill="auto"/>
            <w:noWrap/>
            <w:vAlign w:val="center"/>
            <w:hideMark/>
          </w:tcPr>
          <w:p w14:paraId="6DB99A06" w14:textId="3C6BCD2A" w:rsidR="00133EEF" w:rsidRPr="00366A3B" w:rsidDel="009811F7" w:rsidRDefault="00133EEF" w:rsidP="00752826">
            <w:pPr>
              <w:rPr>
                <w:del w:id="1668" w:author="Clayton Lamb" w:date="2023-08-18T09:20:00Z"/>
                <w:rFonts w:ascii="Times New Roman" w:hAnsi="Times New Roman"/>
                <w:b/>
                <w:bCs/>
                <w:color w:val="000000"/>
                <w:sz w:val="24"/>
                <w:szCs w:val="24"/>
                <w:lang w:eastAsia="en-CA"/>
                <w:rPrChange w:id="1669" w:author="Clayton Lamb" w:date="2023-07-19T07:26:00Z">
                  <w:rPr>
                    <w:del w:id="1670" w:author="Clayton Lamb" w:date="2023-08-18T09:20:00Z"/>
                    <w:rFonts w:ascii="Times New Roman" w:hAnsi="Times New Roman"/>
                    <w:b/>
                    <w:bCs/>
                    <w:color w:val="000000"/>
                    <w:sz w:val="20"/>
                    <w:szCs w:val="24"/>
                    <w:lang w:eastAsia="en-CA"/>
                  </w:rPr>
                </w:rPrChange>
              </w:rPr>
            </w:pPr>
            <w:del w:id="1671" w:author="Clayton Lamb" w:date="2023-08-18T09:20:00Z">
              <w:r w:rsidRPr="00366A3B" w:rsidDel="009811F7">
                <w:rPr>
                  <w:rFonts w:ascii="Times New Roman" w:hAnsi="Times New Roman"/>
                  <w:b/>
                  <w:bCs/>
                  <w:color w:val="000000"/>
                  <w:sz w:val="24"/>
                  <w:szCs w:val="24"/>
                  <w:lang w:eastAsia="en-CA"/>
                  <w:rPrChange w:id="1672" w:author="Clayton Lamb" w:date="2023-07-19T07:26:00Z">
                    <w:rPr>
                      <w:rFonts w:ascii="Times New Roman" w:hAnsi="Times New Roman"/>
                      <w:b/>
                      <w:bCs/>
                      <w:color w:val="000000"/>
                      <w:sz w:val="20"/>
                      <w:szCs w:val="24"/>
                      <w:lang w:eastAsia="en-CA"/>
                    </w:rPr>
                  </w:rPrChange>
                </w:rPr>
                <w:delText>Health class</w:delText>
              </w:r>
            </w:del>
          </w:p>
        </w:tc>
        <w:tc>
          <w:tcPr>
            <w:tcW w:w="1417" w:type="dxa"/>
            <w:tcBorders>
              <w:top w:val="single" w:sz="12" w:space="0" w:color="auto"/>
              <w:left w:val="nil"/>
              <w:bottom w:val="single" w:sz="8" w:space="0" w:color="auto"/>
              <w:right w:val="nil"/>
            </w:tcBorders>
            <w:shd w:val="clear" w:color="auto" w:fill="auto"/>
            <w:noWrap/>
            <w:vAlign w:val="center"/>
            <w:hideMark/>
          </w:tcPr>
          <w:p w14:paraId="0456D756" w14:textId="3FC2964F" w:rsidR="00133EEF" w:rsidRPr="00366A3B" w:rsidDel="009811F7" w:rsidRDefault="00133EEF" w:rsidP="00752826">
            <w:pPr>
              <w:rPr>
                <w:del w:id="1673" w:author="Clayton Lamb" w:date="2023-08-18T09:20:00Z"/>
                <w:rFonts w:ascii="Times New Roman" w:hAnsi="Times New Roman"/>
                <w:b/>
                <w:bCs/>
                <w:color w:val="000000"/>
                <w:sz w:val="24"/>
                <w:szCs w:val="24"/>
                <w:lang w:eastAsia="en-CA"/>
                <w:rPrChange w:id="1674" w:author="Clayton Lamb" w:date="2023-07-19T07:26:00Z">
                  <w:rPr>
                    <w:del w:id="1675" w:author="Clayton Lamb" w:date="2023-08-18T09:20:00Z"/>
                    <w:rFonts w:ascii="Times New Roman" w:hAnsi="Times New Roman"/>
                    <w:b/>
                    <w:bCs/>
                    <w:color w:val="000000"/>
                    <w:sz w:val="20"/>
                    <w:szCs w:val="24"/>
                    <w:lang w:eastAsia="en-CA"/>
                  </w:rPr>
                </w:rPrChange>
              </w:rPr>
            </w:pPr>
            <w:del w:id="1676" w:author="Clayton Lamb" w:date="2023-08-18T09:20:00Z">
              <w:r w:rsidRPr="00366A3B" w:rsidDel="009811F7">
                <w:rPr>
                  <w:rFonts w:ascii="Times New Roman" w:hAnsi="Times New Roman"/>
                  <w:b/>
                  <w:bCs/>
                  <w:color w:val="000000"/>
                  <w:sz w:val="24"/>
                  <w:szCs w:val="24"/>
                  <w:lang w:eastAsia="en-CA"/>
                  <w:rPrChange w:id="1677" w:author="Clayton Lamb" w:date="2023-07-19T07:26:00Z">
                    <w:rPr>
                      <w:rFonts w:ascii="Times New Roman" w:hAnsi="Times New Roman"/>
                      <w:b/>
                      <w:bCs/>
                      <w:color w:val="000000"/>
                      <w:sz w:val="20"/>
                      <w:szCs w:val="24"/>
                      <w:lang w:eastAsia="en-CA"/>
                    </w:rPr>
                  </w:rPrChange>
                </w:rPr>
                <w:delText>Sample type</w:delText>
              </w:r>
            </w:del>
          </w:p>
        </w:tc>
        <w:tc>
          <w:tcPr>
            <w:tcW w:w="1843" w:type="dxa"/>
            <w:tcBorders>
              <w:top w:val="single" w:sz="12" w:space="0" w:color="auto"/>
              <w:left w:val="nil"/>
              <w:bottom w:val="single" w:sz="8" w:space="0" w:color="auto"/>
              <w:right w:val="nil"/>
            </w:tcBorders>
            <w:shd w:val="clear" w:color="auto" w:fill="auto"/>
            <w:noWrap/>
            <w:vAlign w:val="center"/>
            <w:hideMark/>
          </w:tcPr>
          <w:p w14:paraId="128FBB29" w14:textId="40E4689D" w:rsidR="00133EEF" w:rsidRPr="00366A3B" w:rsidDel="009811F7" w:rsidRDefault="00133EEF" w:rsidP="00752826">
            <w:pPr>
              <w:rPr>
                <w:del w:id="1678" w:author="Clayton Lamb" w:date="2023-08-18T09:20:00Z"/>
                <w:rFonts w:ascii="Times New Roman" w:hAnsi="Times New Roman"/>
                <w:b/>
                <w:bCs/>
                <w:color w:val="000000"/>
                <w:sz w:val="24"/>
                <w:szCs w:val="24"/>
                <w:lang w:eastAsia="en-CA"/>
                <w:rPrChange w:id="1679" w:author="Clayton Lamb" w:date="2023-07-19T07:26:00Z">
                  <w:rPr>
                    <w:del w:id="1680" w:author="Clayton Lamb" w:date="2023-08-18T09:20:00Z"/>
                    <w:rFonts w:ascii="Times New Roman" w:hAnsi="Times New Roman"/>
                    <w:b/>
                    <w:bCs/>
                    <w:color w:val="000000"/>
                    <w:sz w:val="20"/>
                    <w:szCs w:val="24"/>
                    <w:lang w:eastAsia="en-CA"/>
                  </w:rPr>
                </w:rPrChange>
              </w:rPr>
            </w:pPr>
            <w:del w:id="1681" w:author="Clayton Lamb" w:date="2023-08-18T09:20:00Z">
              <w:r w:rsidRPr="00366A3B" w:rsidDel="009811F7">
                <w:rPr>
                  <w:rFonts w:ascii="Times New Roman" w:hAnsi="Times New Roman"/>
                  <w:b/>
                  <w:bCs/>
                  <w:color w:val="000000"/>
                  <w:sz w:val="24"/>
                  <w:szCs w:val="24"/>
                  <w:lang w:eastAsia="en-CA"/>
                  <w:rPrChange w:id="1682" w:author="Clayton Lamb" w:date="2023-07-19T07:26:00Z">
                    <w:rPr>
                      <w:rFonts w:ascii="Times New Roman" w:hAnsi="Times New Roman"/>
                      <w:b/>
                      <w:bCs/>
                      <w:color w:val="000000"/>
                      <w:sz w:val="20"/>
                      <w:szCs w:val="24"/>
                      <w:lang w:eastAsia="en-CA"/>
                    </w:rPr>
                  </w:rPrChange>
                </w:rPr>
                <w:delText>Health metric</w:delText>
              </w:r>
            </w:del>
          </w:p>
        </w:tc>
        <w:tc>
          <w:tcPr>
            <w:tcW w:w="1559" w:type="dxa"/>
            <w:tcBorders>
              <w:top w:val="single" w:sz="12" w:space="0" w:color="auto"/>
              <w:left w:val="nil"/>
              <w:bottom w:val="single" w:sz="8" w:space="0" w:color="auto"/>
              <w:right w:val="nil"/>
            </w:tcBorders>
            <w:shd w:val="clear" w:color="auto" w:fill="auto"/>
            <w:noWrap/>
            <w:vAlign w:val="center"/>
            <w:hideMark/>
          </w:tcPr>
          <w:p w14:paraId="2F0BE139" w14:textId="09F0E8FB" w:rsidR="00133EEF" w:rsidRPr="00366A3B" w:rsidDel="009811F7" w:rsidRDefault="00133EEF" w:rsidP="00752826">
            <w:pPr>
              <w:rPr>
                <w:del w:id="1683" w:author="Clayton Lamb" w:date="2023-08-18T09:20:00Z"/>
                <w:rFonts w:ascii="Times New Roman" w:hAnsi="Times New Roman"/>
                <w:b/>
                <w:bCs/>
                <w:color w:val="000000"/>
                <w:sz w:val="24"/>
                <w:szCs w:val="24"/>
                <w:lang w:eastAsia="en-CA"/>
                <w:rPrChange w:id="1684" w:author="Clayton Lamb" w:date="2023-07-19T07:26:00Z">
                  <w:rPr>
                    <w:del w:id="1685" w:author="Clayton Lamb" w:date="2023-08-18T09:20:00Z"/>
                    <w:rFonts w:ascii="Times New Roman" w:hAnsi="Times New Roman"/>
                    <w:b/>
                    <w:bCs/>
                    <w:color w:val="000000"/>
                    <w:sz w:val="20"/>
                    <w:szCs w:val="24"/>
                    <w:lang w:eastAsia="en-CA"/>
                  </w:rPr>
                </w:rPrChange>
              </w:rPr>
            </w:pPr>
            <w:del w:id="1686" w:author="Clayton Lamb" w:date="2023-08-18T09:20:00Z">
              <w:r w:rsidRPr="00366A3B" w:rsidDel="009811F7">
                <w:rPr>
                  <w:rFonts w:ascii="Times New Roman" w:hAnsi="Times New Roman"/>
                  <w:b/>
                  <w:bCs/>
                  <w:color w:val="000000"/>
                  <w:sz w:val="24"/>
                  <w:szCs w:val="24"/>
                  <w:lang w:eastAsia="en-CA"/>
                  <w:rPrChange w:id="1687" w:author="Clayton Lamb" w:date="2023-07-19T07:26:00Z">
                    <w:rPr>
                      <w:rFonts w:ascii="Times New Roman" w:hAnsi="Times New Roman"/>
                      <w:b/>
                      <w:bCs/>
                      <w:color w:val="000000"/>
                      <w:sz w:val="20"/>
                      <w:szCs w:val="24"/>
                      <w:lang w:eastAsia="en-CA"/>
                    </w:rPr>
                  </w:rPrChange>
                </w:rPr>
                <w:delText>Samples from penned animals (years)</w:delText>
              </w:r>
            </w:del>
          </w:p>
        </w:tc>
        <w:tc>
          <w:tcPr>
            <w:tcW w:w="1701" w:type="dxa"/>
            <w:gridSpan w:val="2"/>
            <w:tcBorders>
              <w:top w:val="single" w:sz="12" w:space="0" w:color="auto"/>
              <w:left w:val="nil"/>
              <w:bottom w:val="single" w:sz="8" w:space="0" w:color="auto"/>
              <w:right w:val="nil"/>
            </w:tcBorders>
            <w:shd w:val="clear" w:color="auto" w:fill="auto"/>
            <w:noWrap/>
            <w:vAlign w:val="center"/>
            <w:hideMark/>
          </w:tcPr>
          <w:p w14:paraId="75CC0C90" w14:textId="37480B38" w:rsidR="00133EEF" w:rsidRPr="00366A3B" w:rsidDel="009811F7" w:rsidRDefault="00133EEF" w:rsidP="00752826">
            <w:pPr>
              <w:rPr>
                <w:del w:id="1688" w:author="Clayton Lamb" w:date="2023-08-18T09:20:00Z"/>
                <w:rFonts w:ascii="Times New Roman" w:hAnsi="Times New Roman"/>
                <w:b/>
                <w:bCs/>
                <w:color w:val="000000"/>
                <w:sz w:val="24"/>
                <w:szCs w:val="24"/>
                <w:lang w:eastAsia="en-CA"/>
                <w:rPrChange w:id="1689" w:author="Clayton Lamb" w:date="2023-07-19T07:26:00Z">
                  <w:rPr>
                    <w:del w:id="1690" w:author="Clayton Lamb" w:date="2023-08-18T09:20:00Z"/>
                    <w:rFonts w:ascii="Times New Roman" w:hAnsi="Times New Roman"/>
                    <w:b/>
                    <w:bCs/>
                    <w:color w:val="000000"/>
                    <w:sz w:val="20"/>
                    <w:szCs w:val="24"/>
                    <w:lang w:eastAsia="en-CA"/>
                  </w:rPr>
                </w:rPrChange>
              </w:rPr>
            </w:pPr>
            <w:del w:id="1691" w:author="Clayton Lamb" w:date="2023-08-18T09:20:00Z">
              <w:r w:rsidRPr="00366A3B" w:rsidDel="009811F7">
                <w:rPr>
                  <w:rFonts w:ascii="Times New Roman" w:hAnsi="Times New Roman"/>
                  <w:b/>
                  <w:bCs/>
                  <w:color w:val="000000"/>
                  <w:sz w:val="24"/>
                  <w:szCs w:val="24"/>
                  <w:lang w:eastAsia="en-CA"/>
                  <w:rPrChange w:id="1692" w:author="Clayton Lamb" w:date="2023-07-19T07:26:00Z">
                    <w:rPr>
                      <w:rFonts w:ascii="Times New Roman" w:hAnsi="Times New Roman"/>
                      <w:b/>
                      <w:bCs/>
                      <w:color w:val="000000"/>
                      <w:sz w:val="20"/>
                      <w:szCs w:val="24"/>
                      <w:lang w:eastAsia="en-CA"/>
                    </w:rPr>
                  </w:rPrChange>
                </w:rPr>
                <w:delText>Samples from free-ranging animals (years)</w:delText>
              </w:r>
            </w:del>
          </w:p>
        </w:tc>
      </w:tr>
      <w:tr w:rsidR="00133EEF" w:rsidRPr="00366A3B" w:rsidDel="009811F7" w14:paraId="2BB0853C" w14:textId="5E9AB3E6" w:rsidTr="00752826">
        <w:trPr>
          <w:gridAfter w:val="1"/>
          <w:wAfter w:w="108" w:type="dxa"/>
          <w:trHeight w:val="465"/>
          <w:del w:id="1693" w:author="Clayton Lamb" w:date="2023-08-18T09:20:00Z"/>
        </w:trPr>
        <w:tc>
          <w:tcPr>
            <w:tcW w:w="1433" w:type="dxa"/>
            <w:tcBorders>
              <w:top w:val="nil"/>
              <w:left w:val="nil"/>
              <w:bottom w:val="nil"/>
              <w:right w:val="nil"/>
            </w:tcBorders>
            <w:shd w:val="clear" w:color="auto" w:fill="auto"/>
            <w:noWrap/>
            <w:vAlign w:val="center"/>
            <w:hideMark/>
          </w:tcPr>
          <w:p w14:paraId="2E4F6E90" w14:textId="35970898" w:rsidR="00133EEF" w:rsidRPr="00366A3B" w:rsidDel="009811F7" w:rsidRDefault="00133EEF" w:rsidP="00752826">
            <w:pPr>
              <w:rPr>
                <w:del w:id="1694" w:author="Clayton Lamb" w:date="2023-08-18T09:20:00Z"/>
                <w:rFonts w:ascii="Times New Roman" w:hAnsi="Times New Roman"/>
                <w:color w:val="000000"/>
                <w:sz w:val="24"/>
                <w:szCs w:val="24"/>
                <w:lang w:eastAsia="en-CA"/>
                <w:rPrChange w:id="1695" w:author="Clayton Lamb" w:date="2023-07-19T07:26:00Z">
                  <w:rPr>
                    <w:del w:id="1696" w:author="Clayton Lamb" w:date="2023-08-18T09:20:00Z"/>
                    <w:rFonts w:ascii="Times New Roman" w:hAnsi="Times New Roman"/>
                    <w:color w:val="000000"/>
                    <w:sz w:val="20"/>
                    <w:szCs w:val="24"/>
                    <w:lang w:eastAsia="en-CA"/>
                  </w:rPr>
                </w:rPrChange>
              </w:rPr>
            </w:pPr>
            <w:del w:id="1697" w:author="Clayton Lamb" w:date="2023-08-18T09:20:00Z">
              <w:r w:rsidRPr="00366A3B" w:rsidDel="009811F7">
                <w:rPr>
                  <w:rFonts w:ascii="Times New Roman" w:hAnsi="Times New Roman"/>
                  <w:color w:val="000000"/>
                  <w:sz w:val="24"/>
                  <w:szCs w:val="24"/>
                  <w:lang w:eastAsia="en-CA"/>
                  <w:rPrChange w:id="1698" w:author="Clayton Lamb" w:date="2023-07-19T07:26:00Z">
                    <w:rPr>
                      <w:rFonts w:ascii="Times New Roman" w:hAnsi="Times New Roman"/>
                      <w:color w:val="000000"/>
                      <w:sz w:val="20"/>
                      <w:szCs w:val="24"/>
                      <w:lang w:eastAsia="en-CA"/>
                    </w:rPr>
                  </w:rPrChange>
                </w:rPr>
                <w:delText>Stress</w:delText>
              </w:r>
            </w:del>
          </w:p>
        </w:tc>
        <w:tc>
          <w:tcPr>
            <w:tcW w:w="1417" w:type="dxa"/>
            <w:tcBorders>
              <w:top w:val="nil"/>
              <w:left w:val="nil"/>
              <w:bottom w:val="nil"/>
              <w:right w:val="nil"/>
            </w:tcBorders>
            <w:shd w:val="clear" w:color="auto" w:fill="auto"/>
            <w:noWrap/>
            <w:vAlign w:val="center"/>
            <w:hideMark/>
          </w:tcPr>
          <w:p w14:paraId="38514A4D" w14:textId="4A9DD610" w:rsidR="00133EEF" w:rsidRPr="00366A3B" w:rsidDel="009811F7" w:rsidRDefault="00133EEF" w:rsidP="00752826">
            <w:pPr>
              <w:rPr>
                <w:del w:id="1699" w:author="Clayton Lamb" w:date="2023-08-18T09:20:00Z"/>
                <w:rFonts w:ascii="Times New Roman" w:hAnsi="Times New Roman"/>
                <w:color w:val="000000"/>
                <w:sz w:val="24"/>
                <w:szCs w:val="24"/>
                <w:lang w:eastAsia="en-CA"/>
                <w:rPrChange w:id="1700" w:author="Clayton Lamb" w:date="2023-07-19T07:26:00Z">
                  <w:rPr>
                    <w:del w:id="1701" w:author="Clayton Lamb" w:date="2023-08-18T09:20:00Z"/>
                    <w:rFonts w:ascii="Times New Roman" w:hAnsi="Times New Roman"/>
                    <w:color w:val="000000"/>
                    <w:sz w:val="20"/>
                    <w:szCs w:val="24"/>
                    <w:lang w:eastAsia="en-CA"/>
                  </w:rPr>
                </w:rPrChange>
              </w:rPr>
            </w:pPr>
            <w:del w:id="1702" w:author="Clayton Lamb" w:date="2023-08-18T09:20:00Z">
              <w:r w:rsidRPr="00366A3B" w:rsidDel="009811F7">
                <w:rPr>
                  <w:rFonts w:ascii="Times New Roman" w:hAnsi="Times New Roman"/>
                  <w:color w:val="000000"/>
                  <w:sz w:val="24"/>
                  <w:szCs w:val="24"/>
                  <w:lang w:eastAsia="en-CA"/>
                  <w:rPrChange w:id="1703" w:author="Clayton Lamb" w:date="2023-07-19T07:26:00Z">
                    <w:rPr>
                      <w:rFonts w:ascii="Times New Roman" w:hAnsi="Times New Roman"/>
                      <w:color w:val="000000"/>
                      <w:sz w:val="20"/>
                      <w:szCs w:val="24"/>
                      <w:lang w:eastAsia="en-CA"/>
                    </w:rPr>
                  </w:rPrChange>
                </w:rPr>
                <w:delText>Fecal pellets</w:delText>
              </w:r>
            </w:del>
          </w:p>
        </w:tc>
        <w:tc>
          <w:tcPr>
            <w:tcW w:w="1843" w:type="dxa"/>
            <w:tcBorders>
              <w:top w:val="nil"/>
              <w:left w:val="nil"/>
              <w:bottom w:val="nil"/>
              <w:right w:val="nil"/>
            </w:tcBorders>
            <w:shd w:val="clear" w:color="auto" w:fill="auto"/>
            <w:noWrap/>
            <w:vAlign w:val="center"/>
            <w:hideMark/>
          </w:tcPr>
          <w:p w14:paraId="219C4A76" w14:textId="7CF71EAD" w:rsidR="00133EEF" w:rsidRPr="00366A3B" w:rsidDel="009811F7" w:rsidRDefault="00133EEF" w:rsidP="00752826">
            <w:pPr>
              <w:rPr>
                <w:del w:id="1704" w:author="Clayton Lamb" w:date="2023-08-18T09:20:00Z"/>
                <w:rFonts w:ascii="Times New Roman" w:hAnsi="Times New Roman"/>
                <w:color w:val="000000"/>
                <w:sz w:val="24"/>
                <w:szCs w:val="24"/>
                <w:lang w:eastAsia="en-CA"/>
                <w:rPrChange w:id="1705" w:author="Clayton Lamb" w:date="2023-07-19T07:26:00Z">
                  <w:rPr>
                    <w:del w:id="1706" w:author="Clayton Lamb" w:date="2023-08-18T09:20:00Z"/>
                    <w:rFonts w:ascii="Times New Roman" w:hAnsi="Times New Roman"/>
                    <w:color w:val="000000"/>
                    <w:sz w:val="20"/>
                    <w:szCs w:val="24"/>
                    <w:lang w:eastAsia="en-CA"/>
                  </w:rPr>
                </w:rPrChange>
              </w:rPr>
            </w:pPr>
            <w:del w:id="1707" w:author="Clayton Lamb" w:date="2023-08-18T09:20:00Z">
              <w:r w:rsidRPr="00366A3B" w:rsidDel="009811F7">
                <w:rPr>
                  <w:rFonts w:ascii="Times New Roman" w:hAnsi="Times New Roman"/>
                  <w:color w:val="000000"/>
                  <w:sz w:val="24"/>
                  <w:szCs w:val="24"/>
                  <w:lang w:eastAsia="en-CA"/>
                  <w:rPrChange w:id="1708" w:author="Clayton Lamb" w:date="2023-07-19T07:26:00Z">
                    <w:rPr>
                      <w:rFonts w:ascii="Times New Roman" w:hAnsi="Times New Roman"/>
                      <w:color w:val="000000"/>
                      <w:sz w:val="20"/>
                      <w:szCs w:val="24"/>
                      <w:lang w:eastAsia="en-CA"/>
                    </w:rPr>
                  </w:rPrChange>
                </w:rPr>
                <w:delText>Glucocorticoid metabolites</w:delText>
              </w:r>
            </w:del>
          </w:p>
        </w:tc>
        <w:tc>
          <w:tcPr>
            <w:tcW w:w="1559" w:type="dxa"/>
            <w:tcBorders>
              <w:top w:val="nil"/>
              <w:left w:val="nil"/>
              <w:bottom w:val="nil"/>
              <w:right w:val="nil"/>
            </w:tcBorders>
            <w:shd w:val="clear" w:color="auto" w:fill="auto"/>
            <w:vAlign w:val="center"/>
            <w:hideMark/>
          </w:tcPr>
          <w:p w14:paraId="03E14638" w14:textId="3658E16E" w:rsidR="00133EEF" w:rsidRPr="00366A3B" w:rsidDel="009811F7" w:rsidRDefault="00133EEF" w:rsidP="00752826">
            <w:pPr>
              <w:rPr>
                <w:del w:id="1709" w:author="Clayton Lamb" w:date="2023-08-18T09:20:00Z"/>
                <w:rFonts w:ascii="Times New Roman" w:hAnsi="Times New Roman"/>
                <w:color w:val="000000"/>
                <w:sz w:val="24"/>
                <w:szCs w:val="24"/>
                <w:lang w:eastAsia="en-CA"/>
                <w:rPrChange w:id="1710" w:author="Clayton Lamb" w:date="2023-07-19T07:26:00Z">
                  <w:rPr>
                    <w:del w:id="1711" w:author="Clayton Lamb" w:date="2023-08-18T09:20:00Z"/>
                    <w:rFonts w:ascii="Times New Roman" w:hAnsi="Times New Roman"/>
                    <w:color w:val="000000"/>
                    <w:sz w:val="20"/>
                    <w:szCs w:val="24"/>
                    <w:lang w:eastAsia="en-CA"/>
                  </w:rPr>
                </w:rPrChange>
              </w:rPr>
            </w:pPr>
            <w:del w:id="1712" w:author="Clayton Lamb" w:date="2023-08-18T09:20:00Z">
              <w:r w:rsidRPr="00366A3B" w:rsidDel="009811F7">
                <w:rPr>
                  <w:rFonts w:ascii="Times New Roman" w:hAnsi="Times New Roman"/>
                  <w:color w:val="000000"/>
                  <w:sz w:val="24"/>
                  <w:szCs w:val="24"/>
                  <w:lang w:eastAsia="en-CA"/>
                  <w:rPrChange w:id="1713" w:author="Clayton Lamb" w:date="2023-07-19T07:26:00Z">
                    <w:rPr>
                      <w:rFonts w:ascii="Times New Roman" w:hAnsi="Times New Roman"/>
                      <w:color w:val="000000"/>
                      <w:sz w:val="20"/>
                      <w:szCs w:val="24"/>
                      <w:lang w:eastAsia="en-CA"/>
                    </w:rPr>
                  </w:rPrChange>
                </w:rPr>
                <w:delText>305 (2016</w:delText>
              </w:r>
            </w:del>
            <w:del w:id="1714" w:author="Clayton Lamb" w:date="2023-07-14T08:20:00Z">
              <w:r w:rsidRPr="00366A3B" w:rsidDel="00D448B7">
                <w:rPr>
                  <w:rFonts w:ascii="Times New Roman" w:hAnsi="Times New Roman"/>
                  <w:color w:val="000000"/>
                  <w:sz w:val="24"/>
                  <w:szCs w:val="24"/>
                  <w:lang w:eastAsia="en-CA"/>
                  <w:rPrChange w:id="1715" w:author="Clayton Lamb" w:date="2023-07-19T07:26:00Z">
                    <w:rPr>
                      <w:rFonts w:ascii="Times New Roman" w:hAnsi="Times New Roman"/>
                      <w:color w:val="000000"/>
                      <w:sz w:val="20"/>
                      <w:szCs w:val="24"/>
                      <w:lang w:eastAsia="en-CA"/>
                    </w:rPr>
                  </w:rPrChange>
                </w:rPr>
                <w:delText>-</w:delText>
              </w:r>
            </w:del>
            <w:del w:id="1716" w:author="Clayton Lamb" w:date="2023-08-18T09:20:00Z">
              <w:r w:rsidRPr="00366A3B" w:rsidDel="009811F7">
                <w:rPr>
                  <w:rFonts w:ascii="Times New Roman" w:hAnsi="Times New Roman"/>
                  <w:color w:val="000000"/>
                  <w:sz w:val="24"/>
                  <w:szCs w:val="24"/>
                  <w:lang w:eastAsia="en-CA"/>
                  <w:rPrChange w:id="1717" w:author="Clayton Lamb" w:date="2023-07-19T07:26:00Z">
                    <w:rPr>
                      <w:rFonts w:ascii="Times New Roman" w:hAnsi="Times New Roman"/>
                      <w:color w:val="000000"/>
                      <w:sz w:val="20"/>
                      <w:szCs w:val="24"/>
                      <w:lang w:eastAsia="en-CA"/>
                    </w:rPr>
                  </w:rPrChange>
                </w:rPr>
                <w:delText>2019)</w:delText>
              </w:r>
            </w:del>
          </w:p>
        </w:tc>
        <w:tc>
          <w:tcPr>
            <w:tcW w:w="1701" w:type="dxa"/>
            <w:tcBorders>
              <w:top w:val="nil"/>
              <w:left w:val="nil"/>
              <w:bottom w:val="nil"/>
              <w:right w:val="nil"/>
            </w:tcBorders>
            <w:shd w:val="clear" w:color="auto" w:fill="auto"/>
            <w:noWrap/>
            <w:vAlign w:val="center"/>
            <w:hideMark/>
          </w:tcPr>
          <w:p w14:paraId="744F9268" w14:textId="1CD626C9" w:rsidR="00133EEF" w:rsidRPr="00366A3B" w:rsidDel="009811F7" w:rsidRDefault="00133EEF" w:rsidP="00752826">
            <w:pPr>
              <w:rPr>
                <w:del w:id="1718" w:author="Clayton Lamb" w:date="2023-08-18T09:20:00Z"/>
                <w:rFonts w:ascii="Times New Roman" w:hAnsi="Times New Roman"/>
                <w:color w:val="000000"/>
                <w:sz w:val="24"/>
                <w:szCs w:val="24"/>
                <w:lang w:eastAsia="en-CA"/>
                <w:rPrChange w:id="1719" w:author="Clayton Lamb" w:date="2023-07-19T07:26:00Z">
                  <w:rPr>
                    <w:del w:id="1720" w:author="Clayton Lamb" w:date="2023-08-18T09:20:00Z"/>
                    <w:rFonts w:ascii="Times New Roman" w:hAnsi="Times New Roman"/>
                    <w:color w:val="000000"/>
                    <w:sz w:val="20"/>
                    <w:szCs w:val="24"/>
                    <w:lang w:eastAsia="en-CA"/>
                  </w:rPr>
                </w:rPrChange>
              </w:rPr>
            </w:pPr>
            <w:del w:id="1721" w:author="Clayton Lamb" w:date="2023-08-18T09:20:00Z">
              <w:r w:rsidRPr="00366A3B" w:rsidDel="009811F7">
                <w:rPr>
                  <w:rFonts w:ascii="Times New Roman" w:hAnsi="Times New Roman"/>
                  <w:color w:val="000000"/>
                  <w:sz w:val="24"/>
                  <w:szCs w:val="24"/>
                  <w:lang w:eastAsia="en-CA"/>
                  <w:rPrChange w:id="1722" w:author="Clayton Lamb" w:date="2023-07-19T07:26:00Z">
                    <w:rPr>
                      <w:rFonts w:ascii="Times New Roman" w:hAnsi="Times New Roman"/>
                      <w:color w:val="000000"/>
                      <w:sz w:val="20"/>
                      <w:szCs w:val="24"/>
                      <w:lang w:eastAsia="en-CA"/>
                    </w:rPr>
                  </w:rPrChange>
                </w:rPr>
                <w:delText>501 (2017</w:delText>
              </w:r>
            </w:del>
            <w:del w:id="1723" w:author="Clayton Lamb" w:date="2023-07-14T08:20:00Z">
              <w:r w:rsidRPr="00366A3B" w:rsidDel="00D448B7">
                <w:rPr>
                  <w:rFonts w:ascii="Times New Roman" w:hAnsi="Times New Roman"/>
                  <w:color w:val="000000"/>
                  <w:sz w:val="24"/>
                  <w:szCs w:val="24"/>
                  <w:lang w:eastAsia="en-CA"/>
                  <w:rPrChange w:id="1724" w:author="Clayton Lamb" w:date="2023-07-19T07:26:00Z">
                    <w:rPr>
                      <w:rFonts w:ascii="Times New Roman" w:hAnsi="Times New Roman"/>
                      <w:color w:val="000000"/>
                      <w:sz w:val="20"/>
                      <w:szCs w:val="24"/>
                      <w:lang w:eastAsia="en-CA"/>
                    </w:rPr>
                  </w:rPrChange>
                </w:rPr>
                <w:delText>-</w:delText>
              </w:r>
            </w:del>
            <w:del w:id="1725" w:author="Clayton Lamb" w:date="2023-08-18T09:20:00Z">
              <w:r w:rsidRPr="00366A3B" w:rsidDel="009811F7">
                <w:rPr>
                  <w:rFonts w:ascii="Times New Roman" w:hAnsi="Times New Roman"/>
                  <w:color w:val="000000"/>
                  <w:sz w:val="24"/>
                  <w:szCs w:val="24"/>
                  <w:lang w:eastAsia="en-CA"/>
                  <w:rPrChange w:id="1726" w:author="Clayton Lamb" w:date="2023-07-19T07:26:00Z">
                    <w:rPr>
                      <w:rFonts w:ascii="Times New Roman" w:hAnsi="Times New Roman"/>
                      <w:color w:val="000000"/>
                      <w:sz w:val="20"/>
                      <w:szCs w:val="24"/>
                      <w:lang w:eastAsia="en-CA"/>
                    </w:rPr>
                  </w:rPrChange>
                </w:rPr>
                <w:delText>2019)</w:delText>
              </w:r>
            </w:del>
          </w:p>
        </w:tc>
      </w:tr>
      <w:tr w:rsidR="00133EEF" w:rsidRPr="00366A3B" w:rsidDel="009811F7" w14:paraId="4CD7F687" w14:textId="7C4F6046" w:rsidTr="00752826">
        <w:trPr>
          <w:gridAfter w:val="1"/>
          <w:wAfter w:w="108" w:type="dxa"/>
          <w:trHeight w:val="465"/>
          <w:del w:id="1727" w:author="Clayton Lamb" w:date="2023-08-18T09:20:00Z"/>
        </w:trPr>
        <w:tc>
          <w:tcPr>
            <w:tcW w:w="1433" w:type="dxa"/>
            <w:tcBorders>
              <w:top w:val="nil"/>
              <w:left w:val="nil"/>
              <w:bottom w:val="nil"/>
              <w:right w:val="nil"/>
            </w:tcBorders>
            <w:shd w:val="clear" w:color="auto" w:fill="auto"/>
            <w:noWrap/>
            <w:vAlign w:val="center"/>
            <w:hideMark/>
          </w:tcPr>
          <w:p w14:paraId="2DF4268A" w14:textId="10B87546" w:rsidR="00133EEF" w:rsidRPr="00366A3B" w:rsidDel="009811F7" w:rsidRDefault="00133EEF" w:rsidP="00752826">
            <w:pPr>
              <w:rPr>
                <w:del w:id="1728" w:author="Clayton Lamb" w:date="2023-08-18T09:20:00Z"/>
                <w:rFonts w:ascii="Times New Roman" w:hAnsi="Times New Roman"/>
                <w:color w:val="000000"/>
                <w:sz w:val="24"/>
                <w:szCs w:val="24"/>
                <w:lang w:eastAsia="en-CA"/>
                <w:rPrChange w:id="1729" w:author="Clayton Lamb" w:date="2023-07-19T07:26:00Z">
                  <w:rPr>
                    <w:del w:id="1730" w:author="Clayton Lamb" w:date="2023-08-18T09:20:00Z"/>
                    <w:rFonts w:ascii="Times New Roman" w:hAnsi="Times New Roman"/>
                    <w:color w:val="000000"/>
                    <w:sz w:val="20"/>
                    <w:szCs w:val="24"/>
                    <w:lang w:eastAsia="en-CA"/>
                  </w:rPr>
                </w:rPrChange>
              </w:rPr>
            </w:pPr>
            <w:del w:id="1731" w:author="Clayton Lamb" w:date="2023-08-18T09:20:00Z">
              <w:r w:rsidRPr="00366A3B" w:rsidDel="009811F7">
                <w:rPr>
                  <w:rFonts w:ascii="Times New Roman" w:hAnsi="Times New Roman"/>
                  <w:color w:val="000000"/>
                  <w:sz w:val="24"/>
                  <w:szCs w:val="24"/>
                  <w:lang w:eastAsia="en-CA"/>
                  <w:rPrChange w:id="1732" w:author="Clayton Lamb" w:date="2023-07-19T07:26:00Z">
                    <w:rPr>
                      <w:rFonts w:ascii="Times New Roman" w:hAnsi="Times New Roman"/>
                      <w:color w:val="000000"/>
                      <w:sz w:val="20"/>
                      <w:szCs w:val="24"/>
                      <w:lang w:eastAsia="en-CA"/>
                    </w:rPr>
                  </w:rPrChange>
                </w:rPr>
                <w:delText>Stress</w:delText>
              </w:r>
            </w:del>
          </w:p>
        </w:tc>
        <w:tc>
          <w:tcPr>
            <w:tcW w:w="1417" w:type="dxa"/>
            <w:tcBorders>
              <w:top w:val="nil"/>
              <w:left w:val="nil"/>
              <w:bottom w:val="nil"/>
              <w:right w:val="nil"/>
            </w:tcBorders>
            <w:shd w:val="clear" w:color="auto" w:fill="auto"/>
            <w:noWrap/>
            <w:vAlign w:val="center"/>
            <w:hideMark/>
          </w:tcPr>
          <w:p w14:paraId="0A774A83" w14:textId="7F3E53F3" w:rsidR="00133EEF" w:rsidRPr="00366A3B" w:rsidDel="009811F7" w:rsidRDefault="00133EEF" w:rsidP="00752826">
            <w:pPr>
              <w:rPr>
                <w:del w:id="1733" w:author="Clayton Lamb" w:date="2023-08-18T09:20:00Z"/>
                <w:rFonts w:ascii="Times New Roman" w:hAnsi="Times New Roman"/>
                <w:color w:val="000000"/>
                <w:sz w:val="24"/>
                <w:szCs w:val="24"/>
                <w:lang w:eastAsia="en-CA"/>
                <w:rPrChange w:id="1734" w:author="Clayton Lamb" w:date="2023-07-19T07:26:00Z">
                  <w:rPr>
                    <w:del w:id="1735" w:author="Clayton Lamb" w:date="2023-08-18T09:20:00Z"/>
                    <w:rFonts w:ascii="Times New Roman" w:hAnsi="Times New Roman"/>
                    <w:color w:val="000000"/>
                    <w:sz w:val="20"/>
                    <w:szCs w:val="24"/>
                    <w:lang w:eastAsia="en-CA"/>
                  </w:rPr>
                </w:rPrChange>
              </w:rPr>
            </w:pPr>
            <w:del w:id="1736" w:author="Clayton Lamb" w:date="2023-08-18T09:20:00Z">
              <w:r w:rsidRPr="00366A3B" w:rsidDel="009811F7">
                <w:rPr>
                  <w:rFonts w:ascii="Times New Roman" w:hAnsi="Times New Roman"/>
                  <w:color w:val="000000"/>
                  <w:sz w:val="24"/>
                  <w:szCs w:val="24"/>
                  <w:lang w:eastAsia="en-CA"/>
                  <w:rPrChange w:id="1737" w:author="Clayton Lamb" w:date="2023-07-19T07:26:00Z">
                    <w:rPr>
                      <w:rFonts w:ascii="Times New Roman" w:hAnsi="Times New Roman"/>
                      <w:color w:val="000000"/>
                      <w:sz w:val="20"/>
                      <w:szCs w:val="24"/>
                      <w:lang w:eastAsia="en-CA"/>
                    </w:rPr>
                  </w:rPrChange>
                </w:rPr>
                <w:delText>Hair</w:delText>
              </w:r>
            </w:del>
          </w:p>
        </w:tc>
        <w:tc>
          <w:tcPr>
            <w:tcW w:w="1843" w:type="dxa"/>
            <w:tcBorders>
              <w:top w:val="nil"/>
              <w:left w:val="nil"/>
              <w:bottom w:val="nil"/>
              <w:right w:val="nil"/>
            </w:tcBorders>
            <w:shd w:val="clear" w:color="auto" w:fill="auto"/>
            <w:noWrap/>
            <w:vAlign w:val="center"/>
            <w:hideMark/>
          </w:tcPr>
          <w:p w14:paraId="1D7236EB" w14:textId="274D4CBB" w:rsidR="00133EEF" w:rsidRPr="00366A3B" w:rsidDel="009811F7" w:rsidRDefault="00133EEF" w:rsidP="00752826">
            <w:pPr>
              <w:rPr>
                <w:del w:id="1738" w:author="Clayton Lamb" w:date="2023-08-18T09:20:00Z"/>
                <w:rFonts w:ascii="Times New Roman" w:hAnsi="Times New Roman"/>
                <w:color w:val="000000"/>
                <w:sz w:val="24"/>
                <w:szCs w:val="24"/>
                <w:lang w:eastAsia="en-CA"/>
                <w:rPrChange w:id="1739" w:author="Clayton Lamb" w:date="2023-07-19T07:26:00Z">
                  <w:rPr>
                    <w:del w:id="1740" w:author="Clayton Lamb" w:date="2023-08-18T09:20:00Z"/>
                    <w:rFonts w:ascii="Times New Roman" w:hAnsi="Times New Roman"/>
                    <w:color w:val="000000"/>
                    <w:sz w:val="20"/>
                    <w:szCs w:val="24"/>
                    <w:lang w:eastAsia="en-CA"/>
                  </w:rPr>
                </w:rPrChange>
              </w:rPr>
            </w:pPr>
            <w:del w:id="1741" w:author="Clayton Lamb" w:date="2023-08-18T09:20:00Z">
              <w:r w:rsidRPr="00366A3B" w:rsidDel="009811F7">
                <w:rPr>
                  <w:rFonts w:ascii="Times New Roman" w:hAnsi="Times New Roman"/>
                  <w:color w:val="000000"/>
                  <w:sz w:val="24"/>
                  <w:szCs w:val="24"/>
                  <w:lang w:eastAsia="en-CA"/>
                  <w:rPrChange w:id="1742" w:author="Clayton Lamb" w:date="2023-07-19T07:26:00Z">
                    <w:rPr>
                      <w:rFonts w:ascii="Times New Roman" w:hAnsi="Times New Roman"/>
                      <w:color w:val="000000"/>
                      <w:sz w:val="20"/>
                      <w:szCs w:val="24"/>
                      <w:lang w:eastAsia="en-CA"/>
                    </w:rPr>
                  </w:rPrChange>
                </w:rPr>
                <w:delText>Cortisol</w:delText>
              </w:r>
            </w:del>
          </w:p>
        </w:tc>
        <w:tc>
          <w:tcPr>
            <w:tcW w:w="1559" w:type="dxa"/>
            <w:tcBorders>
              <w:top w:val="nil"/>
              <w:left w:val="nil"/>
              <w:bottom w:val="nil"/>
              <w:right w:val="nil"/>
            </w:tcBorders>
            <w:shd w:val="clear" w:color="auto" w:fill="auto"/>
            <w:vAlign w:val="center"/>
            <w:hideMark/>
          </w:tcPr>
          <w:p w14:paraId="41B1991B" w14:textId="34638FE3" w:rsidR="00133EEF" w:rsidRPr="00366A3B" w:rsidDel="009811F7" w:rsidRDefault="00133EEF" w:rsidP="00752826">
            <w:pPr>
              <w:rPr>
                <w:del w:id="1743" w:author="Clayton Lamb" w:date="2023-08-18T09:20:00Z"/>
                <w:rFonts w:ascii="Times New Roman" w:hAnsi="Times New Roman"/>
                <w:color w:val="000000"/>
                <w:sz w:val="24"/>
                <w:szCs w:val="24"/>
                <w:lang w:eastAsia="en-CA"/>
                <w:rPrChange w:id="1744" w:author="Clayton Lamb" w:date="2023-07-19T07:26:00Z">
                  <w:rPr>
                    <w:del w:id="1745" w:author="Clayton Lamb" w:date="2023-08-18T09:20:00Z"/>
                    <w:rFonts w:ascii="Times New Roman" w:hAnsi="Times New Roman"/>
                    <w:color w:val="000000"/>
                    <w:sz w:val="20"/>
                    <w:szCs w:val="24"/>
                    <w:lang w:eastAsia="en-CA"/>
                  </w:rPr>
                </w:rPrChange>
              </w:rPr>
            </w:pPr>
            <w:del w:id="1746" w:author="Clayton Lamb" w:date="2023-08-18T09:20:00Z">
              <w:r w:rsidRPr="00366A3B" w:rsidDel="009811F7">
                <w:rPr>
                  <w:rFonts w:ascii="Times New Roman" w:hAnsi="Times New Roman"/>
                  <w:color w:val="000000"/>
                  <w:sz w:val="24"/>
                  <w:szCs w:val="24"/>
                  <w:lang w:eastAsia="en-CA"/>
                  <w:rPrChange w:id="1747" w:author="Clayton Lamb" w:date="2023-07-19T07:26:00Z">
                    <w:rPr>
                      <w:rFonts w:ascii="Times New Roman" w:hAnsi="Times New Roman"/>
                      <w:color w:val="000000"/>
                      <w:sz w:val="20"/>
                      <w:szCs w:val="24"/>
                      <w:lang w:eastAsia="en-CA"/>
                    </w:rPr>
                  </w:rPrChange>
                </w:rPr>
                <w:delText>93 (2014</w:delText>
              </w:r>
            </w:del>
            <w:del w:id="1748" w:author="Clayton Lamb" w:date="2023-07-14T08:20:00Z">
              <w:r w:rsidRPr="00366A3B" w:rsidDel="00D448B7">
                <w:rPr>
                  <w:rFonts w:ascii="Times New Roman" w:hAnsi="Times New Roman"/>
                  <w:color w:val="000000"/>
                  <w:sz w:val="24"/>
                  <w:szCs w:val="24"/>
                  <w:lang w:eastAsia="en-CA"/>
                  <w:rPrChange w:id="1749" w:author="Clayton Lamb" w:date="2023-07-19T07:26:00Z">
                    <w:rPr>
                      <w:rFonts w:ascii="Times New Roman" w:hAnsi="Times New Roman"/>
                      <w:color w:val="000000"/>
                      <w:sz w:val="20"/>
                      <w:szCs w:val="24"/>
                      <w:lang w:eastAsia="en-CA"/>
                    </w:rPr>
                  </w:rPrChange>
                </w:rPr>
                <w:delText>-</w:delText>
              </w:r>
            </w:del>
            <w:del w:id="1750" w:author="Clayton Lamb" w:date="2023-08-18T09:20:00Z">
              <w:r w:rsidRPr="00366A3B" w:rsidDel="009811F7">
                <w:rPr>
                  <w:rFonts w:ascii="Times New Roman" w:hAnsi="Times New Roman"/>
                  <w:color w:val="000000"/>
                  <w:sz w:val="24"/>
                  <w:szCs w:val="24"/>
                  <w:lang w:eastAsia="en-CA"/>
                  <w:rPrChange w:id="1751" w:author="Clayton Lamb" w:date="2023-07-19T07:26:00Z">
                    <w:rPr>
                      <w:rFonts w:ascii="Times New Roman" w:hAnsi="Times New Roman"/>
                      <w:color w:val="000000"/>
                      <w:sz w:val="20"/>
                      <w:szCs w:val="24"/>
                      <w:lang w:eastAsia="en-CA"/>
                    </w:rPr>
                  </w:rPrChange>
                </w:rPr>
                <w:delText>2021)</w:delText>
              </w:r>
            </w:del>
          </w:p>
        </w:tc>
        <w:tc>
          <w:tcPr>
            <w:tcW w:w="1701" w:type="dxa"/>
            <w:tcBorders>
              <w:top w:val="nil"/>
              <w:left w:val="nil"/>
              <w:bottom w:val="nil"/>
              <w:right w:val="nil"/>
            </w:tcBorders>
            <w:shd w:val="clear" w:color="auto" w:fill="auto"/>
            <w:noWrap/>
            <w:vAlign w:val="center"/>
            <w:hideMark/>
          </w:tcPr>
          <w:p w14:paraId="554B8270" w14:textId="72F0007B" w:rsidR="00133EEF" w:rsidRPr="00366A3B" w:rsidDel="009811F7" w:rsidRDefault="00133EEF" w:rsidP="00752826">
            <w:pPr>
              <w:rPr>
                <w:del w:id="1752" w:author="Clayton Lamb" w:date="2023-08-18T09:20:00Z"/>
                <w:rFonts w:ascii="Times New Roman" w:hAnsi="Times New Roman"/>
                <w:color w:val="000000"/>
                <w:sz w:val="24"/>
                <w:szCs w:val="24"/>
                <w:lang w:eastAsia="en-CA"/>
                <w:rPrChange w:id="1753" w:author="Clayton Lamb" w:date="2023-07-19T07:26:00Z">
                  <w:rPr>
                    <w:del w:id="1754" w:author="Clayton Lamb" w:date="2023-08-18T09:20:00Z"/>
                    <w:rFonts w:ascii="Times New Roman" w:hAnsi="Times New Roman"/>
                    <w:color w:val="000000"/>
                    <w:sz w:val="20"/>
                    <w:szCs w:val="24"/>
                    <w:lang w:eastAsia="en-CA"/>
                  </w:rPr>
                </w:rPrChange>
              </w:rPr>
            </w:pPr>
            <w:del w:id="1755" w:author="Clayton Lamb" w:date="2023-08-18T09:20:00Z">
              <w:r w:rsidRPr="00366A3B" w:rsidDel="009811F7">
                <w:rPr>
                  <w:rFonts w:ascii="Times New Roman" w:hAnsi="Times New Roman"/>
                  <w:color w:val="000000"/>
                  <w:sz w:val="24"/>
                  <w:szCs w:val="24"/>
                  <w:lang w:eastAsia="en-CA"/>
                  <w:rPrChange w:id="1756" w:author="Clayton Lamb" w:date="2023-07-19T07:26:00Z">
                    <w:rPr>
                      <w:rFonts w:ascii="Times New Roman" w:hAnsi="Times New Roman"/>
                      <w:color w:val="000000"/>
                      <w:sz w:val="20"/>
                      <w:szCs w:val="24"/>
                      <w:lang w:eastAsia="en-CA"/>
                    </w:rPr>
                  </w:rPrChange>
                </w:rPr>
                <w:delText>15 (2016, 2018</w:delText>
              </w:r>
            </w:del>
            <w:del w:id="1757" w:author="Clayton Lamb" w:date="2023-07-14T08:17:00Z">
              <w:r w:rsidRPr="00366A3B" w:rsidDel="00D448B7">
                <w:rPr>
                  <w:rFonts w:ascii="Times New Roman" w:hAnsi="Times New Roman"/>
                  <w:color w:val="000000"/>
                  <w:sz w:val="24"/>
                  <w:szCs w:val="24"/>
                  <w:lang w:eastAsia="en-CA"/>
                  <w:rPrChange w:id="1758" w:author="Clayton Lamb" w:date="2023-07-19T07:26:00Z">
                    <w:rPr>
                      <w:rFonts w:ascii="Times New Roman" w:hAnsi="Times New Roman"/>
                      <w:color w:val="000000"/>
                      <w:sz w:val="20"/>
                      <w:szCs w:val="24"/>
                      <w:lang w:eastAsia="en-CA"/>
                    </w:rPr>
                  </w:rPrChange>
                </w:rPr>
                <w:delText>-</w:delText>
              </w:r>
            </w:del>
            <w:del w:id="1759" w:author="Clayton Lamb" w:date="2023-08-18T09:20:00Z">
              <w:r w:rsidRPr="00366A3B" w:rsidDel="009811F7">
                <w:rPr>
                  <w:rFonts w:ascii="Times New Roman" w:hAnsi="Times New Roman"/>
                  <w:color w:val="000000"/>
                  <w:sz w:val="24"/>
                  <w:szCs w:val="24"/>
                  <w:lang w:eastAsia="en-CA"/>
                  <w:rPrChange w:id="1760" w:author="Clayton Lamb" w:date="2023-07-19T07:26:00Z">
                    <w:rPr>
                      <w:rFonts w:ascii="Times New Roman" w:hAnsi="Times New Roman"/>
                      <w:color w:val="000000"/>
                      <w:sz w:val="20"/>
                      <w:szCs w:val="24"/>
                      <w:lang w:eastAsia="en-CA"/>
                    </w:rPr>
                  </w:rPrChange>
                </w:rPr>
                <w:delText>2021)</w:delText>
              </w:r>
            </w:del>
          </w:p>
        </w:tc>
      </w:tr>
      <w:tr w:rsidR="00133EEF" w:rsidRPr="00366A3B" w:rsidDel="009811F7" w14:paraId="0B58B708" w14:textId="46B67CCB" w:rsidTr="00752826">
        <w:trPr>
          <w:gridAfter w:val="1"/>
          <w:wAfter w:w="108" w:type="dxa"/>
          <w:trHeight w:val="465"/>
          <w:del w:id="1761" w:author="Clayton Lamb" w:date="2023-08-18T09:20:00Z"/>
        </w:trPr>
        <w:tc>
          <w:tcPr>
            <w:tcW w:w="1433" w:type="dxa"/>
            <w:tcBorders>
              <w:top w:val="nil"/>
              <w:left w:val="nil"/>
              <w:bottom w:val="nil"/>
              <w:right w:val="nil"/>
            </w:tcBorders>
            <w:shd w:val="clear" w:color="auto" w:fill="auto"/>
            <w:noWrap/>
            <w:vAlign w:val="center"/>
            <w:hideMark/>
          </w:tcPr>
          <w:p w14:paraId="14196BD7" w14:textId="3FCA8B80" w:rsidR="00133EEF" w:rsidRPr="00366A3B" w:rsidDel="009811F7" w:rsidRDefault="00133EEF" w:rsidP="00752826">
            <w:pPr>
              <w:rPr>
                <w:del w:id="1762" w:author="Clayton Lamb" w:date="2023-08-18T09:20:00Z"/>
                <w:rFonts w:ascii="Times New Roman" w:hAnsi="Times New Roman"/>
                <w:color w:val="000000"/>
                <w:sz w:val="24"/>
                <w:szCs w:val="24"/>
                <w:lang w:eastAsia="en-CA"/>
                <w:rPrChange w:id="1763" w:author="Clayton Lamb" w:date="2023-07-19T07:26:00Z">
                  <w:rPr>
                    <w:del w:id="1764" w:author="Clayton Lamb" w:date="2023-08-18T09:20:00Z"/>
                    <w:rFonts w:ascii="Times New Roman" w:hAnsi="Times New Roman"/>
                    <w:color w:val="000000"/>
                    <w:sz w:val="20"/>
                    <w:szCs w:val="24"/>
                    <w:lang w:eastAsia="en-CA"/>
                  </w:rPr>
                </w:rPrChange>
              </w:rPr>
            </w:pPr>
            <w:del w:id="1765" w:author="Clayton Lamb" w:date="2023-08-18T09:20:00Z">
              <w:r w:rsidRPr="00366A3B" w:rsidDel="009811F7">
                <w:rPr>
                  <w:rFonts w:ascii="Times New Roman" w:hAnsi="Times New Roman"/>
                  <w:color w:val="000000"/>
                  <w:sz w:val="24"/>
                  <w:szCs w:val="24"/>
                  <w:lang w:eastAsia="en-CA"/>
                  <w:rPrChange w:id="1766" w:author="Clayton Lamb" w:date="2023-07-19T07:26:00Z">
                    <w:rPr>
                      <w:rFonts w:ascii="Times New Roman" w:hAnsi="Times New Roman"/>
                      <w:color w:val="000000"/>
                      <w:sz w:val="20"/>
                      <w:szCs w:val="24"/>
                      <w:lang w:eastAsia="en-CA"/>
                    </w:rPr>
                  </w:rPrChange>
                </w:rPr>
                <w:delText>Pathogens</w:delText>
              </w:r>
            </w:del>
          </w:p>
        </w:tc>
        <w:tc>
          <w:tcPr>
            <w:tcW w:w="1417" w:type="dxa"/>
            <w:tcBorders>
              <w:top w:val="nil"/>
              <w:left w:val="nil"/>
              <w:bottom w:val="nil"/>
              <w:right w:val="nil"/>
            </w:tcBorders>
            <w:shd w:val="clear" w:color="auto" w:fill="auto"/>
            <w:noWrap/>
            <w:vAlign w:val="center"/>
            <w:hideMark/>
          </w:tcPr>
          <w:p w14:paraId="2E4AE5EE" w14:textId="0A6D87F6" w:rsidR="00133EEF" w:rsidRPr="00366A3B" w:rsidDel="009811F7" w:rsidRDefault="00133EEF" w:rsidP="00752826">
            <w:pPr>
              <w:rPr>
                <w:del w:id="1767" w:author="Clayton Lamb" w:date="2023-08-18T09:20:00Z"/>
                <w:rFonts w:ascii="Times New Roman" w:hAnsi="Times New Roman"/>
                <w:color w:val="000000"/>
                <w:sz w:val="24"/>
                <w:szCs w:val="24"/>
                <w:lang w:eastAsia="en-CA"/>
                <w:rPrChange w:id="1768" w:author="Clayton Lamb" w:date="2023-07-19T07:26:00Z">
                  <w:rPr>
                    <w:del w:id="1769" w:author="Clayton Lamb" w:date="2023-08-18T09:20:00Z"/>
                    <w:rFonts w:ascii="Times New Roman" w:hAnsi="Times New Roman"/>
                    <w:color w:val="000000"/>
                    <w:sz w:val="20"/>
                    <w:szCs w:val="24"/>
                    <w:lang w:eastAsia="en-CA"/>
                  </w:rPr>
                </w:rPrChange>
              </w:rPr>
            </w:pPr>
            <w:del w:id="1770" w:author="Clayton Lamb" w:date="2023-08-18T09:20:00Z">
              <w:r w:rsidRPr="00366A3B" w:rsidDel="009811F7">
                <w:rPr>
                  <w:rFonts w:ascii="Times New Roman" w:hAnsi="Times New Roman"/>
                  <w:color w:val="000000"/>
                  <w:sz w:val="24"/>
                  <w:szCs w:val="24"/>
                  <w:lang w:eastAsia="en-CA"/>
                  <w:rPrChange w:id="1771"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0A63B89A" w14:textId="1F6EC5AA" w:rsidR="00133EEF" w:rsidRPr="00366A3B" w:rsidDel="009811F7" w:rsidRDefault="00133EEF" w:rsidP="00752826">
            <w:pPr>
              <w:rPr>
                <w:del w:id="1772" w:author="Clayton Lamb" w:date="2023-08-18T09:20:00Z"/>
                <w:rFonts w:ascii="Times New Roman" w:hAnsi="Times New Roman"/>
                <w:color w:val="000000"/>
                <w:sz w:val="24"/>
                <w:szCs w:val="24"/>
                <w:lang w:eastAsia="en-CA"/>
                <w:rPrChange w:id="1773" w:author="Clayton Lamb" w:date="2023-07-19T07:26:00Z">
                  <w:rPr>
                    <w:del w:id="1774" w:author="Clayton Lamb" w:date="2023-08-18T09:20:00Z"/>
                    <w:rFonts w:ascii="Times New Roman" w:hAnsi="Times New Roman"/>
                    <w:color w:val="000000"/>
                    <w:sz w:val="20"/>
                    <w:szCs w:val="24"/>
                    <w:lang w:eastAsia="en-CA"/>
                  </w:rPr>
                </w:rPrChange>
              </w:rPr>
            </w:pPr>
            <w:del w:id="1775" w:author="Clayton Lamb" w:date="2023-08-18T09:20:00Z">
              <w:r w:rsidRPr="00366A3B" w:rsidDel="009811F7">
                <w:rPr>
                  <w:rFonts w:ascii="Times New Roman" w:hAnsi="Times New Roman"/>
                  <w:color w:val="000000"/>
                  <w:sz w:val="24"/>
                  <w:szCs w:val="24"/>
                  <w:lang w:eastAsia="en-CA"/>
                  <w:rPrChange w:id="1776" w:author="Clayton Lamb" w:date="2023-07-19T07:26:00Z">
                    <w:rPr>
                      <w:rFonts w:ascii="Times New Roman" w:hAnsi="Times New Roman"/>
                      <w:color w:val="000000"/>
                      <w:sz w:val="20"/>
                      <w:szCs w:val="24"/>
                      <w:lang w:eastAsia="en-CA"/>
                    </w:rPr>
                  </w:rPrChange>
                </w:rPr>
                <w:delText>Neospora</w:delText>
              </w:r>
            </w:del>
          </w:p>
        </w:tc>
        <w:tc>
          <w:tcPr>
            <w:tcW w:w="1559" w:type="dxa"/>
            <w:tcBorders>
              <w:top w:val="nil"/>
              <w:left w:val="nil"/>
              <w:bottom w:val="nil"/>
              <w:right w:val="nil"/>
            </w:tcBorders>
            <w:shd w:val="clear" w:color="auto" w:fill="auto"/>
            <w:noWrap/>
            <w:vAlign w:val="center"/>
            <w:hideMark/>
          </w:tcPr>
          <w:p w14:paraId="2EAD96F5" w14:textId="1784386A" w:rsidR="00133EEF" w:rsidRPr="00366A3B" w:rsidDel="009811F7" w:rsidRDefault="00133EEF" w:rsidP="00752826">
            <w:pPr>
              <w:rPr>
                <w:del w:id="1777" w:author="Clayton Lamb" w:date="2023-08-18T09:20:00Z"/>
                <w:rFonts w:ascii="Times New Roman" w:hAnsi="Times New Roman"/>
                <w:color w:val="000000"/>
                <w:sz w:val="24"/>
                <w:szCs w:val="24"/>
                <w:lang w:eastAsia="en-CA"/>
                <w:rPrChange w:id="1778" w:author="Clayton Lamb" w:date="2023-07-19T07:26:00Z">
                  <w:rPr>
                    <w:del w:id="1779" w:author="Clayton Lamb" w:date="2023-08-18T09:20:00Z"/>
                    <w:rFonts w:ascii="Times New Roman" w:hAnsi="Times New Roman"/>
                    <w:color w:val="000000"/>
                    <w:sz w:val="20"/>
                    <w:szCs w:val="24"/>
                    <w:lang w:eastAsia="en-CA"/>
                  </w:rPr>
                </w:rPrChange>
              </w:rPr>
            </w:pPr>
            <w:del w:id="1780" w:author="Clayton Lamb" w:date="2023-08-18T09:20:00Z">
              <w:r w:rsidRPr="00366A3B" w:rsidDel="009811F7">
                <w:rPr>
                  <w:rFonts w:ascii="Times New Roman" w:hAnsi="Times New Roman"/>
                  <w:color w:val="000000"/>
                  <w:sz w:val="24"/>
                  <w:szCs w:val="24"/>
                  <w:lang w:eastAsia="en-CA"/>
                  <w:rPrChange w:id="1781" w:author="Clayton Lamb" w:date="2023-07-19T07:26:00Z">
                    <w:rPr>
                      <w:rFonts w:ascii="Times New Roman" w:hAnsi="Times New Roman"/>
                      <w:color w:val="000000"/>
                      <w:sz w:val="20"/>
                      <w:szCs w:val="24"/>
                      <w:lang w:eastAsia="en-CA"/>
                    </w:rPr>
                  </w:rPrChange>
                </w:rPr>
                <w:delText>100 (2014</w:delText>
              </w:r>
            </w:del>
            <w:del w:id="1782" w:author="Clayton Lamb" w:date="2023-07-14T08:17:00Z">
              <w:r w:rsidRPr="00366A3B" w:rsidDel="00D448B7">
                <w:rPr>
                  <w:rFonts w:ascii="Times New Roman" w:hAnsi="Times New Roman"/>
                  <w:color w:val="000000"/>
                  <w:sz w:val="24"/>
                  <w:szCs w:val="24"/>
                  <w:lang w:eastAsia="en-CA"/>
                  <w:rPrChange w:id="1783" w:author="Clayton Lamb" w:date="2023-07-19T07:26:00Z">
                    <w:rPr>
                      <w:rFonts w:ascii="Times New Roman" w:hAnsi="Times New Roman"/>
                      <w:color w:val="000000"/>
                      <w:sz w:val="20"/>
                      <w:szCs w:val="24"/>
                      <w:lang w:eastAsia="en-CA"/>
                    </w:rPr>
                  </w:rPrChange>
                </w:rPr>
                <w:delText>-</w:delText>
              </w:r>
            </w:del>
            <w:del w:id="1784" w:author="Clayton Lamb" w:date="2023-08-18T09:20:00Z">
              <w:r w:rsidRPr="00366A3B" w:rsidDel="009811F7">
                <w:rPr>
                  <w:rFonts w:ascii="Times New Roman" w:hAnsi="Times New Roman"/>
                  <w:color w:val="000000"/>
                  <w:sz w:val="24"/>
                  <w:szCs w:val="24"/>
                  <w:lang w:eastAsia="en-CA"/>
                  <w:rPrChange w:id="1785" w:author="Clayton Lamb" w:date="2023-07-19T07:26:00Z">
                    <w:rPr>
                      <w:rFonts w:ascii="Times New Roman" w:hAnsi="Times New Roman"/>
                      <w:color w:val="000000"/>
                      <w:sz w:val="20"/>
                      <w:szCs w:val="24"/>
                      <w:lang w:eastAsia="en-CA"/>
                    </w:rPr>
                  </w:rPrChange>
                </w:rPr>
                <w:delText>2021)</w:delText>
              </w:r>
            </w:del>
          </w:p>
        </w:tc>
        <w:tc>
          <w:tcPr>
            <w:tcW w:w="1701" w:type="dxa"/>
            <w:tcBorders>
              <w:top w:val="nil"/>
              <w:left w:val="nil"/>
              <w:bottom w:val="nil"/>
              <w:right w:val="nil"/>
            </w:tcBorders>
            <w:shd w:val="clear" w:color="auto" w:fill="auto"/>
            <w:noWrap/>
            <w:vAlign w:val="center"/>
            <w:hideMark/>
          </w:tcPr>
          <w:p w14:paraId="5484F285" w14:textId="1D3649B6" w:rsidR="00133EEF" w:rsidRPr="00366A3B" w:rsidDel="009811F7" w:rsidRDefault="00133EEF" w:rsidP="00752826">
            <w:pPr>
              <w:rPr>
                <w:del w:id="1786" w:author="Clayton Lamb" w:date="2023-08-18T09:20:00Z"/>
                <w:rFonts w:ascii="Times New Roman" w:hAnsi="Times New Roman"/>
                <w:color w:val="000000"/>
                <w:sz w:val="24"/>
                <w:szCs w:val="24"/>
                <w:lang w:eastAsia="en-CA"/>
                <w:rPrChange w:id="1787" w:author="Clayton Lamb" w:date="2023-07-19T07:26:00Z">
                  <w:rPr>
                    <w:del w:id="1788" w:author="Clayton Lamb" w:date="2023-08-18T09:20:00Z"/>
                    <w:rFonts w:ascii="Times New Roman" w:hAnsi="Times New Roman"/>
                    <w:color w:val="000000"/>
                    <w:sz w:val="20"/>
                    <w:szCs w:val="24"/>
                    <w:lang w:eastAsia="en-CA"/>
                  </w:rPr>
                </w:rPrChange>
              </w:rPr>
            </w:pPr>
            <w:del w:id="1789" w:author="Clayton Lamb" w:date="2023-08-18T09:20:00Z">
              <w:r w:rsidRPr="00366A3B" w:rsidDel="009811F7">
                <w:rPr>
                  <w:rFonts w:ascii="Times New Roman" w:hAnsi="Times New Roman"/>
                  <w:color w:val="000000"/>
                  <w:sz w:val="24"/>
                  <w:szCs w:val="24"/>
                  <w:lang w:eastAsia="en-CA"/>
                  <w:rPrChange w:id="1790" w:author="Clayton Lamb" w:date="2023-07-19T07:26:00Z">
                    <w:rPr>
                      <w:rFonts w:ascii="Times New Roman" w:hAnsi="Times New Roman"/>
                      <w:color w:val="000000"/>
                      <w:sz w:val="20"/>
                      <w:szCs w:val="24"/>
                      <w:lang w:eastAsia="en-CA"/>
                    </w:rPr>
                  </w:rPrChange>
                </w:rPr>
                <w:delText>18 (2017</w:delText>
              </w:r>
            </w:del>
            <w:del w:id="1791" w:author="Clayton Lamb" w:date="2023-07-14T08:17:00Z">
              <w:r w:rsidRPr="00366A3B" w:rsidDel="00D448B7">
                <w:rPr>
                  <w:rFonts w:ascii="Times New Roman" w:hAnsi="Times New Roman"/>
                  <w:color w:val="000000"/>
                  <w:sz w:val="24"/>
                  <w:szCs w:val="24"/>
                  <w:lang w:eastAsia="en-CA"/>
                  <w:rPrChange w:id="1792" w:author="Clayton Lamb" w:date="2023-07-19T07:26:00Z">
                    <w:rPr>
                      <w:rFonts w:ascii="Times New Roman" w:hAnsi="Times New Roman"/>
                      <w:color w:val="000000"/>
                      <w:sz w:val="20"/>
                      <w:szCs w:val="24"/>
                      <w:lang w:eastAsia="en-CA"/>
                    </w:rPr>
                  </w:rPrChange>
                </w:rPr>
                <w:delText>-</w:delText>
              </w:r>
            </w:del>
            <w:del w:id="1793" w:author="Clayton Lamb" w:date="2023-08-18T09:20:00Z">
              <w:r w:rsidRPr="00366A3B" w:rsidDel="009811F7">
                <w:rPr>
                  <w:rFonts w:ascii="Times New Roman" w:hAnsi="Times New Roman"/>
                  <w:color w:val="000000"/>
                  <w:sz w:val="24"/>
                  <w:szCs w:val="24"/>
                  <w:lang w:eastAsia="en-CA"/>
                  <w:rPrChange w:id="1794" w:author="Clayton Lamb" w:date="2023-07-19T07:26:00Z">
                    <w:rPr>
                      <w:rFonts w:ascii="Times New Roman" w:hAnsi="Times New Roman"/>
                      <w:color w:val="000000"/>
                      <w:sz w:val="20"/>
                      <w:szCs w:val="24"/>
                      <w:lang w:eastAsia="en-CA"/>
                    </w:rPr>
                  </w:rPrChange>
                </w:rPr>
                <w:delText>2021)</w:delText>
              </w:r>
            </w:del>
          </w:p>
        </w:tc>
      </w:tr>
      <w:tr w:rsidR="00133EEF" w:rsidRPr="00366A3B" w:rsidDel="009811F7" w14:paraId="75902214" w14:textId="6608BF0E" w:rsidTr="00752826">
        <w:trPr>
          <w:gridAfter w:val="1"/>
          <w:wAfter w:w="108" w:type="dxa"/>
          <w:trHeight w:val="465"/>
          <w:del w:id="1795" w:author="Clayton Lamb" w:date="2023-08-18T09:20:00Z"/>
        </w:trPr>
        <w:tc>
          <w:tcPr>
            <w:tcW w:w="1433" w:type="dxa"/>
            <w:tcBorders>
              <w:top w:val="nil"/>
              <w:left w:val="nil"/>
              <w:bottom w:val="nil"/>
              <w:right w:val="nil"/>
            </w:tcBorders>
            <w:shd w:val="clear" w:color="auto" w:fill="auto"/>
            <w:noWrap/>
            <w:vAlign w:val="center"/>
            <w:hideMark/>
          </w:tcPr>
          <w:p w14:paraId="657251CC" w14:textId="2B623CD8" w:rsidR="00133EEF" w:rsidRPr="00366A3B" w:rsidDel="009811F7" w:rsidRDefault="00133EEF" w:rsidP="00752826">
            <w:pPr>
              <w:rPr>
                <w:del w:id="1796" w:author="Clayton Lamb" w:date="2023-08-18T09:20:00Z"/>
                <w:rFonts w:ascii="Times New Roman" w:hAnsi="Times New Roman"/>
                <w:color w:val="000000"/>
                <w:sz w:val="24"/>
                <w:szCs w:val="24"/>
                <w:lang w:eastAsia="en-CA"/>
                <w:rPrChange w:id="1797" w:author="Clayton Lamb" w:date="2023-07-19T07:26:00Z">
                  <w:rPr>
                    <w:del w:id="1798" w:author="Clayton Lamb" w:date="2023-08-18T09:20:00Z"/>
                    <w:rFonts w:ascii="Times New Roman" w:hAnsi="Times New Roman"/>
                    <w:color w:val="000000"/>
                    <w:sz w:val="20"/>
                    <w:szCs w:val="24"/>
                    <w:lang w:eastAsia="en-CA"/>
                  </w:rPr>
                </w:rPrChange>
              </w:rPr>
            </w:pPr>
            <w:del w:id="1799" w:author="Clayton Lamb" w:date="2023-08-18T09:20:00Z">
              <w:r w:rsidRPr="00366A3B" w:rsidDel="009811F7">
                <w:rPr>
                  <w:rFonts w:ascii="Times New Roman" w:hAnsi="Times New Roman"/>
                  <w:color w:val="000000"/>
                  <w:sz w:val="24"/>
                  <w:szCs w:val="24"/>
                  <w:lang w:eastAsia="en-CA"/>
                  <w:rPrChange w:id="1800" w:author="Clayton Lamb" w:date="2023-07-19T07:26:00Z">
                    <w:rPr>
                      <w:rFonts w:ascii="Times New Roman" w:hAnsi="Times New Roman"/>
                      <w:color w:val="000000"/>
                      <w:sz w:val="20"/>
                      <w:szCs w:val="24"/>
                      <w:lang w:eastAsia="en-CA"/>
                    </w:rPr>
                  </w:rPrChange>
                </w:rPr>
                <w:delText>Pathogens</w:delText>
              </w:r>
            </w:del>
          </w:p>
        </w:tc>
        <w:tc>
          <w:tcPr>
            <w:tcW w:w="1417" w:type="dxa"/>
            <w:tcBorders>
              <w:top w:val="nil"/>
              <w:left w:val="nil"/>
              <w:bottom w:val="nil"/>
              <w:right w:val="nil"/>
            </w:tcBorders>
            <w:shd w:val="clear" w:color="auto" w:fill="auto"/>
            <w:noWrap/>
            <w:vAlign w:val="center"/>
            <w:hideMark/>
          </w:tcPr>
          <w:p w14:paraId="6DB8D92C" w14:textId="082C9FF0" w:rsidR="00133EEF" w:rsidRPr="00366A3B" w:rsidDel="009811F7" w:rsidRDefault="00133EEF" w:rsidP="00752826">
            <w:pPr>
              <w:rPr>
                <w:del w:id="1801" w:author="Clayton Lamb" w:date="2023-08-18T09:20:00Z"/>
                <w:rFonts w:ascii="Times New Roman" w:hAnsi="Times New Roman"/>
                <w:color w:val="000000"/>
                <w:sz w:val="24"/>
                <w:szCs w:val="24"/>
                <w:lang w:eastAsia="en-CA"/>
                <w:rPrChange w:id="1802" w:author="Clayton Lamb" w:date="2023-07-19T07:26:00Z">
                  <w:rPr>
                    <w:del w:id="1803" w:author="Clayton Lamb" w:date="2023-08-18T09:20:00Z"/>
                    <w:rFonts w:ascii="Times New Roman" w:hAnsi="Times New Roman"/>
                    <w:color w:val="000000"/>
                    <w:sz w:val="20"/>
                    <w:szCs w:val="24"/>
                    <w:lang w:eastAsia="en-CA"/>
                  </w:rPr>
                </w:rPrChange>
              </w:rPr>
            </w:pPr>
            <w:del w:id="1804" w:author="Clayton Lamb" w:date="2023-08-18T09:20:00Z">
              <w:r w:rsidRPr="00366A3B" w:rsidDel="009811F7">
                <w:rPr>
                  <w:rFonts w:ascii="Times New Roman" w:hAnsi="Times New Roman"/>
                  <w:color w:val="000000"/>
                  <w:sz w:val="24"/>
                  <w:szCs w:val="24"/>
                  <w:lang w:eastAsia="en-CA"/>
                  <w:rPrChange w:id="1805"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6770538F" w14:textId="3589C141" w:rsidR="00133EEF" w:rsidRPr="00366A3B" w:rsidDel="009811F7" w:rsidRDefault="00133EEF" w:rsidP="00752826">
            <w:pPr>
              <w:rPr>
                <w:del w:id="1806" w:author="Clayton Lamb" w:date="2023-08-18T09:20:00Z"/>
                <w:rFonts w:ascii="Times New Roman" w:hAnsi="Times New Roman"/>
                <w:color w:val="000000"/>
                <w:sz w:val="24"/>
                <w:szCs w:val="24"/>
                <w:lang w:eastAsia="en-CA"/>
                <w:rPrChange w:id="1807" w:author="Clayton Lamb" w:date="2023-07-19T07:26:00Z">
                  <w:rPr>
                    <w:del w:id="1808" w:author="Clayton Lamb" w:date="2023-08-18T09:20:00Z"/>
                    <w:rFonts w:ascii="Times New Roman" w:hAnsi="Times New Roman"/>
                    <w:color w:val="000000"/>
                    <w:sz w:val="20"/>
                    <w:szCs w:val="24"/>
                    <w:lang w:eastAsia="en-CA"/>
                  </w:rPr>
                </w:rPrChange>
              </w:rPr>
            </w:pPr>
            <w:del w:id="1809" w:author="Clayton Lamb" w:date="2023-08-18T09:20:00Z">
              <w:r w:rsidRPr="00366A3B" w:rsidDel="009811F7">
                <w:rPr>
                  <w:rFonts w:ascii="Times New Roman" w:hAnsi="Times New Roman"/>
                  <w:color w:val="000000"/>
                  <w:sz w:val="24"/>
                  <w:szCs w:val="24"/>
                  <w:lang w:eastAsia="en-CA"/>
                  <w:rPrChange w:id="1810" w:author="Clayton Lamb" w:date="2023-07-19T07:26:00Z">
                    <w:rPr>
                      <w:rFonts w:ascii="Times New Roman" w:hAnsi="Times New Roman"/>
                      <w:color w:val="000000"/>
                      <w:sz w:val="20"/>
                      <w:szCs w:val="24"/>
                      <w:lang w:eastAsia="en-CA"/>
                    </w:rPr>
                  </w:rPrChange>
                </w:rPr>
                <w:delText>Toxoplasma</w:delText>
              </w:r>
            </w:del>
          </w:p>
        </w:tc>
        <w:tc>
          <w:tcPr>
            <w:tcW w:w="1559" w:type="dxa"/>
            <w:tcBorders>
              <w:top w:val="nil"/>
              <w:left w:val="nil"/>
              <w:bottom w:val="nil"/>
              <w:right w:val="nil"/>
            </w:tcBorders>
            <w:shd w:val="clear" w:color="auto" w:fill="auto"/>
            <w:noWrap/>
            <w:vAlign w:val="center"/>
            <w:hideMark/>
          </w:tcPr>
          <w:p w14:paraId="5B42886A" w14:textId="057D7572" w:rsidR="00133EEF" w:rsidRPr="00366A3B" w:rsidDel="009811F7" w:rsidRDefault="00133EEF" w:rsidP="00752826">
            <w:pPr>
              <w:rPr>
                <w:del w:id="1811" w:author="Clayton Lamb" w:date="2023-08-18T09:20:00Z"/>
                <w:rFonts w:ascii="Times New Roman" w:hAnsi="Times New Roman"/>
                <w:color w:val="000000"/>
                <w:sz w:val="24"/>
                <w:szCs w:val="24"/>
                <w:lang w:eastAsia="en-CA"/>
                <w:rPrChange w:id="1812" w:author="Clayton Lamb" w:date="2023-07-19T07:26:00Z">
                  <w:rPr>
                    <w:del w:id="1813" w:author="Clayton Lamb" w:date="2023-08-18T09:20:00Z"/>
                    <w:rFonts w:ascii="Times New Roman" w:hAnsi="Times New Roman"/>
                    <w:color w:val="000000"/>
                    <w:sz w:val="20"/>
                    <w:szCs w:val="24"/>
                    <w:lang w:eastAsia="en-CA"/>
                  </w:rPr>
                </w:rPrChange>
              </w:rPr>
            </w:pPr>
            <w:del w:id="1814" w:author="Clayton Lamb" w:date="2023-08-18T09:20:00Z">
              <w:r w:rsidRPr="00366A3B" w:rsidDel="009811F7">
                <w:rPr>
                  <w:rFonts w:ascii="Times New Roman" w:hAnsi="Times New Roman"/>
                  <w:color w:val="000000"/>
                  <w:sz w:val="24"/>
                  <w:szCs w:val="24"/>
                  <w:lang w:eastAsia="en-CA"/>
                  <w:rPrChange w:id="1815" w:author="Clayton Lamb" w:date="2023-07-19T07:26:00Z">
                    <w:rPr>
                      <w:rFonts w:ascii="Times New Roman" w:hAnsi="Times New Roman"/>
                      <w:color w:val="000000"/>
                      <w:sz w:val="20"/>
                      <w:szCs w:val="24"/>
                      <w:lang w:eastAsia="en-CA"/>
                    </w:rPr>
                  </w:rPrChange>
                </w:rPr>
                <w:delText>100 (2014</w:delText>
              </w:r>
            </w:del>
            <w:del w:id="1816" w:author="Clayton Lamb" w:date="2023-07-14T08:17:00Z">
              <w:r w:rsidRPr="00366A3B" w:rsidDel="00D448B7">
                <w:rPr>
                  <w:rFonts w:ascii="Times New Roman" w:hAnsi="Times New Roman"/>
                  <w:color w:val="000000"/>
                  <w:sz w:val="24"/>
                  <w:szCs w:val="24"/>
                  <w:lang w:eastAsia="en-CA"/>
                  <w:rPrChange w:id="1817" w:author="Clayton Lamb" w:date="2023-07-19T07:26:00Z">
                    <w:rPr>
                      <w:rFonts w:ascii="Times New Roman" w:hAnsi="Times New Roman"/>
                      <w:color w:val="000000"/>
                      <w:sz w:val="20"/>
                      <w:szCs w:val="24"/>
                      <w:lang w:eastAsia="en-CA"/>
                    </w:rPr>
                  </w:rPrChange>
                </w:rPr>
                <w:delText>-</w:delText>
              </w:r>
            </w:del>
            <w:del w:id="1818" w:author="Clayton Lamb" w:date="2023-08-18T09:20:00Z">
              <w:r w:rsidRPr="00366A3B" w:rsidDel="009811F7">
                <w:rPr>
                  <w:rFonts w:ascii="Times New Roman" w:hAnsi="Times New Roman"/>
                  <w:color w:val="000000"/>
                  <w:sz w:val="24"/>
                  <w:szCs w:val="24"/>
                  <w:lang w:eastAsia="en-CA"/>
                  <w:rPrChange w:id="1819" w:author="Clayton Lamb" w:date="2023-07-19T07:26:00Z">
                    <w:rPr>
                      <w:rFonts w:ascii="Times New Roman" w:hAnsi="Times New Roman"/>
                      <w:color w:val="000000"/>
                      <w:sz w:val="20"/>
                      <w:szCs w:val="24"/>
                      <w:lang w:eastAsia="en-CA"/>
                    </w:rPr>
                  </w:rPrChange>
                </w:rPr>
                <w:delText>2021)</w:delText>
              </w:r>
            </w:del>
          </w:p>
        </w:tc>
        <w:tc>
          <w:tcPr>
            <w:tcW w:w="1701" w:type="dxa"/>
            <w:tcBorders>
              <w:top w:val="nil"/>
              <w:left w:val="nil"/>
              <w:bottom w:val="nil"/>
              <w:right w:val="nil"/>
            </w:tcBorders>
            <w:shd w:val="clear" w:color="auto" w:fill="auto"/>
            <w:noWrap/>
            <w:vAlign w:val="center"/>
            <w:hideMark/>
          </w:tcPr>
          <w:p w14:paraId="227820D4" w14:textId="7ADF5D3C" w:rsidR="00133EEF" w:rsidRPr="00366A3B" w:rsidDel="009811F7" w:rsidRDefault="00133EEF" w:rsidP="00752826">
            <w:pPr>
              <w:rPr>
                <w:del w:id="1820" w:author="Clayton Lamb" w:date="2023-08-18T09:20:00Z"/>
                <w:rFonts w:ascii="Times New Roman" w:hAnsi="Times New Roman"/>
                <w:color w:val="000000"/>
                <w:sz w:val="24"/>
                <w:szCs w:val="24"/>
                <w:lang w:eastAsia="en-CA"/>
                <w:rPrChange w:id="1821" w:author="Clayton Lamb" w:date="2023-07-19T07:26:00Z">
                  <w:rPr>
                    <w:del w:id="1822" w:author="Clayton Lamb" w:date="2023-08-18T09:20:00Z"/>
                    <w:rFonts w:ascii="Times New Roman" w:hAnsi="Times New Roman"/>
                    <w:color w:val="000000"/>
                    <w:sz w:val="20"/>
                    <w:szCs w:val="24"/>
                    <w:lang w:eastAsia="en-CA"/>
                  </w:rPr>
                </w:rPrChange>
              </w:rPr>
            </w:pPr>
            <w:del w:id="1823" w:author="Clayton Lamb" w:date="2023-08-18T09:20:00Z">
              <w:r w:rsidRPr="00366A3B" w:rsidDel="009811F7">
                <w:rPr>
                  <w:rFonts w:ascii="Times New Roman" w:hAnsi="Times New Roman"/>
                  <w:color w:val="000000"/>
                  <w:sz w:val="24"/>
                  <w:szCs w:val="24"/>
                  <w:lang w:eastAsia="en-CA"/>
                  <w:rPrChange w:id="1824" w:author="Clayton Lamb" w:date="2023-07-19T07:26:00Z">
                    <w:rPr>
                      <w:rFonts w:ascii="Times New Roman" w:hAnsi="Times New Roman"/>
                      <w:color w:val="000000"/>
                      <w:sz w:val="20"/>
                      <w:szCs w:val="24"/>
                      <w:lang w:eastAsia="en-CA"/>
                    </w:rPr>
                  </w:rPrChange>
                </w:rPr>
                <w:delText>17 (2017</w:delText>
              </w:r>
            </w:del>
            <w:del w:id="1825" w:author="Clayton Lamb" w:date="2023-07-14T08:17:00Z">
              <w:r w:rsidRPr="00366A3B" w:rsidDel="00D448B7">
                <w:rPr>
                  <w:rFonts w:ascii="Times New Roman" w:hAnsi="Times New Roman"/>
                  <w:color w:val="000000"/>
                  <w:sz w:val="24"/>
                  <w:szCs w:val="24"/>
                  <w:lang w:eastAsia="en-CA"/>
                  <w:rPrChange w:id="1826" w:author="Clayton Lamb" w:date="2023-07-19T07:26:00Z">
                    <w:rPr>
                      <w:rFonts w:ascii="Times New Roman" w:hAnsi="Times New Roman"/>
                      <w:color w:val="000000"/>
                      <w:sz w:val="20"/>
                      <w:szCs w:val="24"/>
                      <w:lang w:eastAsia="en-CA"/>
                    </w:rPr>
                  </w:rPrChange>
                </w:rPr>
                <w:delText>-</w:delText>
              </w:r>
            </w:del>
            <w:del w:id="1827" w:author="Clayton Lamb" w:date="2023-08-18T09:20:00Z">
              <w:r w:rsidRPr="00366A3B" w:rsidDel="009811F7">
                <w:rPr>
                  <w:rFonts w:ascii="Times New Roman" w:hAnsi="Times New Roman"/>
                  <w:color w:val="000000"/>
                  <w:sz w:val="24"/>
                  <w:szCs w:val="24"/>
                  <w:lang w:eastAsia="en-CA"/>
                  <w:rPrChange w:id="1828" w:author="Clayton Lamb" w:date="2023-07-19T07:26:00Z">
                    <w:rPr>
                      <w:rFonts w:ascii="Times New Roman" w:hAnsi="Times New Roman"/>
                      <w:color w:val="000000"/>
                      <w:sz w:val="20"/>
                      <w:szCs w:val="24"/>
                      <w:lang w:eastAsia="en-CA"/>
                    </w:rPr>
                  </w:rPrChange>
                </w:rPr>
                <w:delText>2021)</w:delText>
              </w:r>
            </w:del>
          </w:p>
        </w:tc>
      </w:tr>
      <w:tr w:rsidR="00133EEF" w:rsidRPr="00366A3B" w:rsidDel="009811F7" w14:paraId="73E66EED" w14:textId="1B2D5766" w:rsidTr="00752826">
        <w:trPr>
          <w:gridAfter w:val="1"/>
          <w:wAfter w:w="108" w:type="dxa"/>
          <w:trHeight w:val="465"/>
          <w:del w:id="1829" w:author="Clayton Lamb" w:date="2023-08-18T09:20:00Z"/>
        </w:trPr>
        <w:tc>
          <w:tcPr>
            <w:tcW w:w="1433" w:type="dxa"/>
            <w:tcBorders>
              <w:top w:val="nil"/>
              <w:left w:val="nil"/>
              <w:bottom w:val="nil"/>
              <w:right w:val="nil"/>
            </w:tcBorders>
            <w:shd w:val="clear" w:color="auto" w:fill="auto"/>
            <w:noWrap/>
            <w:vAlign w:val="center"/>
            <w:hideMark/>
          </w:tcPr>
          <w:p w14:paraId="35785AE4" w14:textId="3D7ED356" w:rsidR="00133EEF" w:rsidRPr="00366A3B" w:rsidDel="009811F7" w:rsidRDefault="00133EEF" w:rsidP="00752826">
            <w:pPr>
              <w:rPr>
                <w:del w:id="1830" w:author="Clayton Lamb" w:date="2023-08-18T09:20:00Z"/>
                <w:rFonts w:ascii="Times New Roman" w:hAnsi="Times New Roman"/>
                <w:color w:val="000000"/>
                <w:sz w:val="24"/>
                <w:szCs w:val="24"/>
                <w:lang w:eastAsia="en-CA"/>
                <w:rPrChange w:id="1831" w:author="Clayton Lamb" w:date="2023-07-19T07:26:00Z">
                  <w:rPr>
                    <w:del w:id="1832" w:author="Clayton Lamb" w:date="2023-08-18T09:20:00Z"/>
                    <w:rFonts w:ascii="Times New Roman" w:hAnsi="Times New Roman"/>
                    <w:color w:val="000000"/>
                    <w:sz w:val="20"/>
                    <w:szCs w:val="24"/>
                    <w:lang w:eastAsia="en-CA"/>
                  </w:rPr>
                </w:rPrChange>
              </w:rPr>
            </w:pPr>
            <w:del w:id="1833" w:author="Clayton Lamb" w:date="2023-08-18T09:20:00Z">
              <w:r w:rsidRPr="00366A3B" w:rsidDel="009811F7">
                <w:rPr>
                  <w:rFonts w:ascii="Times New Roman" w:hAnsi="Times New Roman"/>
                  <w:color w:val="000000"/>
                  <w:sz w:val="24"/>
                  <w:szCs w:val="24"/>
                  <w:lang w:eastAsia="en-CA"/>
                  <w:rPrChange w:id="1834" w:author="Clayton Lamb" w:date="2023-07-19T07:26:00Z">
                    <w:rPr>
                      <w:rFonts w:ascii="Times New Roman" w:hAnsi="Times New Roman"/>
                      <w:color w:val="000000"/>
                      <w:sz w:val="20"/>
                      <w:szCs w:val="24"/>
                      <w:lang w:eastAsia="en-CA"/>
                    </w:rPr>
                  </w:rPrChange>
                </w:rPr>
                <w:delText>Pathogens</w:delText>
              </w:r>
            </w:del>
          </w:p>
        </w:tc>
        <w:tc>
          <w:tcPr>
            <w:tcW w:w="1417" w:type="dxa"/>
            <w:tcBorders>
              <w:top w:val="nil"/>
              <w:left w:val="nil"/>
              <w:bottom w:val="nil"/>
              <w:right w:val="nil"/>
            </w:tcBorders>
            <w:shd w:val="clear" w:color="auto" w:fill="auto"/>
            <w:noWrap/>
            <w:vAlign w:val="center"/>
            <w:hideMark/>
          </w:tcPr>
          <w:p w14:paraId="6543BFF5" w14:textId="1A42E8CA" w:rsidR="00133EEF" w:rsidRPr="00366A3B" w:rsidDel="009811F7" w:rsidRDefault="00133EEF" w:rsidP="00752826">
            <w:pPr>
              <w:rPr>
                <w:del w:id="1835" w:author="Clayton Lamb" w:date="2023-08-18T09:20:00Z"/>
                <w:rFonts w:ascii="Times New Roman" w:hAnsi="Times New Roman"/>
                <w:color w:val="000000"/>
                <w:sz w:val="24"/>
                <w:szCs w:val="24"/>
                <w:lang w:eastAsia="en-CA"/>
                <w:rPrChange w:id="1836" w:author="Clayton Lamb" w:date="2023-07-19T07:26:00Z">
                  <w:rPr>
                    <w:del w:id="1837" w:author="Clayton Lamb" w:date="2023-08-18T09:20:00Z"/>
                    <w:rFonts w:ascii="Times New Roman" w:hAnsi="Times New Roman"/>
                    <w:color w:val="000000"/>
                    <w:sz w:val="20"/>
                    <w:szCs w:val="24"/>
                    <w:lang w:eastAsia="en-CA"/>
                  </w:rPr>
                </w:rPrChange>
              </w:rPr>
            </w:pPr>
            <w:del w:id="1838" w:author="Clayton Lamb" w:date="2023-08-18T09:20:00Z">
              <w:r w:rsidRPr="00366A3B" w:rsidDel="009811F7">
                <w:rPr>
                  <w:rFonts w:ascii="Times New Roman" w:hAnsi="Times New Roman"/>
                  <w:color w:val="000000"/>
                  <w:sz w:val="24"/>
                  <w:szCs w:val="24"/>
                  <w:lang w:eastAsia="en-CA"/>
                  <w:rPrChange w:id="1839"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7327FFC1" w14:textId="792D29C7" w:rsidR="00133EEF" w:rsidRPr="00366A3B" w:rsidDel="009811F7" w:rsidRDefault="00133EEF" w:rsidP="00752826">
            <w:pPr>
              <w:rPr>
                <w:del w:id="1840" w:author="Clayton Lamb" w:date="2023-08-18T09:20:00Z"/>
                <w:rFonts w:ascii="Times New Roman" w:hAnsi="Times New Roman"/>
                <w:color w:val="000000"/>
                <w:sz w:val="24"/>
                <w:szCs w:val="24"/>
                <w:lang w:eastAsia="en-CA"/>
                <w:rPrChange w:id="1841" w:author="Clayton Lamb" w:date="2023-07-19T07:26:00Z">
                  <w:rPr>
                    <w:del w:id="1842" w:author="Clayton Lamb" w:date="2023-08-18T09:20:00Z"/>
                    <w:rFonts w:ascii="Times New Roman" w:hAnsi="Times New Roman"/>
                    <w:color w:val="000000"/>
                    <w:sz w:val="20"/>
                    <w:szCs w:val="24"/>
                    <w:lang w:eastAsia="en-CA"/>
                  </w:rPr>
                </w:rPrChange>
              </w:rPr>
            </w:pPr>
            <w:del w:id="1843" w:author="Clayton Lamb" w:date="2023-08-18T09:20:00Z">
              <w:r w:rsidRPr="00366A3B" w:rsidDel="009811F7">
                <w:rPr>
                  <w:rFonts w:ascii="Times New Roman" w:hAnsi="Times New Roman"/>
                  <w:color w:val="000000"/>
                  <w:sz w:val="24"/>
                  <w:szCs w:val="24"/>
                  <w:lang w:eastAsia="en-CA"/>
                  <w:rPrChange w:id="1844" w:author="Clayton Lamb" w:date="2023-07-19T07:26:00Z">
                    <w:rPr>
                      <w:rFonts w:ascii="Times New Roman" w:hAnsi="Times New Roman"/>
                      <w:color w:val="000000"/>
                      <w:sz w:val="20"/>
                      <w:szCs w:val="24"/>
                      <w:lang w:eastAsia="en-CA"/>
                    </w:rPr>
                  </w:rPrChange>
                </w:rPr>
                <w:delText>Erysipelothrix</w:delText>
              </w:r>
            </w:del>
          </w:p>
        </w:tc>
        <w:tc>
          <w:tcPr>
            <w:tcW w:w="1559" w:type="dxa"/>
            <w:tcBorders>
              <w:top w:val="nil"/>
              <w:left w:val="nil"/>
              <w:bottom w:val="nil"/>
              <w:right w:val="nil"/>
            </w:tcBorders>
            <w:shd w:val="clear" w:color="auto" w:fill="auto"/>
            <w:noWrap/>
            <w:vAlign w:val="center"/>
            <w:hideMark/>
          </w:tcPr>
          <w:p w14:paraId="608B8293" w14:textId="0A01458E" w:rsidR="00133EEF" w:rsidRPr="00366A3B" w:rsidDel="009811F7" w:rsidRDefault="00133EEF" w:rsidP="00752826">
            <w:pPr>
              <w:rPr>
                <w:del w:id="1845" w:author="Clayton Lamb" w:date="2023-08-18T09:20:00Z"/>
                <w:rFonts w:ascii="Times New Roman" w:hAnsi="Times New Roman"/>
                <w:color w:val="000000"/>
                <w:sz w:val="24"/>
                <w:szCs w:val="24"/>
                <w:lang w:eastAsia="en-CA"/>
                <w:rPrChange w:id="1846" w:author="Clayton Lamb" w:date="2023-07-19T07:26:00Z">
                  <w:rPr>
                    <w:del w:id="1847" w:author="Clayton Lamb" w:date="2023-08-18T09:20:00Z"/>
                    <w:rFonts w:ascii="Times New Roman" w:hAnsi="Times New Roman"/>
                    <w:color w:val="000000"/>
                    <w:sz w:val="20"/>
                    <w:szCs w:val="24"/>
                    <w:lang w:eastAsia="en-CA"/>
                  </w:rPr>
                </w:rPrChange>
              </w:rPr>
            </w:pPr>
            <w:del w:id="1848" w:author="Clayton Lamb" w:date="2023-08-18T09:20:00Z">
              <w:r w:rsidRPr="00366A3B" w:rsidDel="009811F7">
                <w:rPr>
                  <w:rFonts w:ascii="Times New Roman" w:hAnsi="Times New Roman"/>
                  <w:color w:val="000000"/>
                  <w:sz w:val="24"/>
                  <w:szCs w:val="24"/>
                  <w:lang w:eastAsia="en-CA"/>
                  <w:rPrChange w:id="1849" w:author="Clayton Lamb" w:date="2023-07-19T07:26:00Z">
                    <w:rPr>
                      <w:rFonts w:ascii="Times New Roman" w:hAnsi="Times New Roman"/>
                      <w:color w:val="000000"/>
                      <w:sz w:val="20"/>
                      <w:szCs w:val="24"/>
                      <w:lang w:eastAsia="en-CA"/>
                    </w:rPr>
                  </w:rPrChange>
                </w:rPr>
                <w:delText>102 (2014</w:delText>
              </w:r>
            </w:del>
            <w:del w:id="1850" w:author="Clayton Lamb" w:date="2023-07-14T08:17:00Z">
              <w:r w:rsidRPr="00366A3B" w:rsidDel="00D448B7">
                <w:rPr>
                  <w:rFonts w:ascii="Times New Roman" w:hAnsi="Times New Roman"/>
                  <w:color w:val="000000"/>
                  <w:sz w:val="24"/>
                  <w:szCs w:val="24"/>
                  <w:lang w:eastAsia="en-CA"/>
                  <w:rPrChange w:id="1851" w:author="Clayton Lamb" w:date="2023-07-19T07:26:00Z">
                    <w:rPr>
                      <w:rFonts w:ascii="Times New Roman" w:hAnsi="Times New Roman"/>
                      <w:color w:val="000000"/>
                      <w:sz w:val="20"/>
                      <w:szCs w:val="24"/>
                      <w:lang w:eastAsia="en-CA"/>
                    </w:rPr>
                  </w:rPrChange>
                </w:rPr>
                <w:delText>-</w:delText>
              </w:r>
            </w:del>
            <w:del w:id="1852" w:author="Clayton Lamb" w:date="2023-08-18T09:20:00Z">
              <w:r w:rsidRPr="00366A3B" w:rsidDel="009811F7">
                <w:rPr>
                  <w:rFonts w:ascii="Times New Roman" w:hAnsi="Times New Roman"/>
                  <w:color w:val="000000"/>
                  <w:sz w:val="24"/>
                  <w:szCs w:val="24"/>
                  <w:lang w:eastAsia="en-CA"/>
                  <w:rPrChange w:id="1853" w:author="Clayton Lamb" w:date="2023-07-19T07:26:00Z">
                    <w:rPr>
                      <w:rFonts w:ascii="Times New Roman" w:hAnsi="Times New Roman"/>
                      <w:color w:val="000000"/>
                      <w:sz w:val="20"/>
                      <w:szCs w:val="24"/>
                      <w:lang w:eastAsia="en-CA"/>
                    </w:rPr>
                  </w:rPrChange>
                </w:rPr>
                <w:delText>2021)</w:delText>
              </w:r>
            </w:del>
          </w:p>
        </w:tc>
        <w:tc>
          <w:tcPr>
            <w:tcW w:w="1701" w:type="dxa"/>
            <w:tcBorders>
              <w:top w:val="nil"/>
              <w:left w:val="nil"/>
              <w:bottom w:val="nil"/>
              <w:right w:val="nil"/>
            </w:tcBorders>
            <w:shd w:val="clear" w:color="auto" w:fill="auto"/>
            <w:noWrap/>
            <w:vAlign w:val="center"/>
            <w:hideMark/>
          </w:tcPr>
          <w:p w14:paraId="631D3E28" w14:textId="4047BD13" w:rsidR="00133EEF" w:rsidRPr="00366A3B" w:rsidDel="009811F7" w:rsidRDefault="00133EEF" w:rsidP="00752826">
            <w:pPr>
              <w:rPr>
                <w:del w:id="1854" w:author="Clayton Lamb" w:date="2023-08-18T09:20:00Z"/>
                <w:rFonts w:ascii="Times New Roman" w:hAnsi="Times New Roman"/>
                <w:color w:val="000000"/>
                <w:sz w:val="24"/>
                <w:szCs w:val="24"/>
                <w:lang w:eastAsia="en-CA"/>
                <w:rPrChange w:id="1855" w:author="Clayton Lamb" w:date="2023-07-19T07:26:00Z">
                  <w:rPr>
                    <w:del w:id="1856" w:author="Clayton Lamb" w:date="2023-08-18T09:20:00Z"/>
                    <w:rFonts w:ascii="Times New Roman" w:hAnsi="Times New Roman"/>
                    <w:color w:val="000000"/>
                    <w:sz w:val="20"/>
                    <w:szCs w:val="24"/>
                    <w:lang w:eastAsia="en-CA"/>
                  </w:rPr>
                </w:rPrChange>
              </w:rPr>
            </w:pPr>
            <w:del w:id="1857" w:author="Clayton Lamb" w:date="2023-08-18T09:20:00Z">
              <w:r w:rsidRPr="00366A3B" w:rsidDel="009811F7">
                <w:rPr>
                  <w:rFonts w:ascii="Times New Roman" w:hAnsi="Times New Roman"/>
                  <w:color w:val="000000"/>
                  <w:sz w:val="24"/>
                  <w:szCs w:val="24"/>
                  <w:lang w:eastAsia="en-CA"/>
                  <w:rPrChange w:id="1858" w:author="Clayton Lamb" w:date="2023-07-19T07:26:00Z">
                    <w:rPr>
                      <w:rFonts w:ascii="Times New Roman" w:hAnsi="Times New Roman"/>
                      <w:color w:val="000000"/>
                      <w:sz w:val="20"/>
                      <w:szCs w:val="24"/>
                      <w:lang w:eastAsia="en-CA"/>
                    </w:rPr>
                  </w:rPrChange>
                </w:rPr>
                <w:delText>18 (2017</w:delText>
              </w:r>
            </w:del>
            <w:del w:id="1859" w:author="Clayton Lamb" w:date="2023-07-14T08:17:00Z">
              <w:r w:rsidRPr="00366A3B" w:rsidDel="00D448B7">
                <w:rPr>
                  <w:rFonts w:ascii="Times New Roman" w:hAnsi="Times New Roman"/>
                  <w:color w:val="000000"/>
                  <w:sz w:val="24"/>
                  <w:szCs w:val="24"/>
                  <w:lang w:eastAsia="en-CA"/>
                  <w:rPrChange w:id="1860" w:author="Clayton Lamb" w:date="2023-07-19T07:26:00Z">
                    <w:rPr>
                      <w:rFonts w:ascii="Times New Roman" w:hAnsi="Times New Roman"/>
                      <w:color w:val="000000"/>
                      <w:sz w:val="20"/>
                      <w:szCs w:val="24"/>
                      <w:lang w:eastAsia="en-CA"/>
                    </w:rPr>
                  </w:rPrChange>
                </w:rPr>
                <w:delText>-</w:delText>
              </w:r>
            </w:del>
            <w:del w:id="1861" w:author="Clayton Lamb" w:date="2023-08-18T09:20:00Z">
              <w:r w:rsidRPr="00366A3B" w:rsidDel="009811F7">
                <w:rPr>
                  <w:rFonts w:ascii="Times New Roman" w:hAnsi="Times New Roman"/>
                  <w:color w:val="000000"/>
                  <w:sz w:val="24"/>
                  <w:szCs w:val="24"/>
                  <w:lang w:eastAsia="en-CA"/>
                  <w:rPrChange w:id="1862" w:author="Clayton Lamb" w:date="2023-07-19T07:26:00Z">
                    <w:rPr>
                      <w:rFonts w:ascii="Times New Roman" w:hAnsi="Times New Roman"/>
                      <w:color w:val="000000"/>
                      <w:sz w:val="20"/>
                      <w:szCs w:val="24"/>
                      <w:lang w:eastAsia="en-CA"/>
                    </w:rPr>
                  </w:rPrChange>
                </w:rPr>
                <w:delText>2021)</w:delText>
              </w:r>
            </w:del>
          </w:p>
        </w:tc>
      </w:tr>
      <w:tr w:rsidR="00133EEF" w:rsidRPr="00366A3B" w:rsidDel="009811F7" w14:paraId="2CE52907" w14:textId="3BAB79C2" w:rsidTr="00752826">
        <w:trPr>
          <w:gridAfter w:val="1"/>
          <w:wAfter w:w="108" w:type="dxa"/>
          <w:trHeight w:val="465"/>
          <w:del w:id="1863" w:author="Clayton Lamb" w:date="2023-08-18T09:20:00Z"/>
        </w:trPr>
        <w:tc>
          <w:tcPr>
            <w:tcW w:w="1433" w:type="dxa"/>
            <w:tcBorders>
              <w:top w:val="nil"/>
              <w:left w:val="nil"/>
              <w:bottom w:val="nil"/>
              <w:right w:val="nil"/>
            </w:tcBorders>
            <w:shd w:val="clear" w:color="auto" w:fill="auto"/>
            <w:noWrap/>
            <w:vAlign w:val="center"/>
            <w:hideMark/>
          </w:tcPr>
          <w:p w14:paraId="6A3A779A" w14:textId="55FADD65" w:rsidR="00133EEF" w:rsidRPr="00366A3B" w:rsidDel="009811F7" w:rsidRDefault="00133EEF" w:rsidP="00752826">
            <w:pPr>
              <w:rPr>
                <w:del w:id="1864" w:author="Clayton Lamb" w:date="2023-08-18T09:20:00Z"/>
                <w:rFonts w:ascii="Times New Roman" w:hAnsi="Times New Roman"/>
                <w:color w:val="000000"/>
                <w:sz w:val="24"/>
                <w:szCs w:val="24"/>
                <w:lang w:eastAsia="en-CA"/>
                <w:rPrChange w:id="1865" w:author="Clayton Lamb" w:date="2023-07-19T07:26:00Z">
                  <w:rPr>
                    <w:del w:id="1866" w:author="Clayton Lamb" w:date="2023-08-18T09:20:00Z"/>
                    <w:rFonts w:ascii="Times New Roman" w:hAnsi="Times New Roman"/>
                    <w:color w:val="000000"/>
                    <w:sz w:val="20"/>
                    <w:szCs w:val="24"/>
                    <w:lang w:eastAsia="en-CA"/>
                  </w:rPr>
                </w:rPrChange>
              </w:rPr>
            </w:pPr>
            <w:del w:id="1867" w:author="Clayton Lamb" w:date="2023-08-18T09:20:00Z">
              <w:r w:rsidRPr="00366A3B" w:rsidDel="009811F7">
                <w:rPr>
                  <w:rFonts w:ascii="Times New Roman" w:hAnsi="Times New Roman"/>
                  <w:color w:val="000000"/>
                  <w:sz w:val="24"/>
                  <w:szCs w:val="24"/>
                  <w:lang w:eastAsia="en-CA"/>
                  <w:rPrChange w:id="1868" w:author="Clayton Lamb" w:date="2023-07-19T07:26:00Z">
                    <w:rPr>
                      <w:rFonts w:ascii="Times New Roman" w:hAnsi="Times New Roman"/>
                      <w:color w:val="000000"/>
                      <w:sz w:val="20"/>
                      <w:szCs w:val="24"/>
                      <w:lang w:eastAsia="en-CA"/>
                    </w:rPr>
                  </w:rPrChange>
                </w:rPr>
                <w:delText>Pathogens</w:delText>
              </w:r>
            </w:del>
          </w:p>
        </w:tc>
        <w:tc>
          <w:tcPr>
            <w:tcW w:w="1417" w:type="dxa"/>
            <w:tcBorders>
              <w:top w:val="nil"/>
              <w:left w:val="nil"/>
              <w:bottom w:val="nil"/>
              <w:right w:val="nil"/>
            </w:tcBorders>
            <w:shd w:val="clear" w:color="auto" w:fill="auto"/>
            <w:noWrap/>
            <w:vAlign w:val="center"/>
            <w:hideMark/>
          </w:tcPr>
          <w:p w14:paraId="600B3260" w14:textId="3694DB6A" w:rsidR="00133EEF" w:rsidRPr="00366A3B" w:rsidDel="009811F7" w:rsidRDefault="00133EEF" w:rsidP="00752826">
            <w:pPr>
              <w:rPr>
                <w:del w:id="1869" w:author="Clayton Lamb" w:date="2023-08-18T09:20:00Z"/>
                <w:rFonts w:ascii="Times New Roman" w:hAnsi="Times New Roman"/>
                <w:color w:val="000000"/>
                <w:sz w:val="24"/>
                <w:szCs w:val="24"/>
                <w:lang w:eastAsia="en-CA"/>
                <w:rPrChange w:id="1870" w:author="Clayton Lamb" w:date="2023-07-19T07:26:00Z">
                  <w:rPr>
                    <w:del w:id="1871" w:author="Clayton Lamb" w:date="2023-08-18T09:20:00Z"/>
                    <w:rFonts w:ascii="Times New Roman" w:hAnsi="Times New Roman"/>
                    <w:color w:val="000000"/>
                    <w:sz w:val="20"/>
                    <w:szCs w:val="24"/>
                    <w:lang w:eastAsia="en-CA"/>
                  </w:rPr>
                </w:rPrChange>
              </w:rPr>
            </w:pPr>
            <w:del w:id="1872" w:author="Clayton Lamb" w:date="2023-08-18T09:20:00Z">
              <w:r w:rsidRPr="00366A3B" w:rsidDel="009811F7">
                <w:rPr>
                  <w:rFonts w:ascii="Times New Roman" w:hAnsi="Times New Roman"/>
                  <w:color w:val="000000"/>
                  <w:sz w:val="24"/>
                  <w:szCs w:val="24"/>
                  <w:lang w:eastAsia="en-CA"/>
                  <w:rPrChange w:id="1873"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28986824" w14:textId="5CCDD4D7" w:rsidR="00133EEF" w:rsidRPr="00366A3B" w:rsidDel="009811F7" w:rsidRDefault="00133EEF" w:rsidP="00752826">
            <w:pPr>
              <w:rPr>
                <w:del w:id="1874" w:author="Clayton Lamb" w:date="2023-08-18T09:20:00Z"/>
                <w:rFonts w:ascii="Times New Roman" w:hAnsi="Times New Roman"/>
                <w:sz w:val="24"/>
                <w:szCs w:val="24"/>
                <w:rPrChange w:id="1875" w:author="Clayton Lamb" w:date="2023-07-19T07:26:00Z">
                  <w:rPr>
                    <w:del w:id="1876" w:author="Clayton Lamb" w:date="2023-08-18T09:20:00Z"/>
                    <w:rFonts w:ascii="Times New Roman" w:hAnsi="Times New Roman"/>
                    <w:sz w:val="20"/>
                  </w:rPr>
                </w:rPrChange>
              </w:rPr>
            </w:pPr>
            <w:del w:id="1877" w:author="Clayton Lamb" w:date="2023-08-18T09:20:00Z">
              <w:r w:rsidRPr="00366A3B" w:rsidDel="009811F7">
                <w:rPr>
                  <w:rFonts w:ascii="Times New Roman" w:hAnsi="Times New Roman"/>
                  <w:sz w:val="24"/>
                  <w:szCs w:val="24"/>
                  <w:rPrChange w:id="1878" w:author="Clayton Lamb" w:date="2023-07-19T07:26:00Z">
                    <w:rPr>
                      <w:rFonts w:ascii="Times New Roman" w:hAnsi="Times New Roman"/>
                      <w:sz w:val="20"/>
                    </w:rPr>
                  </w:rPrChange>
                </w:rPr>
                <w:delText>Alphaherpesvirus</w:delText>
              </w:r>
            </w:del>
          </w:p>
        </w:tc>
        <w:tc>
          <w:tcPr>
            <w:tcW w:w="1559" w:type="dxa"/>
            <w:tcBorders>
              <w:top w:val="nil"/>
              <w:left w:val="nil"/>
              <w:bottom w:val="nil"/>
              <w:right w:val="nil"/>
            </w:tcBorders>
            <w:shd w:val="clear" w:color="auto" w:fill="auto"/>
            <w:noWrap/>
            <w:vAlign w:val="center"/>
            <w:hideMark/>
          </w:tcPr>
          <w:p w14:paraId="79DFE9B1" w14:textId="79811B68" w:rsidR="00133EEF" w:rsidRPr="00366A3B" w:rsidDel="009811F7" w:rsidRDefault="00133EEF" w:rsidP="00752826">
            <w:pPr>
              <w:rPr>
                <w:del w:id="1879" w:author="Clayton Lamb" w:date="2023-08-18T09:20:00Z"/>
                <w:rFonts w:ascii="Times New Roman" w:hAnsi="Times New Roman"/>
                <w:sz w:val="24"/>
                <w:szCs w:val="24"/>
                <w:rPrChange w:id="1880" w:author="Clayton Lamb" w:date="2023-07-19T07:26:00Z">
                  <w:rPr>
                    <w:del w:id="1881" w:author="Clayton Lamb" w:date="2023-08-18T09:20:00Z"/>
                    <w:rFonts w:ascii="Times New Roman" w:hAnsi="Times New Roman"/>
                    <w:sz w:val="20"/>
                  </w:rPr>
                </w:rPrChange>
              </w:rPr>
            </w:pPr>
            <w:del w:id="1882" w:author="Clayton Lamb" w:date="2023-08-18T09:20:00Z">
              <w:r w:rsidRPr="00366A3B" w:rsidDel="009811F7">
                <w:rPr>
                  <w:rFonts w:ascii="Times New Roman" w:hAnsi="Times New Roman"/>
                  <w:sz w:val="24"/>
                  <w:szCs w:val="24"/>
                  <w:rPrChange w:id="1883" w:author="Clayton Lamb" w:date="2023-07-19T07:26:00Z">
                    <w:rPr>
                      <w:rFonts w:ascii="Times New Roman" w:hAnsi="Times New Roman"/>
                      <w:sz w:val="20"/>
                    </w:rPr>
                  </w:rPrChange>
                </w:rPr>
                <w:delText>101 (2014</w:delText>
              </w:r>
            </w:del>
            <w:del w:id="1884" w:author="Clayton Lamb" w:date="2023-07-14T08:17:00Z">
              <w:r w:rsidRPr="00366A3B" w:rsidDel="00D448B7">
                <w:rPr>
                  <w:rFonts w:ascii="Times New Roman" w:hAnsi="Times New Roman"/>
                  <w:sz w:val="24"/>
                  <w:szCs w:val="24"/>
                  <w:rPrChange w:id="1885" w:author="Clayton Lamb" w:date="2023-07-19T07:26:00Z">
                    <w:rPr>
                      <w:rFonts w:ascii="Times New Roman" w:hAnsi="Times New Roman"/>
                      <w:sz w:val="20"/>
                    </w:rPr>
                  </w:rPrChange>
                </w:rPr>
                <w:delText>-</w:delText>
              </w:r>
            </w:del>
            <w:del w:id="1886" w:author="Clayton Lamb" w:date="2023-08-18T09:20:00Z">
              <w:r w:rsidRPr="00366A3B" w:rsidDel="009811F7">
                <w:rPr>
                  <w:rFonts w:ascii="Times New Roman" w:hAnsi="Times New Roman"/>
                  <w:sz w:val="24"/>
                  <w:szCs w:val="24"/>
                  <w:rPrChange w:id="1887" w:author="Clayton Lamb" w:date="2023-07-19T07:26:00Z">
                    <w:rPr>
                      <w:rFonts w:ascii="Times New Roman" w:hAnsi="Times New Roman"/>
                      <w:sz w:val="20"/>
                    </w:rPr>
                  </w:rPrChange>
                </w:rPr>
                <w:delText>2021)</w:delText>
              </w:r>
            </w:del>
          </w:p>
        </w:tc>
        <w:tc>
          <w:tcPr>
            <w:tcW w:w="1701" w:type="dxa"/>
            <w:tcBorders>
              <w:top w:val="nil"/>
              <w:left w:val="nil"/>
              <w:bottom w:val="nil"/>
              <w:right w:val="nil"/>
            </w:tcBorders>
            <w:shd w:val="clear" w:color="auto" w:fill="auto"/>
            <w:noWrap/>
            <w:vAlign w:val="center"/>
            <w:hideMark/>
          </w:tcPr>
          <w:p w14:paraId="1E15297B" w14:textId="609E8043" w:rsidR="00133EEF" w:rsidRPr="00366A3B" w:rsidDel="009811F7" w:rsidRDefault="00133EEF" w:rsidP="00752826">
            <w:pPr>
              <w:rPr>
                <w:del w:id="1888" w:author="Clayton Lamb" w:date="2023-08-18T09:20:00Z"/>
                <w:rFonts w:ascii="Times New Roman" w:hAnsi="Times New Roman"/>
                <w:sz w:val="24"/>
                <w:szCs w:val="24"/>
                <w:rPrChange w:id="1889" w:author="Clayton Lamb" w:date="2023-07-19T07:26:00Z">
                  <w:rPr>
                    <w:del w:id="1890" w:author="Clayton Lamb" w:date="2023-08-18T09:20:00Z"/>
                    <w:rFonts w:ascii="Times New Roman" w:hAnsi="Times New Roman"/>
                    <w:sz w:val="20"/>
                  </w:rPr>
                </w:rPrChange>
              </w:rPr>
            </w:pPr>
            <w:del w:id="1891" w:author="Clayton Lamb" w:date="2023-08-18T09:20:00Z">
              <w:r w:rsidRPr="00366A3B" w:rsidDel="009811F7">
                <w:rPr>
                  <w:rFonts w:ascii="Times New Roman" w:hAnsi="Times New Roman"/>
                  <w:sz w:val="24"/>
                  <w:szCs w:val="24"/>
                  <w:rPrChange w:id="1892" w:author="Clayton Lamb" w:date="2023-07-19T07:26:00Z">
                    <w:rPr>
                      <w:rFonts w:ascii="Times New Roman" w:hAnsi="Times New Roman"/>
                      <w:sz w:val="20"/>
                    </w:rPr>
                  </w:rPrChange>
                </w:rPr>
                <w:delText>17 (2017</w:delText>
              </w:r>
            </w:del>
            <w:del w:id="1893" w:author="Clayton Lamb" w:date="2023-07-14T08:17:00Z">
              <w:r w:rsidRPr="00366A3B" w:rsidDel="00D448B7">
                <w:rPr>
                  <w:rFonts w:ascii="Times New Roman" w:hAnsi="Times New Roman"/>
                  <w:sz w:val="24"/>
                  <w:szCs w:val="24"/>
                  <w:rPrChange w:id="1894" w:author="Clayton Lamb" w:date="2023-07-19T07:26:00Z">
                    <w:rPr>
                      <w:rFonts w:ascii="Times New Roman" w:hAnsi="Times New Roman"/>
                      <w:sz w:val="20"/>
                    </w:rPr>
                  </w:rPrChange>
                </w:rPr>
                <w:delText>-</w:delText>
              </w:r>
            </w:del>
            <w:del w:id="1895" w:author="Clayton Lamb" w:date="2023-08-18T09:20:00Z">
              <w:r w:rsidRPr="00366A3B" w:rsidDel="009811F7">
                <w:rPr>
                  <w:rFonts w:ascii="Times New Roman" w:hAnsi="Times New Roman"/>
                  <w:sz w:val="24"/>
                  <w:szCs w:val="24"/>
                  <w:rPrChange w:id="1896" w:author="Clayton Lamb" w:date="2023-07-19T07:26:00Z">
                    <w:rPr>
                      <w:rFonts w:ascii="Times New Roman" w:hAnsi="Times New Roman"/>
                      <w:sz w:val="20"/>
                    </w:rPr>
                  </w:rPrChange>
                </w:rPr>
                <w:delText>2021)</w:delText>
              </w:r>
            </w:del>
          </w:p>
        </w:tc>
      </w:tr>
      <w:tr w:rsidR="00133EEF" w:rsidRPr="00366A3B" w:rsidDel="009811F7" w14:paraId="5C3EA157" w14:textId="1AB3A150" w:rsidTr="00752826">
        <w:trPr>
          <w:gridAfter w:val="1"/>
          <w:wAfter w:w="108" w:type="dxa"/>
          <w:trHeight w:val="465"/>
          <w:del w:id="1897" w:author="Clayton Lamb" w:date="2023-08-18T09:20:00Z"/>
        </w:trPr>
        <w:tc>
          <w:tcPr>
            <w:tcW w:w="1433" w:type="dxa"/>
            <w:tcBorders>
              <w:top w:val="nil"/>
              <w:left w:val="nil"/>
              <w:bottom w:val="nil"/>
              <w:right w:val="nil"/>
            </w:tcBorders>
            <w:shd w:val="clear" w:color="auto" w:fill="auto"/>
            <w:noWrap/>
            <w:vAlign w:val="center"/>
            <w:hideMark/>
          </w:tcPr>
          <w:p w14:paraId="6E63C71C" w14:textId="6BE54B80" w:rsidR="00133EEF" w:rsidRPr="00366A3B" w:rsidDel="009811F7" w:rsidRDefault="00133EEF" w:rsidP="00752826">
            <w:pPr>
              <w:rPr>
                <w:del w:id="1898" w:author="Clayton Lamb" w:date="2023-08-18T09:20:00Z"/>
                <w:rFonts w:ascii="Times New Roman" w:hAnsi="Times New Roman"/>
                <w:color w:val="000000"/>
                <w:sz w:val="24"/>
                <w:szCs w:val="24"/>
                <w:lang w:eastAsia="en-CA"/>
                <w:rPrChange w:id="1899" w:author="Clayton Lamb" w:date="2023-07-19T07:26:00Z">
                  <w:rPr>
                    <w:del w:id="1900" w:author="Clayton Lamb" w:date="2023-08-18T09:20:00Z"/>
                    <w:rFonts w:ascii="Times New Roman" w:hAnsi="Times New Roman"/>
                    <w:color w:val="000000"/>
                    <w:sz w:val="20"/>
                    <w:szCs w:val="24"/>
                    <w:lang w:eastAsia="en-CA"/>
                  </w:rPr>
                </w:rPrChange>
              </w:rPr>
            </w:pPr>
            <w:del w:id="1901" w:author="Clayton Lamb" w:date="2023-08-18T09:20:00Z">
              <w:r w:rsidRPr="00366A3B" w:rsidDel="009811F7">
                <w:rPr>
                  <w:rFonts w:ascii="Times New Roman" w:hAnsi="Times New Roman"/>
                  <w:color w:val="000000"/>
                  <w:sz w:val="24"/>
                  <w:szCs w:val="24"/>
                  <w:lang w:eastAsia="en-CA"/>
                  <w:rPrChange w:id="1902" w:author="Clayton Lamb" w:date="2023-07-19T07:26:00Z">
                    <w:rPr>
                      <w:rFonts w:ascii="Times New Roman" w:hAnsi="Times New Roman"/>
                      <w:color w:val="000000"/>
                      <w:sz w:val="20"/>
                      <w:szCs w:val="24"/>
                      <w:lang w:eastAsia="en-CA"/>
                    </w:rPr>
                  </w:rPrChange>
                </w:rPr>
                <w:delText>Nutrition</w:delText>
              </w:r>
            </w:del>
          </w:p>
        </w:tc>
        <w:tc>
          <w:tcPr>
            <w:tcW w:w="1417" w:type="dxa"/>
            <w:tcBorders>
              <w:top w:val="nil"/>
              <w:left w:val="nil"/>
              <w:bottom w:val="nil"/>
              <w:right w:val="nil"/>
            </w:tcBorders>
            <w:shd w:val="clear" w:color="auto" w:fill="auto"/>
            <w:noWrap/>
            <w:vAlign w:val="center"/>
            <w:hideMark/>
          </w:tcPr>
          <w:p w14:paraId="04DA67A6" w14:textId="2E41E486" w:rsidR="00133EEF" w:rsidRPr="00366A3B" w:rsidDel="009811F7" w:rsidRDefault="00133EEF" w:rsidP="00752826">
            <w:pPr>
              <w:rPr>
                <w:del w:id="1903" w:author="Clayton Lamb" w:date="2023-08-18T09:20:00Z"/>
                <w:rFonts w:ascii="Times New Roman" w:hAnsi="Times New Roman"/>
                <w:color w:val="000000"/>
                <w:sz w:val="24"/>
                <w:szCs w:val="24"/>
                <w:lang w:eastAsia="en-CA"/>
                <w:rPrChange w:id="1904" w:author="Clayton Lamb" w:date="2023-07-19T07:26:00Z">
                  <w:rPr>
                    <w:del w:id="1905" w:author="Clayton Lamb" w:date="2023-08-18T09:20:00Z"/>
                    <w:rFonts w:ascii="Times New Roman" w:hAnsi="Times New Roman"/>
                    <w:color w:val="000000"/>
                    <w:sz w:val="20"/>
                    <w:szCs w:val="24"/>
                    <w:lang w:eastAsia="en-CA"/>
                  </w:rPr>
                </w:rPrChange>
              </w:rPr>
            </w:pPr>
            <w:del w:id="1906" w:author="Clayton Lamb" w:date="2023-08-18T09:20:00Z">
              <w:r w:rsidRPr="00366A3B" w:rsidDel="009811F7">
                <w:rPr>
                  <w:rFonts w:ascii="Times New Roman" w:hAnsi="Times New Roman"/>
                  <w:color w:val="000000"/>
                  <w:sz w:val="24"/>
                  <w:szCs w:val="24"/>
                  <w:lang w:eastAsia="en-CA"/>
                  <w:rPrChange w:id="1907"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49C70320" w14:textId="6C335D38" w:rsidR="00133EEF" w:rsidRPr="00366A3B" w:rsidDel="009811F7" w:rsidRDefault="00133EEF" w:rsidP="00752826">
            <w:pPr>
              <w:rPr>
                <w:del w:id="1908" w:author="Clayton Lamb" w:date="2023-08-18T09:20:00Z"/>
                <w:rFonts w:ascii="Times New Roman" w:hAnsi="Times New Roman"/>
                <w:sz w:val="24"/>
                <w:szCs w:val="24"/>
                <w:rPrChange w:id="1909" w:author="Clayton Lamb" w:date="2023-07-19T07:26:00Z">
                  <w:rPr>
                    <w:del w:id="1910" w:author="Clayton Lamb" w:date="2023-08-18T09:20:00Z"/>
                    <w:rFonts w:ascii="Times New Roman" w:hAnsi="Times New Roman"/>
                    <w:sz w:val="20"/>
                  </w:rPr>
                </w:rPrChange>
              </w:rPr>
            </w:pPr>
            <w:del w:id="1911" w:author="Clayton Lamb" w:date="2023-08-18T09:20:00Z">
              <w:r w:rsidRPr="00366A3B" w:rsidDel="009811F7">
                <w:rPr>
                  <w:rFonts w:ascii="Times New Roman" w:hAnsi="Times New Roman"/>
                  <w:sz w:val="24"/>
                  <w:szCs w:val="24"/>
                  <w:rPrChange w:id="1912" w:author="Clayton Lamb" w:date="2023-07-19T07:26:00Z">
                    <w:rPr>
                      <w:rFonts w:ascii="Times New Roman" w:hAnsi="Times New Roman"/>
                      <w:sz w:val="20"/>
                    </w:rPr>
                  </w:rPrChange>
                </w:rPr>
                <w:delText>Trace minerals</w:delText>
              </w:r>
            </w:del>
          </w:p>
        </w:tc>
        <w:tc>
          <w:tcPr>
            <w:tcW w:w="1559" w:type="dxa"/>
            <w:tcBorders>
              <w:top w:val="nil"/>
              <w:left w:val="nil"/>
              <w:bottom w:val="nil"/>
              <w:right w:val="nil"/>
            </w:tcBorders>
            <w:shd w:val="clear" w:color="auto" w:fill="auto"/>
            <w:noWrap/>
            <w:vAlign w:val="center"/>
            <w:hideMark/>
          </w:tcPr>
          <w:p w14:paraId="72CFC8D3" w14:textId="7D1B2D78" w:rsidR="00133EEF" w:rsidRPr="00366A3B" w:rsidDel="009811F7" w:rsidRDefault="00133EEF" w:rsidP="00752826">
            <w:pPr>
              <w:rPr>
                <w:del w:id="1913" w:author="Clayton Lamb" w:date="2023-08-18T09:20:00Z"/>
                <w:rFonts w:ascii="Times New Roman" w:hAnsi="Times New Roman"/>
                <w:sz w:val="24"/>
                <w:szCs w:val="24"/>
                <w:rPrChange w:id="1914" w:author="Clayton Lamb" w:date="2023-07-19T07:26:00Z">
                  <w:rPr>
                    <w:del w:id="1915" w:author="Clayton Lamb" w:date="2023-08-18T09:20:00Z"/>
                    <w:rFonts w:ascii="Times New Roman" w:hAnsi="Times New Roman"/>
                    <w:sz w:val="20"/>
                  </w:rPr>
                </w:rPrChange>
              </w:rPr>
            </w:pPr>
            <w:del w:id="1916" w:author="Clayton Lamb" w:date="2023-08-18T09:20:00Z">
              <w:r w:rsidRPr="00366A3B" w:rsidDel="009811F7">
                <w:rPr>
                  <w:rFonts w:ascii="Times New Roman" w:hAnsi="Times New Roman"/>
                  <w:sz w:val="24"/>
                  <w:szCs w:val="24"/>
                  <w:rPrChange w:id="1917" w:author="Clayton Lamb" w:date="2023-07-19T07:26:00Z">
                    <w:rPr>
                      <w:rFonts w:ascii="Times New Roman" w:hAnsi="Times New Roman"/>
                      <w:sz w:val="20"/>
                    </w:rPr>
                  </w:rPrChange>
                </w:rPr>
                <w:delText>96 (2014</w:delText>
              </w:r>
            </w:del>
            <w:del w:id="1918" w:author="Clayton Lamb" w:date="2023-07-14T08:17:00Z">
              <w:r w:rsidRPr="00366A3B" w:rsidDel="00D448B7">
                <w:rPr>
                  <w:rFonts w:ascii="Times New Roman" w:hAnsi="Times New Roman"/>
                  <w:sz w:val="24"/>
                  <w:szCs w:val="24"/>
                  <w:rPrChange w:id="1919" w:author="Clayton Lamb" w:date="2023-07-19T07:26:00Z">
                    <w:rPr>
                      <w:rFonts w:ascii="Times New Roman" w:hAnsi="Times New Roman"/>
                      <w:sz w:val="20"/>
                    </w:rPr>
                  </w:rPrChange>
                </w:rPr>
                <w:delText>-</w:delText>
              </w:r>
            </w:del>
            <w:del w:id="1920" w:author="Clayton Lamb" w:date="2023-08-18T09:20:00Z">
              <w:r w:rsidRPr="00366A3B" w:rsidDel="009811F7">
                <w:rPr>
                  <w:rFonts w:ascii="Times New Roman" w:hAnsi="Times New Roman"/>
                  <w:sz w:val="24"/>
                  <w:szCs w:val="24"/>
                  <w:rPrChange w:id="1921" w:author="Clayton Lamb" w:date="2023-07-19T07:26:00Z">
                    <w:rPr>
                      <w:rFonts w:ascii="Times New Roman" w:hAnsi="Times New Roman"/>
                      <w:sz w:val="20"/>
                    </w:rPr>
                  </w:rPrChange>
                </w:rPr>
                <w:delText>2021)</w:delText>
              </w:r>
            </w:del>
          </w:p>
        </w:tc>
        <w:tc>
          <w:tcPr>
            <w:tcW w:w="1701" w:type="dxa"/>
            <w:tcBorders>
              <w:top w:val="nil"/>
              <w:left w:val="nil"/>
              <w:bottom w:val="nil"/>
              <w:right w:val="nil"/>
            </w:tcBorders>
            <w:shd w:val="clear" w:color="auto" w:fill="auto"/>
            <w:noWrap/>
            <w:vAlign w:val="center"/>
            <w:hideMark/>
          </w:tcPr>
          <w:p w14:paraId="28583D91" w14:textId="1F444FBC" w:rsidR="00133EEF" w:rsidRPr="00366A3B" w:rsidDel="009811F7" w:rsidRDefault="00133EEF" w:rsidP="00752826">
            <w:pPr>
              <w:rPr>
                <w:del w:id="1922" w:author="Clayton Lamb" w:date="2023-08-18T09:20:00Z"/>
                <w:rFonts w:ascii="Times New Roman" w:hAnsi="Times New Roman"/>
                <w:sz w:val="24"/>
                <w:szCs w:val="24"/>
                <w:rPrChange w:id="1923" w:author="Clayton Lamb" w:date="2023-07-19T07:26:00Z">
                  <w:rPr>
                    <w:del w:id="1924" w:author="Clayton Lamb" w:date="2023-08-18T09:20:00Z"/>
                    <w:rFonts w:ascii="Times New Roman" w:hAnsi="Times New Roman"/>
                    <w:sz w:val="20"/>
                  </w:rPr>
                </w:rPrChange>
              </w:rPr>
            </w:pPr>
            <w:del w:id="1925" w:author="Clayton Lamb" w:date="2023-08-18T09:20:00Z">
              <w:r w:rsidRPr="00366A3B" w:rsidDel="009811F7">
                <w:rPr>
                  <w:rFonts w:ascii="Times New Roman" w:hAnsi="Times New Roman"/>
                  <w:sz w:val="24"/>
                  <w:szCs w:val="24"/>
                  <w:rPrChange w:id="1926" w:author="Clayton Lamb" w:date="2023-07-19T07:26:00Z">
                    <w:rPr>
                      <w:rFonts w:ascii="Times New Roman" w:hAnsi="Times New Roman"/>
                      <w:sz w:val="20"/>
                    </w:rPr>
                  </w:rPrChange>
                </w:rPr>
                <w:delText>17 (2017</w:delText>
              </w:r>
            </w:del>
            <w:del w:id="1927" w:author="Clayton Lamb" w:date="2023-07-14T08:17:00Z">
              <w:r w:rsidRPr="00366A3B" w:rsidDel="00D448B7">
                <w:rPr>
                  <w:rFonts w:ascii="Times New Roman" w:hAnsi="Times New Roman"/>
                  <w:sz w:val="24"/>
                  <w:szCs w:val="24"/>
                  <w:rPrChange w:id="1928" w:author="Clayton Lamb" w:date="2023-07-19T07:26:00Z">
                    <w:rPr>
                      <w:rFonts w:ascii="Times New Roman" w:hAnsi="Times New Roman"/>
                      <w:sz w:val="20"/>
                    </w:rPr>
                  </w:rPrChange>
                </w:rPr>
                <w:delText>-</w:delText>
              </w:r>
            </w:del>
            <w:del w:id="1929" w:author="Clayton Lamb" w:date="2023-08-18T09:20:00Z">
              <w:r w:rsidRPr="00366A3B" w:rsidDel="009811F7">
                <w:rPr>
                  <w:rFonts w:ascii="Times New Roman" w:hAnsi="Times New Roman"/>
                  <w:sz w:val="24"/>
                  <w:szCs w:val="24"/>
                  <w:rPrChange w:id="1930" w:author="Clayton Lamb" w:date="2023-07-19T07:26:00Z">
                    <w:rPr>
                      <w:rFonts w:ascii="Times New Roman" w:hAnsi="Times New Roman"/>
                      <w:sz w:val="20"/>
                    </w:rPr>
                  </w:rPrChange>
                </w:rPr>
                <w:delText>2021)</w:delText>
              </w:r>
            </w:del>
          </w:p>
        </w:tc>
      </w:tr>
      <w:tr w:rsidR="00133EEF" w:rsidRPr="00366A3B" w:rsidDel="009811F7" w14:paraId="07089010" w14:textId="53B9D201" w:rsidTr="00752826">
        <w:trPr>
          <w:gridAfter w:val="1"/>
          <w:wAfter w:w="108" w:type="dxa"/>
          <w:trHeight w:val="465"/>
          <w:del w:id="1931" w:author="Clayton Lamb" w:date="2023-08-18T09:20:00Z"/>
        </w:trPr>
        <w:tc>
          <w:tcPr>
            <w:tcW w:w="1433" w:type="dxa"/>
            <w:tcBorders>
              <w:top w:val="nil"/>
              <w:left w:val="nil"/>
              <w:bottom w:val="nil"/>
              <w:right w:val="nil"/>
            </w:tcBorders>
            <w:shd w:val="clear" w:color="auto" w:fill="auto"/>
            <w:noWrap/>
            <w:vAlign w:val="center"/>
            <w:hideMark/>
          </w:tcPr>
          <w:p w14:paraId="69C07340" w14:textId="5145371F" w:rsidR="00133EEF" w:rsidRPr="00366A3B" w:rsidDel="009811F7" w:rsidRDefault="00133EEF" w:rsidP="00752826">
            <w:pPr>
              <w:rPr>
                <w:del w:id="1932" w:author="Clayton Lamb" w:date="2023-08-18T09:20:00Z"/>
                <w:rFonts w:ascii="Times New Roman" w:hAnsi="Times New Roman"/>
                <w:color w:val="000000"/>
                <w:sz w:val="24"/>
                <w:szCs w:val="24"/>
                <w:lang w:eastAsia="en-CA"/>
                <w:rPrChange w:id="1933" w:author="Clayton Lamb" w:date="2023-07-19T07:26:00Z">
                  <w:rPr>
                    <w:del w:id="1934" w:author="Clayton Lamb" w:date="2023-08-18T09:20:00Z"/>
                    <w:rFonts w:ascii="Times New Roman" w:hAnsi="Times New Roman"/>
                    <w:color w:val="000000"/>
                    <w:sz w:val="20"/>
                    <w:szCs w:val="24"/>
                    <w:lang w:eastAsia="en-CA"/>
                  </w:rPr>
                </w:rPrChange>
              </w:rPr>
            </w:pPr>
            <w:del w:id="1935" w:author="Clayton Lamb" w:date="2023-08-18T09:20:00Z">
              <w:r w:rsidRPr="00366A3B" w:rsidDel="009811F7">
                <w:rPr>
                  <w:rFonts w:ascii="Times New Roman" w:hAnsi="Times New Roman"/>
                  <w:color w:val="000000"/>
                  <w:sz w:val="24"/>
                  <w:szCs w:val="24"/>
                  <w:lang w:eastAsia="en-CA"/>
                  <w:rPrChange w:id="1936" w:author="Clayton Lamb" w:date="2023-07-19T07:26:00Z">
                    <w:rPr>
                      <w:rFonts w:ascii="Times New Roman" w:hAnsi="Times New Roman"/>
                      <w:color w:val="000000"/>
                      <w:sz w:val="20"/>
                      <w:szCs w:val="24"/>
                      <w:lang w:eastAsia="en-CA"/>
                    </w:rPr>
                  </w:rPrChange>
                </w:rPr>
                <w:delText>Inflammation</w:delText>
              </w:r>
            </w:del>
          </w:p>
        </w:tc>
        <w:tc>
          <w:tcPr>
            <w:tcW w:w="1417" w:type="dxa"/>
            <w:tcBorders>
              <w:top w:val="nil"/>
              <w:left w:val="nil"/>
              <w:bottom w:val="nil"/>
              <w:right w:val="nil"/>
            </w:tcBorders>
            <w:shd w:val="clear" w:color="auto" w:fill="auto"/>
            <w:noWrap/>
            <w:vAlign w:val="center"/>
            <w:hideMark/>
          </w:tcPr>
          <w:p w14:paraId="171246A1" w14:textId="7EA2E1CC" w:rsidR="00133EEF" w:rsidRPr="00366A3B" w:rsidDel="009811F7" w:rsidRDefault="00133EEF" w:rsidP="00752826">
            <w:pPr>
              <w:rPr>
                <w:del w:id="1937" w:author="Clayton Lamb" w:date="2023-08-18T09:20:00Z"/>
                <w:rFonts w:ascii="Times New Roman" w:hAnsi="Times New Roman"/>
                <w:color w:val="000000"/>
                <w:sz w:val="24"/>
                <w:szCs w:val="24"/>
                <w:lang w:eastAsia="en-CA"/>
                <w:rPrChange w:id="1938" w:author="Clayton Lamb" w:date="2023-07-19T07:26:00Z">
                  <w:rPr>
                    <w:del w:id="1939" w:author="Clayton Lamb" w:date="2023-08-18T09:20:00Z"/>
                    <w:rFonts w:ascii="Times New Roman" w:hAnsi="Times New Roman"/>
                    <w:color w:val="000000"/>
                    <w:sz w:val="20"/>
                    <w:szCs w:val="24"/>
                    <w:lang w:eastAsia="en-CA"/>
                  </w:rPr>
                </w:rPrChange>
              </w:rPr>
            </w:pPr>
            <w:del w:id="1940" w:author="Clayton Lamb" w:date="2023-08-18T09:20:00Z">
              <w:r w:rsidRPr="00366A3B" w:rsidDel="009811F7">
                <w:rPr>
                  <w:rFonts w:ascii="Times New Roman" w:hAnsi="Times New Roman"/>
                  <w:color w:val="000000"/>
                  <w:sz w:val="24"/>
                  <w:szCs w:val="24"/>
                  <w:lang w:eastAsia="en-CA"/>
                  <w:rPrChange w:id="1941" w:author="Clayton Lamb" w:date="2023-07-19T07:26:00Z">
                    <w:rPr>
                      <w:rFonts w:ascii="Times New Roman" w:hAnsi="Times New Roman"/>
                      <w:color w:val="000000"/>
                      <w:sz w:val="20"/>
                      <w:szCs w:val="24"/>
                      <w:lang w:eastAsia="en-CA"/>
                    </w:rPr>
                  </w:rPrChange>
                </w:rPr>
                <w:delText>Blood serum</w:delText>
              </w:r>
            </w:del>
          </w:p>
        </w:tc>
        <w:tc>
          <w:tcPr>
            <w:tcW w:w="1843" w:type="dxa"/>
            <w:tcBorders>
              <w:top w:val="nil"/>
              <w:left w:val="nil"/>
              <w:bottom w:val="nil"/>
              <w:right w:val="nil"/>
            </w:tcBorders>
            <w:shd w:val="clear" w:color="auto" w:fill="auto"/>
            <w:noWrap/>
            <w:vAlign w:val="center"/>
            <w:hideMark/>
          </w:tcPr>
          <w:p w14:paraId="332C42F0" w14:textId="00812BD4" w:rsidR="00133EEF" w:rsidRPr="00366A3B" w:rsidDel="009811F7" w:rsidRDefault="00133EEF" w:rsidP="00752826">
            <w:pPr>
              <w:rPr>
                <w:del w:id="1942" w:author="Clayton Lamb" w:date="2023-08-18T09:20:00Z"/>
                <w:rFonts w:ascii="Times New Roman" w:hAnsi="Times New Roman"/>
                <w:sz w:val="24"/>
                <w:szCs w:val="24"/>
                <w:rPrChange w:id="1943" w:author="Clayton Lamb" w:date="2023-07-19T07:26:00Z">
                  <w:rPr>
                    <w:del w:id="1944" w:author="Clayton Lamb" w:date="2023-08-18T09:20:00Z"/>
                    <w:rFonts w:ascii="Times New Roman" w:hAnsi="Times New Roman"/>
                    <w:sz w:val="20"/>
                  </w:rPr>
                </w:rPrChange>
              </w:rPr>
            </w:pPr>
            <w:del w:id="1945" w:author="Clayton Lamb" w:date="2023-08-18T09:20:00Z">
              <w:r w:rsidRPr="00366A3B" w:rsidDel="009811F7">
                <w:rPr>
                  <w:rFonts w:ascii="Times New Roman" w:hAnsi="Times New Roman"/>
                  <w:sz w:val="24"/>
                  <w:szCs w:val="24"/>
                  <w:rPrChange w:id="1946" w:author="Clayton Lamb" w:date="2023-07-19T07:26:00Z">
                    <w:rPr>
                      <w:rFonts w:ascii="Times New Roman" w:hAnsi="Times New Roman"/>
                      <w:sz w:val="20"/>
                    </w:rPr>
                  </w:rPrChange>
                </w:rPr>
                <w:delText>Haptoglobin</w:delText>
              </w:r>
            </w:del>
          </w:p>
        </w:tc>
        <w:tc>
          <w:tcPr>
            <w:tcW w:w="1559" w:type="dxa"/>
            <w:tcBorders>
              <w:top w:val="nil"/>
              <w:left w:val="nil"/>
              <w:bottom w:val="nil"/>
              <w:right w:val="nil"/>
            </w:tcBorders>
            <w:shd w:val="clear" w:color="auto" w:fill="auto"/>
            <w:noWrap/>
            <w:vAlign w:val="center"/>
            <w:hideMark/>
          </w:tcPr>
          <w:p w14:paraId="4410D0B9" w14:textId="7C7E33BE" w:rsidR="00133EEF" w:rsidRPr="00366A3B" w:rsidDel="009811F7" w:rsidRDefault="00133EEF" w:rsidP="00752826">
            <w:pPr>
              <w:rPr>
                <w:del w:id="1947" w:author="Clayton Lamb" w:date="2023-08-18T09:20:00Z"/>
                <w:rFonts w:ascii="Times New Roman" w:hAnsi="Times New Roman"/>
                <w:sz w:val="24"/>
                <w:szCs w:val="24"/>
                <w:rPrChange w:id="1948" w:author="Clayton Lamb" w:date="2023-07-19T07:26:00Z">
                  <w:rPr>
                    <w:del w:id="1949" w:author="Clayton Lamb" w:date="2023-08-18T09:20:00Z"/>
                    <w:rFonts w:ascii="Times New Roman" w:hAnsi="Times New Roman"/>
                    <w:sz w:val="20"/>
                  </w:rPr>
                </w:rPrChange>
              </w:rPr>
            </w:pPr>
            <w:del w:id="1950" w:author="Clayton Lamb" w:date="2023-08-18T09:20:00Z">
              <w:r w:rsidRPr="00366A3B" w:rsidDel="009811F7">
                <w:rPr>
                  <w:rFonts w:ascii="Times New Roman" w:hAnsi="Times New Roman"/>
                  <w:sz w:val="24"/>
                  <w:szCs w:val="24"/>
                  <w:rPrChange w:id="1951" w:author="Clayton Lamb" w:date="2023-07-19T07:26:00Z">
                    <w:rPr>
                      <w:rFonts w:ascii="Times New Roman" w:hAnsi="Times New Roman"/>
                      <w:sz w:val="20"/>
                    </w:rPr>
                  </w:rPrChange>
                </w:rPr>
                <w:delText>99 (2014</w:delText>
              </w:r>
            </w:del>
            <w:del w:id="1952" w:author="Clayton Lamb" w:date="2023-07-14T08:17:00Z">
              <w:r w:rsidRPr="00366A3B" w:rsidDel="00D448B7">
                <w:rPr>
                  <w:rFonts w:ascii="Times New Roman" w:hAnsi="Times New Roman"/>
                  <w:sz w:val="24"/>
                  <w:szCs w:val="24"/>
                  <w:rPrChange w:id="1953" w:author="Clayton Lamb" w:date="2023-07-19T07:26:00Z">
                    <w:rPr>
                      <w:rFonts w:ascii="Times New Roman" w:hAnsi="Times New Roman"/>
                      <w:sz w:val="20"/>
                    </w:rPr>
                  </w:rPrChange>
                </w:rPr>
                <w:delText>-</w:delText>
              </w:r>
            </w:del>
            <w:del w:id="1954" w:author="Clayton Lamb" w:date="2023-08-18T09:20:00Z">
              <w:r w:rsidRPr="00366A3B" w:rsidDel="009811F7">
                <w:rPr>
                  <w:rFonts w:ascii="Times New Roman" w:hAnsi="Times New Roman"/>
                  <w:sz w:val="24"/>
                  <w:szCs w:val="24"/>
                  <w:rPrChange w:id="1955" w:author="Clayton Lamb" w:date="2023-07-19T07:26:00Z">
                    <w:rPr>
                      <w:rFonts w:ascii="Times New Roman" w:hAnsi="Times New Roman"/>
                      <w:sz w:val="20"/>
                    </w:rPr>
                  </w:rPrChange>
                </w:rPr>
                <w:delText>2021)</w:delText>
              </w:r>
            </w:del>
          </w:p>
        </w:tc>
        <w:tc>
          <w:tcPr>
            <w:tcW w:w="1701" w:type="dxa"/>
            <w:tcBorders>
              <w:top w:val="nil"/>
              <w:left w:val="nil"/>
              <w:bottom w:val="nil"/>
              <w:right w:val="nil"/>
            </w:tcBorders>
            <w:shd w:val="clear" w:color="auto" w:fill="auto"/>
            <w:noWrap/>
            <w:vAlign w:val="center"/>
            <w:hideMark/>
          </w:tcPr>
          <w:p w14:paraId="54241363" w14:textId="66CCA3EE" w:rsidR="00133EEF" w:rsidRPr="00366A3B" w:rsidDel="009811F7" w:rsidRDefault="00133EEF" w:rsidP="00752826">
            <w:pPr>
              <w:rPr>
                <w:del w:id="1956" w:author="Clayton Lamb" w:date="2023-08-18T09:20:00Z"/>
                <w:rFonts w:ascii="Times New Roman" w:hAnsi="Times New Roman"/>
                <w:sz w:val="24"/>
                <w:szCs w:val="24"/>
                <w:rPrChange w:id="1957" w:author="Clayton Lamb" w:date="2023-07-19T07:26:00Z">
                  <w:rPr>
                    <w:del w:id="1958" w:author="Clayton Lamb" w:date="2023-08-18T09:20:00Z"/>
                    <w:rFonts w:ascii="Times New Roman" w:hAnsi="Times New Roman"/>
                    <w:sz w:val="20"/>
                  </w:rPr>
                </w:rPrChange>
              </w:rPr>
            </w:pPr>
            <w:del w:id="1959" w:author="Clayton Lamb" w:date="2023-08-18T09:20:00Z">
              <w:r w:rsidRPr="00366A3B" w:rsidDel="009811F7">
                <w:rPr>
                  <w:rFonts w:ascii="Times New Roman" w:hAnsi="Times New Roman"/>
                  <w:sz w:val="24"/>
                  <w:szCs w:val="24"/>
                  <w:rPrChange w:id="1960" w:author="Clayton Lamb" w:date="2023-07-19T07:26:00Z">
                    <w:rPr>
                      <w:rFonts w:ascii="Times New Roman" w:hAnsi="Times New Roman"/>
                      <w:sz w:val="20"/>
                    </w:rPr>
                  </w:rPrChange>
                </w:rPr>
                <w:delText>18 (2017</w:delText>
              </w:r>
            </w:del>
            <w:del w:id="1961" w:author="Clayton Lamb" w:date="2023-07-14T08:17:00Z">
              <w:r w:rsidRPr="00366A3B" w:rsidDel="00D448B7">
                <w:rPr>
                  <w:rFonts w:ascii="Times New Roman" w:hAnsi="Times New Roman"/>
                  <w:sz w:val="24"/>
                  <w:szCs w:val="24"/>
                  <w:rPrChange w:id="1962" w:author="Clayton Lamb" w:date="2023-07-19T07:26:00Z">
                    <w:rPr>
                      <w:rFonts w:ascii="Times New Roman" w:hAnsi="Times New Roman"/>
                      <w:sz w:val="20"/>
                    </w:rPr>
                  </w:rPrChange>
                </w:rPr>
                <w:delText>-</w:delText>
              </w:r>
            </w:del>
            <w:del w:id="1963" w:author="Clayton Lamb" w:date="2023-08-18T09:20:00Z">
              <w:r w:rsidRPr="00366A3B" w:rsidDel="009811F7">
                <w:rPr>
                  <w:rFonts w:ascii="Times New Roman" w:hAnsi="Times New Roman"/>
                  <w:sz w:val="24"/>
                  <w:szCs w:val="24"/>
                  <w:rPrChange w:id="1964" w:author="Clayton Lamb" w:date="2023-07-19T07:26:00Z">
                    <w:rPr>
                      <w:rFonts w:ascii="Times New Roman" w:hAnsi="Times New Roman"/>
                      <w:sz w:val="20"/>
                    </w:rPr>
                  </w:rPrChange>
                </w:rPr>
                <w:delText>2021)</w:delText>
              </w:r>
            </w:del>
          </w:p>
        </w:tc>
      </w:tr>
      <w:tr w:rsidR="00133EEF" w:rsidRPr="00366A3B" w:rsidDel="009811F7" w14:paraId="03812E6E" w14:textId="777E1098" w:rsidTr="00752826">
        <w:trPr>
          <w:gridAfter w:val="1"/>
          <w:wAfter w:w="108" w:type="dxa"/>
          <w:trHeight w:val="465"/>
          <w:del w:id="1965" w:author="Clayton Lamb" w:date="2023-08-18T09:20:00Z"/>
        </w:trPr>
        <w:tc>
          <w:tcPr>
            <w:tcW w:w="1433" w:type="dxa"/>
            <w:tcBorders>
              <w:top w:val="nil"/>
              <w:left w:val="nil"/>
              <w:bottom w:val="single" w:sz="8" w:space="0" w:color="auto"/>
              <w:right w:val="nil"/>
            </w:tcBorders>
            <w:shd w:val="clear" w:color="auto" w:fill="auto"/>
            <w:noWrap/>
            <w:vAlign w:val="center"/>
            <w:hideMark/>
          </w:tcPr>
          <w:p w14:paraId="6E8B7A25" w14:textId="76BACA33" w:rsidR="00133EEF" w:rsidRPr="00366A3B" w:rsidDel="009811F7" w:rsidRDefault="00133EEF" w:rsidP="00752826">
            <w:pPr>
              <w:rPr>
                <w:del w:id="1966" w:author="Clayton Lamb" w:date="2023-08-18T09:20:00Z"/>
                <w:rFonts w:ascii="Times New Roman" w:hAnsi="Times New Roman"/>
                <w:color w:val="000000"/>
                <w:sz w:val="24"/>
                <w:szCs w:val="24"/>
                <w:lang w:eastAsia="en-CA"/>
                <w:rPrChange w:id="1967" w:author="Clayton Lamb" w:date="2023-07-19T07:26:00Z">
                  <w:rPr>
                    <w:del w:id="1968" w:author="Clayton Lamb" w:date="2023-08-18T09:20:00Z"/>
                    <w:rFonts w:ascii="Times New Roman" w:hAnsi="Times New Roman"/>
                    <w:color w:val="000000"/>
                    <w:sz w:val="20"/>
                    <w:szCs w:val="24"/>
                    <w:lang w:eastAsia="en-CA"/>
                  </w:rPr>
                </w:rPrChange>
              </w:rPr>
            </w:pPr>
            <w:del w:id="1969" w:author="Clayton Lamb" w:date="2023-08-18T09:20:00Z">
              <w:r w:rsidRPr="00366A3B" w:rsidDel="009811F7">
                <w:rPr>
                  <w:rFonts w:ascii="Times New Roman" w:hAnsi="Times New Roman"/>
                  <w:color w:val="000000"/>
                  <w:sz w:val="24"/>
                  <w:szCs w:val="24"/>
                  <w:lang w:eastAsia="en-CA"/>
                  <w:rPrChange w:id="1970" w:author="Clayton Lamb" w:date="2023-07-19T07:26:00Z">
                    <w:rPr>
                      <w:rFonts w:ascii="Times New Roman" w:hAnsi="Times New Roman"/>
                      <w:color w:val="000000"/>
                      <w:sz w:val="20"/>
                      <w:szCs w:val="24"/>
                      <w:lang w:eastAsia="en-CA"/>
                    </w:rPr>
                  </w:rPrChange>
                </w:rPr>
                <w:delText>Nutrition</w:delText>
              </w:r>
            </w:del>
          </w:p>
        </w:tc>
        <w:tc>
          <w:tcPr>
            <w:tcW w:w="1417" w:type="dxa"/>
            <w:tcBorders>
              <w:top w:val="nil"/>
              <w:left w:val="nil"/>
              <w:bottom w:val="single" w:sz="8" w:space="0" w:color="auto"/>
              <w:right w:val="nil"/>
            </w:tcBorders>
            <w:shd w:val="clear" w:color="auto" w:fill="auto"/>
            <w:noWrap/>
            <w:vAlign w:val="center"/>
            <w:hideMark/>
          </w:tcPr>
          <w:p w14:paraId="77D9D074" w14:textId="55D11C71" w:rsidR="00133EEF" w:rsidRPr="00366A3B" w:rsidDel="009811F7" w:rsidRDefault="00133EEF" w:rsidP="00752826">
            <w:pPr>
              <w:rPr>
                <w:del w:id="1971" w:author="Clayton Lamb" w:date="2023-08-18T09:20:00Z"/>
                <w:rFonts w:ascii="Times New Roman" w:hAnsi="Times New Roman"/>
                <w:color w:val="000000"/>
                <w:sz w:val="24"/>
                <w:szCs w:val="24"/>
                <w:lang w:eastAsia="en-CA"/>
                <w:rPrChange w:id="1972" w:author="Clayton Lamb" w:date="2023-07-19T07:26:00Z">
                  <w:rPr>
                    <w:del w:id="1973" w:author="Clayton Lamb" w:date="2023-08-18T09:20:00Z"/>
                    <w:rFonts w:ascii="Times New Roman" w:hAnsi="Times New Roman"/>
                    <w:color w:val="000000"/>
                    <w:sz w:val="20"/>
                    <w:szCs w:val="24"/>
                    <w:lang w:eastAsia="en-CA"/>
                  </w:rPr>
                </w:rPrChange>
              </w:rPr>
            </w:pPr>
            <w:del w:id="1974" w:author="Clayton Lamb" w:date="2023-08-18T09:20:00Z">
              <w:r w:rsidRPr="00366A3B" w:rsidDel="009811F7">
                <w:rPr>
                  <w:rFonts w:ascii="Times New Roman" w:hAnsi="Times New Roman"/>
                  <w:color w:val="000000"/>
                  <w:sz w:val="24"/>
                  <w:szCs w:val="24"/>
                  <w:lang w:eastAsia="en-CA"/>
                  <w:rPrChange w:id="1975" w:author="Clayton Lamb" w:date="2023-07-19T07:26:00Z">
                    <w:rPr>
                      <w:rFonts w:ascii="Times New Roman" w:hAnsi="Times New Roman"/>
                      <w:color w:val="000000"/>
                      <w:sz w:val="20"/>
                      <w:szCs w:val="24"/>
                      <w:lang w:eastAsia="en-CA"/>
                    </w:rPr>
                  </w:rPrChange>
                </w:rPr>
                <w:delText>Fecal pellets</w:delText>
              </w:r>
            </w:del>
          </w:p>
        </w:tc>
        <w:tc>
          <w:tcPr>
            <w:tcW w:w="1843" w:type="dxa"/>
            <w:tcBorders>
              <w:top w:val="nil"/>
              <w:left w:val="nil"/>
              <w:bottom w:val="single" w:sz="8" w:space="0" w:color="auto"/>
              <w:right w:val="nil"/>
            </w:tcBorders>
            <w:shd w:val="clear" w:color="auto" w:fill="auto"/>
            <w:noWrap/>
            <w:vAlign w:val="center"/>
            <w:hideMark/>
          </w:tcPr>
          <w:p w14:paraId="7A1EEB72" w14:textId="07FE9B55" w:rsidR="00133EEF" w:rsidRPr="00366A3B" w:rsidDel="009811F7" w:rsidRDefault="00133EEF" w:rsidP="00752826">
            <w:pPr>
              <w:rPr>
                <w:del w:id="1976" w:author="Clayton Lamb" w:date="2023-08-18T09:20:00Z"/>
                <w:rFonts w:ascii="Times New Roman" w:hAnsi="Times New Roman"/>
                <w:sz w:val="24"/>
                <w:szCs w:val="24"/>
                <w:rPrChange w:id="1977" w:author="Clayton Lamb" w:date="2023-07-19T07:26:00Z">
                  <w:rPr>
                    <w:del w:id="1978" w:author="Clayton Lamb" w:date="2023-08-18T09:20:00Z"/>
                    <w:rFonts w:ascii="Times New Roman" w:hAnsi="Times New Roman"/>
                    <w:sz w:val="20"/>
                  </w:rPr>
                </w:rPrChange>
              </w:rPr>
            </w:pPr>
            <w:del w:id="1979" w:author="Clayton Lamb" w:date="2023-08-18T09:20:00Z">
              <w:r w:rsidRPr="00366A3B" w:rsidDel="009811F7">
                <w:rPr>
                  <w:rFonts w:ascii="Times New Roman" w:hAnsi="Times New Roman"/>
                  <w:sz w:val="24"/>
                  <w:szCs w:val="24"/>
                  <w:rPrChange w:id="1980" w:author="Clayton Lamb" w:date="2023-07-19T07:26:00Z">
                    <w:rPr>
                      <w:rFonts w:ascii="Times New Roman" w:hAnsi="Times New Roman"/>
                      <w:sz w:val="20"/>
                    </w:rPr>
                  </w:rPrChange>
                </w:rPr>
                <w:delText xml:space="preserve">Fecal nitrogen </w:delText>
              </w:r>
            </w:del>
          </w:p>
        </w:tc>
        <w:tc>
          <w:tcPr>
            <w:tcW w:w="1559" w:type="dxa"/>
            <w:tcBorders>
              <w:top w:val="nil"/>
              <w:left w:val="nil"/>
              <w:bottom w:val="single" w:sz="8" w:space="0" w:color="auto"/>
              <w:right w:val="nil"/>
            </w:tcBorders>
            <w:shd w:val="clear" w:color="auto" w:fill="auto"/>
            <w:noWrap/>
            <w:vAlign w:val="center"/>
            <w:hideMark/>
          </w:tcPr>
          <w:p w14:paraId="0F3B779E" w14:textId="6A949057" w:rsidR="00133EEF" w:rsidRPr="00366A3B" w:rsidDel="009811F7" w:rsidRDefault="00133EEF" w:rsidP="00752826">
            <w:pPr>
              <w:rPr>
                <w:del w:id="1981" w:author="Clayton Lamb" w:date="2023-08-18T09:20:00Z"/>
                <w:rFonts w:ascii="Times New Roman" w:hAnsi="Times New Roman"/>
                <w:sz w:val="24"/>
                <w:szCs w:val="24"/>
                <w:rPrChange w:id="1982" w:author="Clayton Lamb" w:date="2023-07-19T07:26:00Z">
                  <w:rPr>
                    <w:del w:id="1983" w:author="Clayton Lamb" w:date="2023-08-18T09:20:00Z"/>
                    <w:rFonts w:ascii="Times New Roman" w:hAnsi="Times New Roman"/>
                    <w:sz w:val="20"/>
                  </w:rPr>
                </w:rPrChange>
              </w:rPr>
            </w:pPr>
            <w:del w:id="1984" w:author="Clayton Lamb" w:date="2023-08-18T09:20:00Z">
              <w:r w:rsidRPr="00366A3B" w:rsidDel="009811F7">
                <w:rPr>
                  <w:rFonts w:ascii="Times New Roman" w:hAnsi="Times New Roman"/>
                  <w:sz w:val="24"/>
                  <w:szCs w:val="24"/>
                  <w:rPrChange w:id="1985" w:author="Clayton Lamb" w:date="2023-07-19T07:26:00Z">
                    <w:rPr>
                      <w:rFonts w:ascii="Times New Roman" w:hAnsi="Times New Roman"/>
                      <w:sz w:val="20"/>
                    </w:rPr>
                  </w:rPrChange>
                </w:rPr>
                <w:delText>262 (2016</w:delText>
              </w:r>
            </w:del>
            <w:del w:id="1986" w:author="Clayton Lamb" w:date="2023-07-14T08:17:00Z">
              <w:r w:rsidRPr="00366A3B" w:rsidDel="00D448B7">
                <w:rPr>
                  <w:rFonts w:ascii="Times New Roman" w:hAnsi="Times New Roman"/>
                  <w:sz w:val="24"/>
                  <w:szCs w:val="24"/>
                  <w:rPrChange w:id="1987" w:author="Clayton Lamb" w:date="2023-07-19T07:26:00Z">
                    <w:rPr>
                      <w:rFonts w:ascii="Times New Roman" w:hAnsi="Times New Roman"/>
                      <w:sz w:val="20"/>
                    </w:rPr>
                  </w:rPrChange>
                </w:rPr>
                <w:delText>-</w:delText>
              </w:r>
            </w:del>
            <w:del w:id="1988" w:author="Clayton Lamb" w:date="2023-08-18T09:20:00Z">
              <w:r w:rsidRPr="00366A3B" w:rsidDel="009811F7">
                <w:rPr>
                  <w:rFonts w:ascii="Times New Roman" w:hAnsi="Times New Roman"/>
                  <w:sz w:val="24"/>
                  <w:szCs w:val="24"/>
                  <w:rPrChange w:id="1989" w:author="Clayton Lamb" w:date="2023-07-19T07:26:00Z">
                    <w:rPr>
                      <w:rFonts w:ascii="Times New Roman" w:hAnsi="Times New Roman"/>
                      <w:sz w:val="20"/>
                    </w:rPr>
                  </w:rPrChange>
                </w:rPr>
                <w:delText>2019)</w:delText>
              </w:r>
            </w:del>
          </w:p>
        </w:tc>
        <w:tc>
          <w:tcPr>
            <w:tcW w:w="1701" w:type="dxa"/>
            <w:tcBorders>
              <w:top w:val="nil"/>
              <w:left w:val="nil"/>
              <w:bottom w:val="single" w:sz="8" w:space="0" w:color="auto"/>
              <w:right w:val="nil"/>
            </w:tcBorders>
            <w:shd w:val="clear" w:color="auto" w:fill="auto"/>
            <w:noWrap/>
            <w:vAlign w:val="center"/>
            <w:hideMark/>
          </w:tcPr>
          <w:p w14:paraId="77689DF8" w14:textId="166D3B06" w:rsidR="00133EEF" w:rsidRPr="00366A3B" w:rsidDel="009811F7" w:rsidRDefault="00133EEF" w:rsidP="00752826">
            <w:pPr>
              <w:rPr>
                <w:del w:id="1990" w:author="Clayton Lamb" w:date="2023-08-18T09:20:00Z"/>
                <w:rFonts w:ascii="Times New Roman" w:hAnsi="Times New Roman"/>
                <w:sz w:val="24"/>
                <w:szCs w:val="24"/>
                <w:rPrChange w:id="1991" w:author="Clayton Lamb" w:date="2023-07-19T07:26:00Z">
                  <w:rPr>
                    <w:del w:id="1992" w:author="Clayton Lamb" w:date="2023-08-18T09:20:00Z"/>
                    <w:rFonts w:ascii="Times New Roman" w:hAnsi="Times New Roman"/>
                    <w:sz w:val="20"/>
                  </w:rPr>
                </w:rPrChange>
              </w:rPr>
            </w:pPr>
            <w:del w:id="1993" w:author="Clayton Lamb" w:date="2023-08-18T09:20:00Z">
              <w:r w:rsidRPr="00366A3B" w:rsidDel="009811F7">
                <w:rPr>
                  <w:rFonts w:ascii="Times New Roman" w:hAnsi="Times New Roman"/>
                  <w:sz w:val="24"/>
                  <w:szCs w:val="24"/>
                  <w:rPrChange w:id="1994" w:author="Clayton Lamb" w:date="2023-07-19T07:26:00Z">
                    <w:rPr>
                      <w:rFonts w:ascii="Times New Roman" w:hAnsi="Times New Roman"/>
                      <w:sz w:val="20"/>
                    </w:rPr>
                  </w:rPrChange>
                </w:rPr>
                <w:delText>210 (2017</w:delText>
              </w:r>
            </w:del>
            <w:del w:id="1995" w:author="Clayton Lamb" w:date="2023-07-14T08:17:00Z">
              <w:r w:rsidRPr="00366A3B" w:rsidDel="00D448B7">
                <w:rPr>
                  <w:rFonts w:ascii="Times New Roman" w:hAnsi="Times New Roman"/>
                  <w:sz w:val="24"/>
                  <w:szCs w:val="24"/>
                  <w:rPrChange w:id="1996" w:author="Clayton Lamb" w:date="2023-07-19T07:26:00Z">
                    <w:rPr>
                      <w:rFonts w:ascii="Times New Roman" w:hAnsi="Times New Roman"/>
                      <w:sz w:val="20"/>
                    </w:rPr>
                  </w:rPrChange>
                </w:rPr>
                <w:delText>-</w:delText>
              </w:r>
            </w:del>
            <w:del w:id="1997" w:author="Clayton Lamb" w:date="2023-08-18T09:20:00Z">
              <w:r w:rsidRPr="00366A3B" w:rsidDel="009811F7">
                <w:rPr>
                  <w:rFonts w:ascii="Times New Roman" w:hAnsi="Times New Roman"/>
                  <w:sz w:val="24"/>
                  <w:szCs w:val="24"/>
                  <w:rPrChange w:id="1998" w:author="Clayton Lamb" w:date="2023-07-19T07:26:00Z">
                    <w:rPr>
                      <w:rFonts w:ascii="Times New Roman" w:hAnsi="Times New Roman"/>
                      <w:sz w:val="20"/>
                    </w:rPr>
                  </w:rPrChange>
                </w:rPr>
                <w:delText>2019)</w:delText>
              </w:r>
            </w:del>
          </w:p>
        </w:tc>
      </w:tr>
    </w:tbl>
    <w:p w14:paraId="0D06A0C3" w14:textId="77777777" w:rsidR="00133EEF" w:rsidRPr="00366A3B" w:rsidRDefault="00133EEF" w:rsidP="00133EEF">
      <w:pPr>
        <w:pStyle w:val="BodyText2"/>
        <w:rPr>
          <w:rFonts w:ascii="Times New Roman" w:hAnsi="Times New Roman"/>
          <w:b/>
          <w:bCs/>
          <w:sz w:val="24"/>
          <w:szCs w:val="24"/>
        </w:rPr>
      </w:pPr>
    </w:p>
    <w:p w14:paraId="0280E77E" w14:textId="66DA550B" w:rsidR="0078609B" w:rsidRPr="00366A3B" w:rsidDel="006C6B26" w:rsidRDefault="0078609B" w:rsidP="00133EEF">
      <w:pPr>
        <w:pStyle w:val="Caption"/>
        <w:spacing w:line="480" w:lineRule="auto"/>
        <w:rPr>
          <w:del w:id="1999" w:author="Clayton Lamb" w:date="2023-08-18T09:31:00Z"/>
          <w:rFonts w:ascii="Times New Roman" w:hAnsi="Times New Roman"/>
          <w:color w:val="000000" w:themeColor="text1"/>
          <w:szCs w:val="24"/>
        </w:rPr>
      </w:pPr>
    </w:p>
    <w:p w14:paraId="3B41C13E" w14:textId="60FD6B66" w:rsidR="0078609B" w:rsidRPr="00366A3B" w:rsidDel="006C6B26" w:rsidRDefault="0078609B" w:rsidP="00133EEF">
      <w:pPr>
        <w:pStyle w:val="Caption"/>
        <w:spacing w:line="480" w:lineRule="auto"/>
        <w:rPr>
          <w:del w:id="2000" w:author="Clayton Lamb" w:date="2023-08-18T09:31:00Z"/>
          <w:rFonts w:ascii="Times New Roman" w:hAnsi="Times New Roman"/>
          <w:color w:val="000000" w:themeColor="text1"/>
          <w:szCs w:val="24"/>
        </w:rPr>
      </w:pPr>
    </w:p>
    <w:p w14:paraId="77BCA08D" w14:textId="750E112D" w:rsidR="0078609B" w:rsidRPr="00366A3B" w:rsidDel="006C6B26" w:rsidRDefault="0078609B" w:rsidP="00133EEF">
      <w:pPr>
        <w:pStyle w:val="Caption"/>
        <w:spacing w:line="480" w:lineRule="auto"/>
        <w:rPr>
          <w:del w:id="2001" w:author="Clayton Lamb" w:date="2023-08-18T09:31:00Z"/>
          <w:rFonts w:ascii="Times New Roman" w:hAnsi="Times New Roman"/>
          <w:color w:val="000000" w:themeColor="text1"/>
          <w:szCs w:val="24"/>
        </w:rPr>
      </w:pPr>
    </w:p>
    <w:p w14:paraId="6693E008" w14:textId="629FF304" w:rsidR="00133EEF" w:rsidRPr="00366A3B" w:rsidDel="006C6B26" w:rsidRDefault="00133EEF" w:rsidP="00133EEF">
      <w:pPr>
        <w:pStyle w:val="Caption"/>
        <w:spacing w:line="480" w:lineRule="auto"/>
        <w:rPr>
          <w:del w:id="2002" w:author="Clayton Lamb" w:date="2023-08-18T09:31:00Z"/>
          <w:rFonts w:ascii="Times New Roman" w:hAnsi="Times New Roman"/>
          <w:color w:val="000000" w:themeColor="text1"/>
          <w:szCs w:val="24"/>
        </w:rPr>
      </w:pPr>
      <w:bookmarkStart w:id="2003" w:name="_Ref128070567"/>
      <w:del w:id="2004" w:author="Clayton Lamb" w:date="2023-08-18T09:31:00Z">
        <w:r w:rsidRPr="00366A3B" w:rsidDel="006C6B26">
          <w:rPr>
            <w:rFonts w:ascii="Times New Roman" w:hAnsi="Times New Roman"/>
            <w:color w:val="000000" w:themeColor="text1"/>
            <w:szCs w:val="24"/>
          </w:rPr>
          <w:delText xml:space="preserve">Table </w:delText>
        </w:r>
        <w:r w:rsidRPr="00366A3B" w:rsidDel="006C6B26">
          <w:rPr>
            <w:rFonts w:ascii="Times New Roman" w:hAnsi="Times New Roman"/>
            <w:color w:val="000000" w:themeColor="text1"/>
            <w:szCs w:val="24"/>
          </w:rPr>
          <w:fldChar w:fldCharType="begin"/>
        </w:r>
        <w:r w:rsidRPr="00366A3B" w:rsidDel="006C6B26">
          <w:rPr>
            <w:rFonts w:ascii="Times New Roman" w:hAnsi="Times New Roman"/>
            <w:color w:val="000000" w:themeColor="text1"/>
            <w:szCs w:val="24"/>
          </w:rPr>
          <w:delInstrText xml:space="preserve"> SEQ Table \* ARABIC </w:delInstrText>
        </w:r>
        <w:r w:rsidRPr="00366A3B" w:rsidDel="006C6B26">
          <w:rPr>
            <w:rFonts w:ascii="Times New Roman" w:hAnsi="Times New Roman"/>
            <w:color w:val="000000" w:themeColor="text1"/>
            <w:szCs w:val="24"/>
          </w:rPr>
          <w:fldChar w:fldCharType="separate"/>
        </w:r>
        <w:r w:rsidR="000754F2" w:rsidRPr="00366A3B" w:rsidDel="006C6B26">
          <w:rPr>
            <w:rFonts w:ascii="Times New Roman" w:hAnsi="Times New Roman"/>
            <w:noProof/>
            <w:color w:val="000000" w:themeColor="text1"/>
            <w:szCs w:val="24"/>
          </w:rPr>
          <w:delText>2</w:delText>
        </w:r>
        <w:r w:rsidRPr="00366A3B" w:rsidDel="006C6B26">
          <w:rPr>
            <w:rFonts w:ascii="Times New Roman" w:hAnsi="Times New Roman"/>
            <w:noProof/>
            <w:color w:val="000000" w:themeColor="text1"/>
            <w:szCs w:val="24"/>
          </w:rPr>
          <w:fldChar w:fldCharType="end"/>
        </w:r>
        <w:bookmarkEnd w:id="2003"/>
        <w:r w:rsidRPr="00366A3B" w:rsidDel="006C6B26">
          <w:rPr>
            <w:rFonts w:ascii="Times New Roman" w:hAnsi="Times New Roman"/>
            <w:color w:val="000000" w:themeColor="text1"/>
            <w:szCs w:val="24"/>
          </w:rPr>
          <w:delText>. Average and range of trace nutrient levels in female Klinse-Za caribou, 2014</w:delText>
        </w:r>
      </w:del>
      <w:del w:id="2005" w:author="Clayton Lamb" w:date="2023-07-14T08:17:00Z">
        <w:r w:rsidRPr="00366A3B" w:rsidDel="00D448B7">
          <w:rPr>
            <w:rFonts w:ascii="Times New Roman" w:hAnsi="Times New Roman"/>
            <w:color w:val="000000" w:themeColor="text1"/>
            <w:szCs w:val="24"/>
          </w:rPr>
          <w:delText>-</w:delText>
        </w:r>
      </w:del>
      <w:del w:id="2006" w:author="Clayton Lamb" w:date="2023-08-18T09:31:00Z">
        <w:r w:rsidRPr="00366A3B" w:rsidDel="006C6B26">
          <w:rPr>
            <w:rFonts w:ascii="Times New Roman" w:hAnsi="Times New Roman"/>
            <w:color w:val="000000" w:themeColor="text1"/>
            <w:szCs w:val="24"/>
          </w:rPr>
          <w:delText>2021. Based on blood serum collected at capture for (n = 94) penned and (n = 16) free-ranging females.</w:delText>
        </w:r>
      </w:del>
    </w:p>
    <w:tbl>
      <w:tblPr>
        <w:tblW w:w="5000" w:type="pct"/>
        <w:tblLook w:val="04A0" w:firstRow="1" w:lastRow="0" w:firstColumn="1" w:lastColumn="0" w:noHBand="0" w:noVBand="1"/>
      </w:tblPr>
      <w:tblGrid>
        <w:gridCol w:w="1256"/>
        <w:gridCol w:w="876"/>
        <w:gridCol w:w="876"/>
        <w:gridCol w:w="803"/>
        <w:gridCol w:w="1003"/>
        <w:gridCol w:w="2476"/>
        <w:gridCol w:w="1350"/>
      </w:tblGrid>
      <w:tr w:rsidR="00133EEF" w:rsidRPr="00366A3B" w:rsidDel="006C6B26" w14:paraId="5831F224" w14:textId="53119B78" w:rsidTr="00752826">
        <w:trPr>
          <w:trHeight w:val="990"/>
          <w:del w:id="2007" w:author="Clayton Lamb" w:date="2023-08-18T09:31:00Z"/>
        </w:trPr>
        <w:tc>
          <w:tcPr>
            <w:tcW w:w="622" w:type="pct"/>
            <w:tcBorders>
              <w:top w:val="single" w:sz="12" w:space="0" w:color="auto"/>
              <w:left w:val="nil"/>
              <w:bottom w:val="single" w:sz="8" w:space="0" w:color="auto"/>
              <w:right w:val="nil"/>
            </w:tcBorders>
            <w:shd w:val="clear" w:color="auto" w:fill="auto"/>
            <w:vAlign w:val="center"/>
            <w:hideMark/>
          </w:tcPr>
          <w:p w14:paraId="52067E6D" w14:textId="4279905D" w:rsidR="00133EEF" w:rsidRPr="00366A3B" w:rsidDel="006C6B26" w:rsidRDefault="00133EEF" w:rsidP="00752826">
            <w:pPr>
              <w:rPr>
                <w:del w:id="2008" w:author="Clayton Lamb" w:date="2023-08-18T09:31:00Z"/>
                <w:rFonts w:ascii="Times New Roman" w:hAnsi="Times New Roman"/>
                <w:b/>
                <w:bCs/>
                <w:color w:val="000000"/>
                <w:sz w:val="24"/>
                <w:szCs w:val="24"/>
                <w:lang w:eastAsia="en-CA"/>
                <w:rPrChange w:id="2009" w:author="Clayton Lamb" w:date="2023-07-19T07:26:00Z">
                  <w:rPr>
                    <w:del w:id="2010" w:author="Clayton Lamb" w:date="2023-08-18T09:31:00Z"/>
                    <w:rFonts w:ascii="Times New Roman" w:hAnsi="Times New Roman"/>
                    <w:b/>
                    <w:bCs/>
                    <w:color w:val="000000"/>
                    <w:szCs w:val="24"/>
                    <w:lang w:eastAsia="en-CA"/>
                  </w:rPr>
                </w:rPrChange>
              </w:rPr>
            </w:pPr>
            <w:del w:id="2011" w:author="Clayton Lamb" w:date="2023-08-18T09:31:00Z">
              <w:r w:rsidRPr="00366A3B" w:rsidDel="006C6B26">
                <w:rPr>
                  <w:rFonts w:ascii="Times New Roman" w:hAnsi="Times New Roman"/>
                  <w:b/>
                  <w:bCs/>
                  <w:color w:val="000000" w:themeColor="text1"/>
                  <w:sz w:val="24"/>
                  <w:szCs w:val="24"/>
                  <w:lang w:eastAsia="en-CA"/>
                  <w:rPrChange w:id="2012" w:author="Clayton Lamb" w:date="2023-07-19T07:26:00Z">
                    <w:rPr>
                      <w:rFonts w:ascii="Times New Roman" w:hAnsi="Times New Roman"/>
                      <w:b/>
                      <w:bCs/>
                      <w:color w:val="000000" w:themeColor="text1"/>
                      <w:szCs w:val="24"/>
                      <w:lang w:eastAsia="en-CA"/>
                    </w:rPr>
                  </w:rPrChange>
                </w:rPr>
                <w:delText>Trace nutrient</w:delText>
              </w:r>
            </w:del>
          </w:p>
        </w:tc>
        <w:tc>
          <w:tcPr>
            <w:tcW w:w="510" w:type="pct"/>
            <w:tcBorders>
              <w:top w:val="single" w:sz="12" w:space="0" w:color="auto"/>
              <w:left w:val="nil"/>
              <w:bottom w:val="single" w:sz="8" w:space="0" w:color="auto"/>
              <w:right w:val="nil"/>
            </w:tcBorders>
            <w:shd w:val="clear" w:color="auto" w:fill="auto"/>
            <w:vAlign w:val="center"/>
            <w:hideMark/>
          </w:tcPr>
          <w:p w14:paraId="5E2D0E89" w14:textId="4FD69105" w:rsidR="00133EEF" w:rsidRPr="00366A3B" w:rsidDel="006C6B26" w:rsidRDefault="00133EEF" w:rsidP="00752826">
            <w:pPr>
              <w:jc w:val="center"/>
              <w:rPr>
                <w:del w:id="2013" w:author="Clayton Lamb" w:date="2023-08-18T09:31:00Z"/>
                <w:rFonts w:ascii="Times New Roman" w:hAnsi="Times New Roman"/>
                <w:b/>
                <w:bCs/>
                <w:color w:val="000000"/>
                <w:sz w:val="24"/>
                <w:szCs w:val="24"/>
                <w:lang w:eastAsia="en-CA"/>
                <w:rPrChange w:id="2014" w:author="Clayton Lamb" w:date="2023-07-19T07:26:00Z">
                  <w:rPr>
                    <w:del w:id="2015" w:author="Clayton Lamb" w:date="2023-08-18T09:31:00Z"/>
                    <w:rFonts w:ascii="Times New Roman" w:hAnsi="Times New Roman"/>
                    <w:b/>
                    <w:bCs/>
                    <w:color w:val="000000"/>
                    <w:szCs w:val="24"/>
                    <w:lang w:eastAsia="en-CA"/>
                  </w:rPr>
                </w:rPrChange>
              </w:rPr>
            </w:pPr>
            <w:del w:id="2016" w:author="Clayton Lamb" w:date="2023-08-18T09:31:00Z">
              <w:r w:rsidRPr="00366A3B" w:rsidDel="006C6B26">
                <w:rPr>
                  <w:rFonts w:ascii="Times New Roman" w:hAnsi="Times New Roman"/>
                  <w:b/>
                  <w:bCs/>
                  <w:color w:val="000000" w:themeColor="text1"/>
                  <w:sz w:val="24"/>
                  <w:szCs w:val="24"/>
                  <w:lang w:eastAsia="en-CA"/>
                  <w:rPrChange w:id="2017" w:author="Clayton Lamb" w:date="2023-07-19T07:26:00Z">
                    <w:rPr>
                      <w:rFonts w:ascii="Times New Roman" w:hAnsi="Times New Roman"/>
                      <w:b/>
                      <w:bCs/>
                      <w:color w:val="000000" w:themeColor="text1"/>
                      <w:szCs w:val="24"/>
                      <w:lang w:eastAsia="en-CA"/>
                    </w:rPr>
                  </w:rPrChange>
                </w:rPr>
                <w:delText>Min</w:delText>
              </w:r>
            </w:del>
          </w:p>
        </w:tc>
        <w:tc>
          <w:tcPr>
            <w:tcW w:w="510" w:type="pct"/>
            <w:tcBorders>
              <w:top w:val="single" w:sz="12" w:space="0" w:color="auto"/>
              <w:left w:val="nil"/>
              <w:bottom w:val="single" w:sz="8" w:space="0" w:color="auto"/>
              <w:right w:val="nil"/>
            </w:tcBorders>
            <w:shd w:val="clear" w:color="auto" w:fill="auto"/>
            <w:vAlign w:val="center"/>
            <w:hideMark/>
          </w:tcPr>
          <w:p w14:paraId="0193900A" w14:textId="3AA4F477" w:rsidR="00133EEF" w:rsidRPr="00366A3B" w:rsidDel="006C6B26" w:rsidRDefault="00133EEF" w:rsidP="00752826">
            <w:pPr>
              <w:jc w:val="center"/>
              <w:rPr>
                <w:del w:id="2018" w:author="Clayton Lamb" w:date="2023-08-18T09:31:00Z"/>
                <w:rFonts w:ascii="Times New Roman" w:hAnsi="Times New Roman"/>
                <w:b/>
                <w:bCs/>
                <w:color w:val="000000"/>
                <w:sz w:val="24"/>
                <w:szCs w:val="24"/>
                <w:lang w:eastAsia="en-CA"/>
                <w:rPrChange w:id="2019" w:author="Clayton Lamb" w:date="2023-07-19T07:26:00Z">
                  <w:rPr>
                    <w:del w:id="2020" w:author="Clayton Lamb" w:date="2023-08-18T09:31:00Z"/>
                    <w:rFonts w:ascii="Times New Roman" w:hAnsi="Times New Roman"/>
                    <w:b/>
                    <w:bCs/>
                    <w:color w:val="000000"/>
                    <w:szCs w:val="24"/>
                    <w:lang w:eastAsia="en-CA"/>
                  </w:rPr>
                </w:rPrChange>
              </w:rPr>
            </w:pPr>
            <w:del w:id="2021" w:author="Clayton Lamb" w:date="2023-08-18T09:31:00Z">
              <w:r w:rsidRPr="00366A3B" w:rsidDel="006C6B26">
                <w:rPr>
                  <w:rFonts w:ascii="Times New Roman" w:hAnsi="Times New Roman"/>
                  <w:b/>
                  <w:bCs/>
                  <w:color w:val="000000" w:themeColor="text1"/>
                  <w:sz w:val="24"/>
                  <w:szCs w:val="24"/>
                  <w:lang w:eastAsia="en-CA"/>
                  <w:rPrChange w:id="2022" w:author="Clayton Lamb" w:date="2023-07-19T07:26:00Z">
                    <w:rPr>
                      <w:rFonts w:ascii="Times New Roman" w:hAnsi="Times New Roman"/>
                      <w:b/>
                      <w:bCs/>
                      <w:color w:val="000000" w:themeColor="text1"/>
                      <w:szCs w:val="24"/>
                      <w:lang w:eastAsia="en-CA"/>
                    </w:rPr>
                  </w:rPrChange>
                </w:rPr>
                <w:delText>Max</w:delText>
              </w:r>
            </w:del>
          </w:p>
        </w:tc>
        <w:tc>
          <w:tcPr>
            <w:tcW w:w="510" w:type="pct"/>
            <w:tcBorders>
              <w:top w:val="single" w:sz="12" w:space="0" w:color="auto"/>
              <w:left w:val="nil"/>
              <w:bottom w:val="single" w:sz="8" w:space="0" w:color="auto"/>
              <w:right w:val="nil"/>
            </w:tcBorders>
            <w:shd w:val="clear" w:color="auto" w:fill="auto"/>
            <w:vAlign w:val="center"/>
            <w:hideMark/>
          </w:tcPr>
          <w:p w14:paraId="15098330" w14:textId="5F9510B7" w:rsidR="00133EEF" w:rsidRPr="00366A3B" w:rsidDel="006C6B26" w:rsidRDefault="00133EEF" w:rsidP="00752826">
            <w:pPr>
              <w:jc w:val="center"/>
              <w:rPr>
                <w:del w:id="2023" w:author="Clayton Lamb" w:date="2023-08-18T09:31:00Z"/>
                <w:rFonts w:ascii="Times New Roman" w:hAnsi="Times New Roman"/>
                <w:b/>
                <w:bCs/>
                <w:color w:val="000000"/>
                <w:sz w:val="24"/>
                <w:szCs w:val="24"/>
                <w:lang w:eastAsia="en-CA"/>
                <w:rPrChange w:id="2024" w:author="Clayton Lamb" w:date="2023-07-19T07:26:00Z">
                  <w:rPr>
                    <w:del w:id="2025" w:author="Clayton Lamb" w:date="2023-08-18T09:31:00Z"/>
                    <w:rFonts w:ascii="Times New Roman" w:hAnsi="Times New Roman"/>
                    <w:b/>
                    <w:bCs/>
                    <w:color w:val="000000"/>
                    <w:szCs w:val="24"/>
                    <w:lang w:eastAsia="en-CA"/>
                  </w:rPr>
                </w:rPrChange>
              </w:rPr>
            </w:pPr>
            <w:del w:id="2026" w:author="Clayton Lamb" w:date="2023-08-18T09:31:00Z">
              <w:r w:rsidRPr="00366A3B" w:rsidDel="006C6B26">
                <w:rPr>
                  <w:rFonts w:ascii="Times New Roman" w:hAnsi="Times New Roman"/>
                  <w:b/>
                  <w:bCs/>
                  <w:color w:val="000000" w:themeColor="text1"/>
                  <w:sz w:val="24"/>
                  <w:szCs w:val="24"/>
                  <w:lang w:eastAsia="en-CA"/>
                  <w:rPrChange w:id="2027" w:author="Clayton Lamb" w:date="2023-07-19T07:26:00Z">
                    <w:rPr>
                      <w:rFonts w:ascii="Times New Roman" w:hAnsi="Times New Roman"/>
                      <w:b/>
                      <w:bCs/>
                      <w:color w:val="000000" w:themeColor="text1"/>
                      <w:szCs w:val="24"/>
                      <w:lang w:eastAsia="en-CA"/>
                    </w:rPr>
                  </w:rPrChange>
                </w:rPr>
                <w:delText>Mean (SD)</w:delText>
              </w:r>
            </w:del>
          </w:p>
        </w:tc>
        <w:tc>
          <w:tcPr>
            <w:tcW w:w="510" w:type="pct"/>
            <w:tcBorders>
              <w:top w:val="single" w:sz="12" w:space="0" w:color="auto"/>
              <w:left w:val="nil"/>
              <w:bottom w:val="single" w:sz="8" w:space="0" w:color="auto"/>
              <w:right w:val="nil"/>
            </w:tcBorders>
            <w:shd w:val="clear" w:color="auto" w:fill="auto"/>
            <w:vAlign w:val="center"/>
            <w:hideMark/>
          </w:tcPr>
          <w:p w14:paraId="28FA7AB8" w14:textId="7CC71025" w:rsidR="00133EEF" w:rsidRPr="00366A3B" w:rsidDel="006C6B26" w:rsidRDefault="00133EEF" w:rsidP="00752826">
            <w:pPr>
              <w:jc w:val="center"/>
              <w:rPr>
                <w:del w:id="2028" w:author="Clayton Lamb" w:date="2023-08-18T09:31:00Z"/>
                <w:rFonts w:ascii="Times New Roman" w:hAnsi="Times New Roman"/>
                <w:b/>
                <w:bCs/>
                <w:color w:val="000000"/>
                <w:sz w:val="24"/>
                <w:szCs w:val="24"/>
                <w:lang w:eastAsia="en-CA"/>
                <w:rPrChange w:id="2029" w:author="Clayton Lamb" w:date="2023-07-19T07:26:00Z">
                  <w:rPr>
                    <w:del w:id="2030" w:author="Clayton Lamb" w:date="2023-08-18T09:31:00Z"/>
                    <w:rFonts w:ascii="Times New Roman" w:hAnsi="Times New Roman"/>
                    <w:b/>
                    <w:bCs/>
                    <w:color w:val="000000"/>
                    <w:szCs w:val="24"/>
                    <w:lang w:eastAsia="en-CA"/>
                  </w:rPr>
                </w:rPrChange>
              </w:rPr>
            </w:pPr>
            <w:del w:id="2031" w:author="Clayton Lamb" w:date="2023-08-18T09:31:00Z">
              <w:r w:rsidRPr="00366A3B" w:rsidDel="006C6B26">
                <w:rPr>
                  <w:rFonts w:ascii="Times New Roman" w:hAnsi="Times New Roman"/>
                  <w:b/>
                  <w:bCs/>
                  <w:color w:val="000000" w:themeColor="text1"/>
                  <w:sz w:val="24"/>
                  <w:szCs w:val="24"/>
                  <w:lang w:eastAsia="en-CA"/>
                  <w:rPrChange w:id="2032" w:author="Clayton Lamb" w:date="2023-07-19T07:26:00Z">
                    <w:rPr>
                      <w:rFonts w:ascii="Times New Roman" w:hAnsi="Times New Roman"/>
                      <w:b/>
                      <w:bCs/>
                      <w:color w:val="000000" w:themeColor="text1"/>
                      <w:szCs w:val="24"/>
                      <w:lang w:eastAsia="en-CA"/>
                    </w:rPr>
                  </w:rPrChange>
                </w:rPr>
                <w:delText>Median</w:delText>
              </w:r>
            </w:del>
          </w:p>
        </w:tc>
        <w:tc>
          <w:tcPr>
            <w:tcW w:w="1521" w:type="pct"/>
            <w:tcBorders>
              <w:top w:val="single" w:sz="12" w:space="0" w:color="auto"/>
              <w:left w:val="nil"/>
              <w:bottom w:val="single" w:sz="8" w:space="0" w:color="auto"/>
              <w:right w:val="nil"/>
            </w:tcBorders>
            <w:shd w:val="clear" w:color="auto" w:fill="auto"/>
            <w:vAlign w:val="center"/>
            <w:hideMark/>
          </w:tcPr>
          <w:p w14:paraId="2C429F40" w14:textId="121549E1" w:rsidR="00133EEF" w:rsidRPr="00366A3B" w:rsidDel="006C6B26" w:rsidRDefault="00133EEF" w:rsidP="00752826">
            <w:pPr>
              <w:jc w:val="center"/>
              <w:rPr>
                <w:del w:id="2033" w:author="Clayton Lamb" w:date="2023-08-18T09:31:00Z"/>
                <w:rFonts w:ascii="Times New Roman" w:hAnsi="Times New Roman"/>
                <w:b/>
                <w:bCs/>
                <w:color w:val="000000"/>
                <w:sz w:val="24"/>
                <w:szCs w:val="24"/>
                <w:lang w:eastAsia="en-CA"/>
                <w:rPrChange w:id="2034" w:author="Clayton Lamb" w:date="2023-07-19T07:26:00Z">
                  <w:rPr>
                    <w:del w:id="2035" w:author="Clayton Lamb" w:date="2023-08-18T09:31:00Z"/>
                    <w:rFonts w:ascii="Times New Roman" w:hAnsi="Times New Roman"/>
                    <w:b/>
                    <w:bCs/>
                    <w:color w:val="000000"/>
                    <w:szCs w:val="24"/>
                    <w:lang w:eastAsia="en-CA"/>
                  </w:rPr>
                </w:rPrChange>
              </w:rPr>
            </w:pPr>
            <w:del w:id="2036" w:author="Clayton Lamb" w:date="2023-08-18T09:31:00Z">
              <w:r w:rsidRPr="00366A3B" w:rsidDel="006C6B26">
                <w:rPr>
                  <w:rFonts w:ascii="Times New Roman" w:hAnsi="Times New Roman"/>
                  <w:b/>
                  <w:bCs/>
                  <w:color w:val="000000" w:themeColor="text1"/>
                  <w:sz w:val="24"/>
                  <w:szCs w:val="24"/>
                  <w:lang w:eastAsia="en-CA"/>
                  <w:rPrChange w:id="2037" w:author="Clayton Lamb" w:date="2023-07-19T07:26:00Z">
                    <w:rPr>
                      <w:rFonts w:ascii="Times New Roman" w:hAnsi="Times New Roman"/>
                      <w:b/>
                      <w:bCs/>
                      <w:color w:val="000000" w:themeColor="text1"/>
                      <w:szCs w:val="24"/>
                      <w:lang w:eastAsia="en-CA"/>
                    </w:rPr>
                  </w:rPrChange>
                </w:rPr>
                <w:delText>Mean and range of values in free-ranging boreal caribou</w:delText>
              </w:r>
            </w:del>
            <w:del w:id="2038" w:author="Clayton Lamb" w:date="2023-07-18T14:44:00Z">
              <w:r w:rsidRPr="00366A3B" w:rsidDel="009B7A62">
                <w:rPr>
                  <w:rFonts w:ascii="Times New Roman" w:hAnsi="Times New Roman"/>
                  <w:b/>
                  <w:bCs/>
                  <w:color w:val="000000" w:themeColor="text1"/>
                  <w:sz w:val="24"/>
                  <w:szCs w:val="24"/>
                  <w:lang w:eastAsia="en-CA"/>
                  <w:rPrChange w:id="2039" w:author="Clayton Lamb" w:date="2023-07-19T07:26:00Z">
                    <w:rPr>
                      <w:rFonts w:ascii="Times New Roman" w:hAnsi="Times New Roman"/>
                      <w:b/>
                      <w:bCs/>
                      <w:color w:val="000000" w:themeColor="text1"/>
                      <w:szCs w:val="24"/>
                      <w:lang w:eastAsia="en-CA"/>
                    </w:rPr>
                  </w:rPrChange>
                </w:rPr>
                <w:delText xml:space="preserve"> in NE BC</w:delText>
              </w:r>
            </w:del>
          </w:p>
        </w:tc>
        <w:tc>
          <w:tcPr>
            <w:tcW w:w="816" w:type="pct"/>
            <w:tcBorders>
              <w:top w:val="single" w:sz="12" w:space="0" w:color="auto"/>
              <w:left w:val="nil"/>
              <w:bottom w:val="single" w:sz="8" w:space="0" w:color="auto"/>
              <w:right w:val="nil"/>
            </w:tcBorders>
            <w:shd w:val="clear" w:color="auto" w:fill="auto"/>
            <w:vAlign w:val="center"/>
            <w:hideMark/>
          </w:tcPr>
          <w:p w14:paraId="12E43780" w14:textId="409FF1F2" w:rsidR="00133EEF" w:rsidRPr="00366A3B" w:rsidDel="006C6B26" w:rsidRDefault="00133EEF" w:rsidP="00752826">
            <w:pPr>
              <w:rPr>
                <w:del w:id="2040" w:author="Clayton Lamb" w:date="2023-08-18T09:31:00Z"/>
                <w:rFonts w:ascii="Times New Roman" w:hAnsi="Times New Roman"/>
                <w:b/>
                <w:bCs/>
                <w:color w:val="000000"/>
                <w:sz w:val="24"/>
                <w:szCs w:val="24"/>
                <w:lang w:eastAsia="en-CA"/>
                <w:rPrChange w:id="2041" w:author="Clayton Lamb" w:date="2023-07-19T07:26:00Z">
                  <w:rPr>
                    <w:del w:id="2042" w:author="Clayton Lamb" w:date="2023-08-18T09:31:00Z"/>
                    <w:rFonts w:ascii="Times New Roman" w:hAnsi="Times New Roman"/>
                    <w:b/>
                    <w:bCs/>
                    <w:color w:val="000000"/>
                    <w:szCs w:val="24"/>
                    <w:lang w:eastAsia="en-CA"/>
                  </w:rPr>
                </w:rPrChange>
              </w:rPr>
            </w:pPr>
            <w:del w:id="2043" w:author="Clayton Lamb" w:date="2023-08-18T09:31:00Z">
              <w:r w:rsidRPr="00366A3B" w:rsidDel="006C6B26">
                <w:rPr>
                  <w:rFonts w:ascii="Times New Roman" w:hAnsi="Times New Roman"/>
                  <w:b/>
                  <w:bCs/>
                  <w:color w:val="000000" w:themeColor="text1"/>
                  <w:sz w:val="24"/>
                  <w:szCs w:val="24"/>
                  <w:lang w:eastAsia="en-CA"/>
                  <w:rPrChange w:id="2044" w:author="Clayton Lamb" w:date="2023-07-19T07:26:00Z">
                    <w:rPr>
                      <w:rFonts w:ascii="Times New Roman" w:hAnsi="Times New Roman"/>
                      <w:b/>
                      <w:bCs/>
                      <w:color w:val="000000" w:themeColor="text1"/>
                      <w:szCs w:val="24"/>
                      <w:lang w:eastAsia="en-CA"/>
                    </w:rPr>
                  </w:rPrChange>
                </w:rPr>
                <w:delText>Reference range*</w:delText>
              </w:r>
            </w:del>
          </w:p>
        </w:tc>
      </w:tr>
      <w:tr w:rsidR="00133EEF" w:rsidRPr="00366A3B" w:rsidDel="006C6B26" w14:paraId="30D1A39E" w14:textId="13B8F601" w:rsidTr="00752826">
        <w:trPr>
          <w:trHeight w:val="315"/>
          <w:del w:id="2045" w:author="Clayton Lamb" w:date="2023-08-18T09:31:00Z"/>
        </w:trPr>
        <w:tc>
          <w:tcPr>
            <w:tcW w:w="622" w:type="pct"/>
            <w:tcBorders>
              <w:top w:val="nil"/>
              <w:left w:val="nil"/>
              <w:bottom w:val="nil"/>
              <w:right w:val="nil"/>
            </w:tcBorders>
            <w:shd w:val="clear" w:color="auto" w:fill="auto"/>
            <w:noWrap/>
            <w:vAlign w:val="center"/>
            <w:hideMark/>
          </w:tcPr>
          <w:p w14:paraId="0F233FF6" w14:textId="64A6B9B6" w:rsidR="00133EEF" w:rsidRPr="00366A3B" w:rsidDel="006C6B26" w:rsidRDefault="00133EEF" w:rsidP="00752826">
            <w:pPr>
              <w:rPr>
                <w:del w:id="2046" w:author="Clayton Lamb" w:date="2023-08-18T09:31:00Z"/>
                <w:rFonts w:ascii="Times New Roman" w:hAnsi="Times New Roman"/>
                <w:color w:val="000000"/>
                <w:sz w:val="24"/>
                <w:szCs w:val="24"/>
                <w:lang w:eastAsia="en-CA"/>
                <w:rPrChange w:id="2047" w:author="Clayton Lamb" w:date="2023-07-19T07:26:00Z">
                  <w:rPr>
                    <w:del w:id="2048" w:author="Clayton Lamb" w:date="2023-08-18T09:31:00Z"/>
                    <w:rFonts w:ascii="Times New Roman" w:hAnsi="Times New Roman"/>
                    <w:color w:val="000000"/>
                    <w:szCs w:val="24"/>
                    <w:lang w:eastAsia="en-CA"/>
                  </w:rPr>
                </w:rPrChange>
              </w:rPr>
            </w:pPr>
            <w:del w:id="2049" w:author="Clayton Lamb" w:date="2023-08-18T09:31:00Z">
              <w:r w:rsidRPr="00366A3B" w:rsidDel="006C6B26">
                <w:rPr>
                  <w:rFonts w:ascii="Times New Roman" w:hAnsi="Times New Roman"/>
                  <w:color w:val="000000" w:themeColor="text1"/>
                  <w:sz w:val="24"/>
                  <w:szCs w:val="24"/>
                  <w:lang w:eastAsia="en-CA"/>
                  <w:rPrChange w:id="2050" w:author="Clayton Lamb" w:date="2023-07-19T07:26:00Z">
                    <w:rPr>
                      <w:rFonts w:ascii="Times New Roman" w:hAnsi="Times New Roman"/>
                      <w:color w:val="000000" w:themeColor="text1"/>
                      <w:szCs w:val="24"/>
                      <w:lang w:eastAsia="en-CA"/>
                    </w:rPr>
                  </w:rPrChange>
                </w:rPr>
                <w:delText>Mn (ppm)</w:delText>
              </w:r>
            </w:del>
          </w:p>
        </w:tc>
        <w:tc>
          <w:tcPr>
            <w:tcW w:w="510" w:type="pct"/>
            <w:tcBorders>
              <w:top w:val="nil"/>
              <w:left w:val="nil"/>
              <w:bottom w:val="nil"/>
              <w:right w:val="nil"/>
            </w:tcBorders>
            <w:shd w:val="clear" w:color="auto" w:fill="auto"/>
            <w:noWrap/>
            <w:vAlign w:val="center"/>
            <w:hideMark/>
          </w:tcPr>
          <w:p w14:paraId="56597950" w14:textId="15E8BDFE" w:rsidR="00133EEF" w:rsidRPr="00366A3B" w:rsidDel="006C6B26" w:rsidRDefault="00133EEF" w:rsidP="00752826">
            <w:pPr>
              <w:jc w:val="center"/>
              <w:rPr>
                <w:del w:id="2051" w:author="Clayton Lamb" w:date="2023-08-18T09:31:00Z"/>
                <w:rFonts w:ascii="Times New Roman" w:hAnsi="Times New Roman"/>
                <w:color w:val="000000"/>
                <w:sz w:val="24"/>
                <w:szCs w:val="24"/>
                <w:lang w:eastAsia="en-CA"/>
                <w:rPrChange w:id="2052" w:author="Clayton Lamb" w:date="2023-07-19T07:26:00Z">
                  <w:rPr>
                    <w:del w:id="2053" w:author="Clayton Lamb" w:date="2023-08-18T09:31:00Z"/>
                    <w:rFonts w:ascii="Times New Roman" w:hAnsi="Times New Roman"/>
                    <w:color w:val="000000"/>
                    <w:szCs w:val="24"/>
                    <w:lang w:eastAsia="en-CA"/>
                  </w:rPr>
                </w:rPrChange>
              </w:rPr>
            </w:pPr>
            <w:del w:id="2054" w:author="Clayton Lamb" w:date="2023-08-18T09:31:00Z">
              <w:r w:rsidRPr="00366A3B" w:rsidDel="006C6B26">
                <w:rPr>
                  <w:rFonts w:ascii="Times New Roman" w:hAnsi="Times New Roman"/>
                  <w:color w:val="000000"/>
                  <w:sz w:val="24"/>
                  <w:szCs w:val="24"/>
                  <w:lang w:eastAsia="en-CA"/>
                  <w:rPrChange w:id="2055" w:author="Clayton Lamb" w:date="2023-07-19T07:26:00Z">
                    <w:rPr>
                      <w:rFonts w:ascii="Times New Roman" w:hAnsi="Times New Roman"/>
                      <w:color w:val="000000"/>
                      <w:szCs w:val="24"/>
                      <w:lang w:eastAsia="en-CA"/>
                    </w:rPr>
                  </w:rPrChange>
                </w:rPr>
                <w:delText>0.0013</w:delText>
              </w:r>
            </w:del>
          </w:p>
        </w:tc>
        <w:tc>
          <w:tcPr>
            <w:tcW w:w="510" w:type="pct"/>
            <w:tcBorders>
              <w:top w:val="nil"/>
              <w:left w:val="nil"/>
              <w:bottom w:val="nil"/>
              <w:right w:val="nil"/>
            </w:tcBorders>
            <w:shd w:val="clear" w:color="auto" w:fill="auto"/>
            <w:noWrap/>
            <w:vAlign w:val="center"/>
            <w:hideMark/>
          </w:tcPr>
          <w:p w14:paraId="418FCDB3" w14:textId="11084575" w:rsidR="00133EEF" w:rsidRPr="00366A3B" w:rsidDel="006C6B26" w:rsidRDefault="00133EEF" w:rsidP="00752826">
            <w:pPr>
              <w:jc w:val="center"/>
              <w:rPr>
                <w:del w:id="2056" w:author="Clayton Lamb" w:date="2023-08-18T09:31:00Z"/>
                <w:rFonts w:ascii="Times New Roman" w:hAnsi="Times New Roman"/>
                <w:color w:val="000000"/>
                <w:sz w:val="24"/>
                <w:szCs w:val="24"/>
                <w:lang w:eastAsia="en-CA"/>
                <w:rPrChange w:id="2057" w:author="Clayton Lamb" w:date="2023-07-19T07:26:00Z">
                  <w:rPr>
                    <w:del w:id="2058" w:author="Clayton Lamb" w:date="2023-08-18T09:31:00Z"/>
                    <w:rFonts w:ascii="Times New Roman" w:hAnsi="Times New Roman"/>
                    <w:color w:val="000000"/>
                    <w:szCs w:val="24"/>
                    <w:lang w:eastAsia="en-CA"/>
                  </w:rPr>
                </w:rPrChange>
              </w:rPr>
            </w:pPr>
            <w:del w:id="2059" w:author="Clayton Lamb" w:date="2023-08-18T09:31:00Z">
              <w:r w:rsidRPr="00366A3B" w:rsidDel="006C6B26">
                <w:rPr>
                  <w:rFonts w:ascii="Times New Roman" w:hAnsi="Times New Roman"/>
                  <w:color w:val="000000"/>
                  <w:sz w:val="24"/>
                  <w:szCs w:val="24"/>
                  <w:lang w:eastAsia="en-CA"/>
                  <w:rPrChange w:id="2060" w:author="Clayton Lamb" w:date="2023-07-19T07:26:00Z">
                    <w:rPr>
                      <w:rFonts w:ascii="Times New Roman" w:hAnsi="Times New Roman"/>
                      <w:color w:val="000000"/>
                      <w:szCs w:val="24"/>
                      <w:lang w:eastAsia="en-CA"/>
                    </w:rPr>
                  </w:rPrChange>
                </w:rPr>
                <w:delText>0.0075</w:delText>
              </w:r>
            </w:del>
          </w:p>
        </w:tc>
        <w:tc>
          <w:tcPr>
            <w:tcW w:w="510" w:type="pct"/>
            <w:tcBorders>
              <w:top w:val="nil"/>
              <w:left w:val="nil"/>
              <w:bottom w:val="nil"/>
              <w:right w:val="nil"/>
            </w:tcBorders>
            <w:shd w:val="clear" w:color="auto" w:fill="auto"/>
            <w:noWrap/>
            <w:vAlign w:val="center"/>
            <w:hideMark/>
          </w:tcPr>
          <w:p w14:paraId="44D32B7C" w14:textId="6998313F" w:rsidR="00133EEF" w:rsidRPr="00366A3B" w:rsidDel="006C6B26" w:rsidRDefault="00133EEF" w:rsidP="00752826">
            <w:pPr>
              <w:jc w:val="center"/>
              <w:rPr>
                <w:del w:id="2061" w:author="Clayton Lamb" w:date="2023-08-18T09:31:00Z"/>
                <w:rFonts w:ascii="Times New Roman" w:hAnsi="Times New Roman"/>
                <w:color w:val="000000"/>
                <w:sz w:val="24"/>
                <w:szCs w:val="24"/>
                <w:lang w:eastAsia="en-CA"/>
                <w:rPrChange w:id="2062" w:author="Clayton Lamb" w:date="2023-07-19T07:26:00Z">
                  <w:rPr>
                    <w:del w:id="2063" w:author="Clayton Lamb" w:date="2023-08-18T09:31:00Z"/>
                    <w:rFonts w:ascii="Times New Roman" w:hAnsi="Times New Roman"/>
                    <w:color w:val="000000"/>
                    <w:szCs w:val="24"/>
                    <w:lang w:eastAsia="en-CA"/>
                  </w:rPr>
                </w:rPrChange>
              </w:rPr>
            </w:pPr>
            <w:del w:id="2064" w:author="Clayton Lamb" w:date="2023-08-18T09:31:00Z">
              <w:r w:rsidRPr="00366A3B" w:rsidDel="006C6B26">
                <w:rPr>
                  <w:rFonts w:ascii="Times New Roman" w:hAnsi="Times New Roman"/>
                  <w:color w:val="000000"/>
                  <w:sz w:val="24"/>
                  <w:szCs w:val="24"/>
                  <w:lang w:eastAsia="en-CA"/>
                  <w:rPrChange w:id="2065" w:author="Clayton Lamb" w:date="2023-07-19T07:26:00Z">
                    <w:rPr>
                      <w:rFonts w:ascii="Times New Roman" w:hAnsi="Times New Roman"/>
                      <w:color w:val="000000"/>
                      <w:szCs w:val="24"/>
                      <w:lang w:eastAsia="en-CA"/>
                    </w:rPr>
                  </w:rPrChange>
                </w:rPr>
                <w:delText>0.003</w:delText>
              </w:r>
            </w:del>
          </w:p>
        </w:tc>
        <w:tc>
          <w:tcPr>
            <w:tcW w:w="510" w:type="pct"/>
            <w:tcBorders>
              <w:top w:val="nil"/>
              <w:left w:val="nil"/>
              <w:bottom w:val="nil"/>
              <w:right w:val="nil"/>
            </w:tcBorders>
            <w:shd w:val="clear" w:color="auto" w:fill="auto"/>
            <w:noWrap/>
            <w:vAlign w:val="center"/>
            <w:hideMark/>
          </w:tcPr>
          <w:p w14:paraId="74381D9E" w14:textId="190ADCA7" w:rsidR="00133EEF" w:rsidRPr="00366A3B" w:rsidDel="006C6B26" w:rsidRDefault="00133EEF" w:rsidP="00752826">
            <w:pPr>
              <w:jc w:val="center"/>
              <w:rPr>
                <w:del w:id="2066" w:author="Clayton Lamb" w:date="2023-08-18T09:31:00Z"/>
                <w:rFonts w:ascii="Times New Roman" w:hAnsi="Times New Roman"/>
                <w:color w:val="000000"/>
                <w:sz w:val="24"/>
                <w:szCs w:val="24"/>
                <w:lang w:eastAsia="en-CA"/>
                <w:rPrChange w:id="2067" w:author="Clayton Lamb" w:date="2023-07-19T07:26:00Z">
                  <w:rPr>
                    <w:del w:id="2068" w:author="Clayton Lamb" w:date="2023-08-18T09:31:00Z"/>
                    <w:rFonts w:ascii="Times New Roman" w:hAnsi="Times New Roman"/>
                    <w:color w:val="000000"/>
                    <w:szCs w:val="24"/>
                    <w:lang w:eastAsia="en-CA"/>
                  </w:rPr>
                </w:rPrChange>
              </w:rPr>
            </w:pPr>
            <w:del w:id="2069" w:author="Clayton Lamb" w:date="2023-08-18T09:31:00Z">
              <w:r w:rsidRPr="00366A3B" w:rsidDel="006C6B26">
                <w:rPr>
                  <w:rFonts w:ascii="Times New Roman" w:hAnsi="Times New Roman"/>
                  <w:color w:val="000000"/>
                  <w:sz w:val="24"/>
                  <w:szCs w:val="24"/>
                  <w:lang w:eastAsia="en-CA"/>
                  <w:rPrChange w:id="2070" w:author="Clayton Lamb" w:date="2023-07-19T07:26:00Z">
                    <w:rPr>
                      <w:rFonts w:ascii="Times New Roman" w:hAnsi="Times New Roman"/>
                      <w:color w:val="000000"/>
                      <w:szCs w:val="24"/>
                      <w:lang w:eastAsia="en-CA"/>
                    </w:rPr>
                  </w:rPrChange>
                </w:rPr>
                <w:delText>0.0027</w:delText>
              </w:r>
            </w:del>
          </w:p>
        </w:tc>
        <w:tc>
          <w:tcPr>
            <w:tcW w:w="1521" w:type="pct"/>
            <w:tcBorders>
              <w:top w:val="nil"/>
              <w:left w:val="nil"/>
              <w:bottom w:val="nil"/>
              <w:right w:val="nil"/>
            </w:tcBorders>
            <w:shd w:val="clear" w:color="auto" w:fill="auto"/>
            <w:vAlign w:val="center"/>
            <w:hideMark/>
          </w:tcPr>
          <w:p w14:paraId="27D533FB" w14:textId="53F8B1C5" w:rsidR="00133EEF" w:rsidRPr="00366A3B" w:rsidDel="006C6B26" w:rsidRDefault="00133EEF" w:rsidP="00752826">
            <w:pPr>
              <w:jc w:val="center"/>
              <w:rPr>
                <w:del w:id="2071" w:author="Clayton Lamb" w:date="2023-08-18T09:31:00Z"/>
                <w:rFonts w:ascii="Times New Roman" w:hAnsi="Times New Roman"/>
                <w:color w:val="000000"/>
                <w:sz w:val="24"/>
                <w:szCs w:val="24"/>
                <w:lang w:eastAsia="en-CA"/>
                <w:rPrChange w:id="2072" w:author="Clayton Lamb" w:date="2023-07-19T07:26:00Z">
                  <w:rPr>
                    <w:del w:id="2073" w:author="Clayton Lamb" w:date="2023-08-18T09:31:00Z"/>
                    <w:rFonts w:ascii="Times New Roman" w:hAnsi="Times New Roman"/>
                    <w:color w:val="000000"/>
                    <w:szCs w:val="24"/>
                    <w:lang w:eastAsia="en-CA"/>
                  </w:rPr>
                </w:rPrChange>
              </w:rPr>
            </w:pPr>
            <w:del w:id="2074" w:author="Clayton Lamb" w:date="2023-08-18T09:31:00Z">
              <w:r w:rsidRPr="00366A3B" w:rsidDel="006C6B26">
                <w:rPr>
                  <w:rFonts w:ascii="Times New Roman" w:hAnsi="Times New Roman"/>
                  <w:color w:val="000000" w:themeColor="text1"/>
                  <w:sz w:val="24"/>
                  <w:szCs w:val="24"/>
                  <w:lang w:eastAsia="en-CA"/>
                  <w:rPrChange w:id="2075" w:author="Clayton Lamb" w:date="2023-07-19T07:26:00Z">
                    <w:rPr>
                      <w:rFonts w:ascii="Times New Roman" w:hAnsi="Times New Roman"/>
                      <w:color w:val="000000" w:themeColor="text1"/>
                      <w:szCs w:val="24"/>
                      <w:lang w:eastAsia="en-CA"/>
                    </w:rPr>
                  </w:rPrChange>
                </w:rPr>
                <w:delText>0.027 (0.001</w:delText>
              </w:r>
            </w:del>
            <w:del w:id="2076" w:author="Clayton Lamb" w:date="2023-07-14T08:17:00Z">
              <w:r w:rsidRPr="00366A3B" w:rsidDel="00D448B7">
                <w:rPr>
                  <w:rFonts w:ascii="Times New Roman" w:hAnsi="Times New Roman"/>
                  <w:color w:val="000000" w:themeColor="text1"/>
                  <w:sz w:val="24"/>
                  <w:szCs w:val="24"/>
                  <w:lang w:eastAsia="en-CA"/>
                  <w:rPrChange w:id="2077" w:author="Clayton Lamb" w:date="2023-07-19T07:26:00Z">
                    <w:rPr>
                      <w:rFonts w:ascii="Times New Roman" w:hAnsi="Times New Roman"/>
                      <w:color w:val="000000" w:themeColor="text1"/>
                      <w:szCs w:val="24"/>
                      <w:lang w:eastAsia="en-CA"/>
                    </w:rPr>
                  </w:rPrChange>
                </w:rPr>
                <w:delText>-</w:delText>
              </w:r>
            </w:del>
            <w:del w:id="2078" w:author="Clayton Lamb" w:date="2023-08-18T09:31:00Z">
              <w:r w:rsidRPr="00366A3B" w:rsidDel="006C6B26">
                <w:rPr>
                  <w:rFonts w:ascii="Times New Roman" w:hAnsi="Times New Roman"/>
                  <w:color w:val="000000" w:themeColor="text1"/>
                  <w:sz w:val="24"/>
                  <w:szCs w:val="24"/>
                  <w:lang w:eastAsia="en-CA"/>
                  <w:rPrChange w:id="2079" w:author="Clayton Lamb" w:date="2023-07-19T07:26:00Z">
                    <w:rPr>
                      <w:rFonts w:ascii="Times New Roman" w:hAnsi="Times New Roman"/>
                      <w:color w:val="000000" w:themeColor="text1"/>
                      <w:szCs w:val="24"/>
                      <w:lang w:eastAsia="en-CA"/>
                    </w:rPr>
                  </w:rPrChange>
                </w:rPr>
                <w:delText>4.80)</w:delText>
              </w:r>
            </w:del>
          </w:p>
        </w:tc>
        <w:tc>
          <w:tcPr>
            <w:tcW w:w="816" w:type="pct"/>
            <w:tcBorders>
              <w:top w:val="nil"/>
              <w:left w:val="nil"/>
              <w:bottom w:val="nil"/>
              <w:right w:val="nil"/>
            </w:tcBorders>
            <w:shd w:val="clear" w:color="auto" w:fill="auto"/>
            <w:vAlign w:val="center"/>
            <w:hideMark/>
          </w:tcPr>
          <w:p w14:paraId="3937E825" w14:textId="5C6B195D" w:rsidR="00133EEF" w:rsidRPr="00366A3B" w:rsidDel="006C6B26" w:rsidRDefault="00133EEF" w:rsidP="00752826">
            <w:pPr>
              <w:rPr>
                <w:del w:id="2080" w:author="Clayton Lamb" w:date="2023-08-18T09:31:00Z"/>
                <w:rFonts w:ascii="Times New Roman" w:hAnsi="Times New Roman"/>
                <w:color w:val="000000"/>
                <w:sz w:val="24"/>
                <w:szCs w:val="24"/>
                <w:lang w:eastAsia="en-CA"/>
                <w:rPrChange w:id="2081" w:author="Clayton Lamb" w:date="2023-07-19T07:26:00Z">
                  <w:rPr>
                    <w:del w:id="2082" w:author="Clayton Lamb" w:date="2023-08-18T09:31:00Z"/>
                    <w:rFonts w:ascii="Times New Roman" w:hAnsi="Times New Roman"/>
                    <w:color w:val="000000"/>
                    <w:szCs w:val="24"/>
                    <w:lang w:eastAsia="en-CA"/>
                  </w:rPr>
                </w:rPrChange>
              </w:rPr>
            </w:pPr>
            <w:del w:id="2083" w:author="Clayton Lamb" w:date="2023-07-14T08:17:00Z">
              <w:r w:rsidRPr="00366A3B" w:rsidDel="00D448B7">
                <w:rPr>
                  <w:rFonts w:ascii="Times New Roman" w:hAnsi="Times New Roman"/>
                  <w:color w:val="000000"/>
                  <w:sz w:val="24"/>
                  <w:szCs w:val="24"/>
                  <w:lang w:eastAsia="en-CA"/>
                  <w:rPrChange w:id="2084" w:author="Clayton Lamb" w:date="2023-07-19T07:26:00Z">
                    <w:rPr>
                      <w:rFonts w:ascii="Times New Roman" w:hAnsi="Times New Roman"/>
                      <w:color w:val="000000"/>
                      <w:szCs w:val="24"/>
                      <w:lang w:eastAsia="en-CA"/>
                    </w:rPr>
                  </w:rPrChange>
                </w:rPr>
                <w:delText>-</w:delText>
              </w:r>
            </w:del>
          </w:p>
        </w:tc>
      </w:tr>
      <w:tr w:rsidR="00133EEF" w:rsidRPr="00366A3B" w:rsidDel="006C6B26" w14:paraId="3B55B2C9" w14:textId="1E0F22FC" w:rsidTr="00752826">
        <w:trPr>
          <w:trHeight w:val="315"/>
          <w:del w:id="2085" w:author="Clayton Lamb" w:date="2023-08-18T09:31:00Z"/>
        </w:trPr>
        <w:tc>
          <w:tcPr>
            <w:tcW w:w="622" w:type="pct"/>
            <w:tcBorders>
              <w:top w:val="nil"/>
              <w:left w:val="nil"/>
              <w:bottom w:val="nil"/>
              <w:right w:val="nil"/>
            </w:tcBorders>
            <w:shd w:val="clear" w:color="auto" w:fill="auto"/>
            <w:noWrap/>
            <w:vAlign w:val="center"/>
            <w:hideMark/>
          </w:tcPr>
          <w:p w14:paraId="757EA582" w14:textId="6D888662" w:rsidR="00133EEF" w:rsidRPr="00366A3B" w:rsidDel="006C6B26" w:rsidRDefault="00133EEF" w:rsidP="00752826">
            <w:pPr>
              <w:rPr>
                <w:del w:id="2086" w:author="Clayton Lamb" w:date="2023-08-18T09:31:00Z"/>
                <w:rFonts w:ascii="Times New Roman" w:hAnsi="Times New Roman"/>
                <w:color w:val="000000"/>
                <w:sz w:val="24"/>
                <w:szCs w:val="24"/>
                <w:lang w:eastAsia="en-CA"/>
                <w:rPrChange w:id="2087" w:author="Clayton Lamb" w:date="2023-07-19T07:26:00Z">
                  <w:rPr>
                    <w:del w:id="2088" w:author="Clayton Lamb" w:date="2023-08-18T09:31:00Z"/>
                    <w:rFonts w:ascii="Times New Roman" w:hAnsi="Times New Roman"/>
                    <w:color w:val="000000"/>
                    <w:szCs w:val="24"/>
                    <w:lang w:eastAsia="en-CA"/>
                  </w:rPr>
                </w:rPrChange>
              </w:rPr>
            </w:pPr>
            <w:del w:id="2089" w:author="Clayton Lamb" w:date="2023-08-18T09:31:00Z">
              <w:r w:rsidRPr="00366A3B" w:rsidDel="006C6B26">
                <w:rPr>
                  <w:rFonts w:ascii="Times New Roman" w:hAnsi="Times New Roman"/>
                  <w:color w:val="000000" w:themeColor="text1"/>
                  <w:sz w:val="24"/>
                  <w:szCs w:val="24"/>
                  <w:lang w:eastAsia="en-CA"/>
                  <w:rPrChange w:id="2090" w:author="Clayton Lamb" w:date="2023-07-19T07:26:00Z">
                    <w:rPr>
                      <w:rFonts w:ascii="Times New Roman" w:hAnsi="Times New Roman"/>
                      <w:color w:val="000000" w:themeColor="text1"/>
                      <w:szCs w:val="24"/>
                      <w:lang w:eastAsia="en-CA"/>
                    </w:rPr>
                  </w:rPrChange>
                </w:rPr>
                <w:delText>Fe  (ppm)</w:delText>
              </w:r>
            </w:del>
          </w:p>
        </w:tc>
        <w:tc>
          <w:tcPr>
            <w:tcW w:w="510" w:type="pct"/>
            <w:tcBorders>
              <w:top w:val="nil"/>
              <w:left w:val="nil"/>
              <w:bottom w:val="nil"/>
              <w:right w:val="nil"/>
            </w:tcBorders>
            <w:shd w:val="clear" w:color="auto" w:fill="auto"/>
            <w:noWrap/>
            <w:vAlign w:val="center"/>
            <w:hideMark/>
          </w:tcPr>
          <w:p w14:paraId="16A06683" w14:textId="106119F1" w:rsidR="00133EEF" w:rsidRPr="00366A3B" w:rsidDel="006C6B26" w:rsidRDefault="00133EEF" w:rsidP="00752826">
            <w:pPr>
              <w:jc w:val="center"/>
              <w:rPr>
                <w:del w:id="2091" w:author="Clayton Lamb" w:date="2023-08-18T09:31:00Z"/>
                <w:rFonts w:ascii="Times New Roman" w:hAnsi="Times New Roman"/>
                <w:color w:val="000000"/>
                <w:sz w:val="24"/>
                <w:szCs w:val="24"/>
                <w:lang w:eastAsia="en-CA"/>
                <w:rPrChange w:id="2092" w:author="Clayton Lamb" w:date="2023-07-19T07:26:00Z">
                  <w:rPr>
                    <w:del w:id="2093" w:author="Clayton Lamb" w:date="2023-08-18T09:31:00Z"/>
                    <w:rFonts w:ascii="Times New Roman" w:hAnsi="Times New Roman"/>
                    <w:color w:val="000000"/>
                    <w:szCs w:val="24"/>
                    <w:lang w:eastAsia="en-CA"/>
                  </w:rPr>
                </w:rPrChange>
              </w:rPr>
            </w:pPr>
            <w:del w:id="2094" w:author="Clayton Lamb" w:date="2023-08-18T09:31:00Z">
              <w:r w:rsidRPr="00366A3B" w:rsidDel="006C6B26">
                <w:rPr>
                  <w:rFonts w:ascii="Times New Roman" w:hAnsi="Times New Roman"/>
                  <w:color w:val="000000"/>
                  <w:sz w:val="24"/>
                  <w:szCs w:val="24"/>
                  <w:lang w:eastAsia="en-CA"/>
                  <w:rPrChange w:id="2095" w:author="Clayton Lamb" w:date="2023-07-19T07:26:00Z">
                    <w:rPr>
                      <w:rFonts w:ascii="Times New Roman" w:hAnsi="Times New Roman"/>
                      <w:color w:val="000000"/>
                      <w:szCs w:val="24"/>
                      <w:lang w:eastAsia="en-CA"/>
                    </w:rPr>
                  </w:rPrChange>
                </w:rPr>
                <w:delText>1.6</w:delText>
              </w:r>
            </w:del>
            <w:ins w:id="2096" w:author="Evgenia Dubman" w:date="2023-07-24T11:51:00Z">
              <w:del w:id="2097" w:author="Clayton Lamb" w:date="2023-08-18T09:31:00Z">
                <w:r w:rsidR="00C00E8A"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228973DA" w14:textId="47FDD7F9" w:rsidR="00133EEF" w:rsidRPr="00366A3B" w:rsidDel="006C6B26" w:rsidRDefault="00133EEF" w:rsidP="00752826">
            <w:pPr>
              <w:jc w:val="center"/>
              <w:rPr>
                <w:del w:id="2098" w:author="Clayton Lamb" w:date="2023-08-18T09:31:00Z"/>
                <w:rFonts w:ascii="Times New Roman" w:hAnsi="Times New Roman"/>
                <w:color w:val="000000"/>
                <w:sz w:val="24"/>
                <w:szCs w:val="24"/>
                <w:lang w:eastAsia="en-CA"/>
                <w:rPrChange w:id="2099" w:author="Clayton Lamb" w:date="2023-07-19T07:26:00Z">
                  <w:rPr>
                    <w:del w:id="2100" w:author="Clayton Lamb" w:date="2023-08-18T09:31:00Z"/>
                    <w:rFonts w:ascii="Times New Roman" w:hAnsi="Times New Roman"/>
                    <w:color w:val="000000"/>
                    <w:szCs w:val="24"/>
                    <w:lang w:eastAsia="en-CA"/>
                  </w:rPr>
                </w:rPrChange>
              </w:rPr>
            </w:pPr>
            <w:del w:id="2101" w:author="Clayton Lamb" w:date="2023-08-18T09:31:00Z">
              <w:r w:rsidRPr="00366A3B" w:rsidDel="006C6B26">
                <w:rPr>
                  <w:rFonts w:ascii="Times New Roman" w:hAnsi="Times New Roman"/>
                  <w:color w:val="000000"/>
                  <w:sz w:val="24"/>
                  <w:szCs w:val="24"/>
                  <w:lang w:eastAsia="en-CA"/>
                  <w:rPrChange w:id="2102" w:author="Clayton Lamb" w:date="2023-07-19T07:26:00Z">
                    <w:rPr>
                      <w:rFonts w:ascii="Times New Roman" w:hAnsi="Times New Roman"/>
                      <w:color w:val="000000"/>
                      <w:szCs w:val="24"/>
                      <w:lang w:eastAsia="en-CA"/>
                    </w:rPr>
                  </w:rPrChange>
                </w:rPr>
                <w:delText>110</w:delText>
              </w:r>
            </w:del>
            <w:ins w:id="2103" w:author="Evgenia Dubman" w:date="2023-07-24T12:16:00Z">
              <w:del w:id="2104" w:author="Clayton Lamb" w:date="2023-08-18T09:31:00Z">
                <w:r w:rsidR="003B7D15" w:rsidDel="006C6B26">
                  <w:rPr>
                    <w:rFonts w:ascii="Times New Roman" w:hAnsi="Times New Roman"/>
                    <w:color w:val="000000"/>
                    <w:sz w:val="24"/>
                    <w:szCs w:val="24"/>
                    <w:lang w:eastAsia="en-CA"/>
                  </w:rPr>
                  <w:delText>.00</w:delText>
                </w:r>
              </w:del>
            </w:ins>
          </w:p>
        </w:tc>
        <w:tc>
          <w:tcPr>
            <w:tcW w:w="510" w:type="pct"/>
            <w:tcBorders>
              <w:top w:val="nil"/>
              <w:left w:val="nil"/>
              <w:bottom w:val="nil"/>
              <w:right w:val="nil"/>
            </w:tcBorders>
            <w:shd w:val="clear" w:color="auto" w:fill="auto"/>
            <w:noWrap/>
            <w:vAlign w:val="center"/>
            <w:hideMark/>
          </w:tcPr>
          <w:p w14:paraId="0E2E37E2" w14:textId="2B5E655B" w:rsidR="00133EEF" w:rsidRPr="00366A3B" w:rsidDel="006C6B26" w:rsidRDefault="00133EEF" w:rsidP="00752826">
            <w:pPr>
              <w:jc w:val="center"/>
              <w:rPr>
                <w:del w:id="2105" w:author="Clayton Lamb" w:date="2023-08-18T09:31:00Z"/>
                <w:rFonts w:ascii="Times New Roman" w:hAnsi="Times New Roman"/>
                <w:color w:val="000000"/>
                <w:sz w:val="24"/>
                <w:szCs w:val="24"/>
                <w:lang w:eastAsia="en-CA"/>
                <w:rPrChange w:id="2106" w:author="Clayton Lamb" w:date="2023-07-19T07:26:00Z">
                  <w:rPr>
                    <w:del w:id="2107" w:author="Clayton Lamb" w:date="2023-08-18T09:31:00Z"/>
                    <w:rFonts w:ascii="Times New Roman" w:hAnsi="Times New Roman"/>
                    <w:color w:val="000000"/>
                    <w:szCs w:val="24"/>
                    <w:lang w:eastAsia="en-CA"/>
                  </w:rPr>
                </w:rPrChange>
              </w:rPr>
            </w:pPr>
            <w:del w:id="2108" w:author="Clayton Lamb" w:date="2023-08-18T09:31:00Z">
              <w:r w:rsidRPr="00366A3B" w:rsidDel="006C6B26">
                <w:rPr>
                  <w:rFonts w:ascii="Times New Roman" w:hAnsi="Times New Roman"/>
                  <w:color w:val="000000"/>
                  <w:sz w:val="24"/>
                  <w:szCs w:val="24"/>
                  <w:lang w:eastAsia="en-CA"/>
                  <w:rPrChange w:id="2109" w:author="Clayton Lamb" w:date="2023-07-19T07:26:00Z">
                    <w:rPr>
                      <w:rFonts w:ascii="Times New Roman" w:hAnsi="Times New Roman"/>
                      <w:color w:val="000000"/>
                      <w:szCs w:val="24"/>
                      <w:lang w:eastAsia="en-CA"/>
                    </w:rPr>
                  </w:rPrChange>
                </w:rPr>
                <w:delText>6.3</w:delText>
              </w:r>
            </w:del>
            <w:ins w:id="2110" w:author="Evgenia Dubman" w:date="2023-07-24T11:51:00Z">
              <w:del w:id="2111" w:author="Clayton Lamb" w:date="2023-08-18T09:31:00Z">
                <w:r w:rsidR="00C00E8A"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1E2289BB" w14:textId="5BDAB278" w:rsidR="00133EEF" w:rsidRPr="00366A3B" w:rsidDel="006C6B26" w:rsidRDefault="00133EEF" w:rsidP="00752826">
            <w:pPr>
              <w:jc w:val="center"/>
              <w:rPr>
                <w:del w:id="2112" w:author="Clayton Lamb" w:date="2023-08-18T09:31:00Z"/>
                <w:rFonts w:ascii="Times New Roman" w:hAnsi="Times New Roman"/>
                <w:color w:val="000000"/>
                <w:sz w:val="24"/>
                <w:szCs w:val="24"/>
                <w:lang w:eastAsia="en-CA"/>
                <w:rPrChange w:id="2113" w:author="Clayton Lamb" w:date="2023-07-19T07:26:00Z">
                  <w:rPr>
                    <w:del w:id="2114" w:author="Clayton Lamb" w:date="2023-08-18T09:31:00Z"/>
                    <w:rFonts w:ascii="Times New Roman" w:hAnsi="Times New Roman"/>
                    <w:color w:val="000000"/>
                    <w:szCs w:val="24"/>
                    <w:lang w:eastAsia="en-CA"/>
                  </w:rPr>
                </w:rPrChange>
              </w:rPr>
            </w:pPr>
            <w:del w:id="2115" w:author="Clayton Lamb" w:date="2023-08-18T09:31:00Z">
              <w:r w:rsidRPr="00366A3B" w:rsidDel="006C6B26">
                <w:rPr>
                  <w:rFonts w:ascii="Times New Roman" w:hAnsi="Times New Roman"/>
                  <w:color w:val="000000"/>
                  <w:sz w:val="24"/>
                  <w:szCs w:val="24"/>
                  <w:lang w:eastAsia="en-CA"/>
                  <w:rPrChange w:id="2116" w:author="Clayton Lamb" w:date="2023-07-19T07:26:00Z">
                    <w:rPr>
                      <w:rFonts w:ascii="Times New Roman" w:hAnsi="Times New Roman"/>
                      <w:color w:val="000000"/>
                      <w:szCs w:val="24"/>
                      <w:lang w:eastAsia="en-CA"/>
                    </w:rPr>
                  </w:rPrChange>
                </w:rPr>
                <w:delText>3.5</w:delText>
              </w:r>
            </w:del>
            <w:ins w:id="2117" w:author="Evgenia Dubman" w:date="2023-07-24T11:51:00Z">
              <w:del w:id="2118" w:author="Clayton Lamb" w:date="2023-08-18T09:31:00Z">
                <w:r w:rsidR="00C00E8A" w:rsidDel="006C6B26">
                  <w:rPr>
                    <w:rFonts w:ascii="Times New Roman" w:hAnsi="Times New Roman"/>
                    <w:color w:val="000000"/>
                    <w:sz w:val="24"/>
                    <w:szCs w:val="24"/>
                    <w:lang w:eastAsia="en-CA"/>
                  </w:rPr>
                  <w:delText>0</w:delText>
                </w:r>
              </w:del>
            </w:ins>
          </w:p>
        </w:tc>
        <w:tc>
          <w:tcPr>
            <w:tcW w:w="1521" w:type="pct"/>
            <w:tcBorders>
              <w:top w:val="nil"/>
              <w:left w:val="nil"/>
              <w:bottom w:val="nil"/>
              <w:right w:val="nil"/>
            </w:tcBorders>
            <w:shd w:val="clear" w:color="auto" w:fill="auto"/>
            <w:vAlign w:val="center"/>
            <w:hideMark/>
          </w:tcPr>
          <w:p w14:paraId="2E0AA05A" w14:textId="36760771" w:rsidR="00133EEF" w:rsidRPr="00366A3B" w:rsidDel="006C6B26" w:rsidRDefault="00133EEF" w:rsidP="00752826">
            <w:pPr>
              <w:jc w:val="center"/>
              <w:rPr>
                <w:del w:id="2119" w:author="Clayton Lamb" w:date="2023-08-18T09:31:00Z"/>
                <w:rFonts w:ascii="Times New Roman" w:hAnsi="Times New Roman"/>
                <w:color w:val="000000"/>
                <w:sz w:val="24"/>
                <w:szCs w:val="24"/>
                <w:lang w:eastAsia="en-CA"/>
                <w:rPrChange w:id="2120" w:author="Clayton Lamb" w:date="2023-07-19T07:26:00Z">
                  <w:rPr>
                    <w:del w:id="2121" w:author="Clayton Lamb" w:date="2023-08-18T09:31:00Z"/>
                    <w:rFonts w:ascii="Times New Roman" w:hAnsi="Times New Roman"/>
                    <w:color w:val="000000"/>
                    <w:szCs w:val="24"/>
                    <w:lang w:eastAsia="en-CA"/>
                  </w:rPr>
                </w:rPrChange>
              </w:rPr>
            </w:pPr>
            <w:del w:id="2122" w:author="Clayton Lamb" w:date="2023-08-18T09:31:00Z">
              <w:r w:rsidRPr="00366A3B" w:rsidDel="006C6B26">
                <w:rPr>
                  <w:rFonts w:ascii="Times New Roman" w:hAnsi="Times New Roman"/>
                  <w:color w:val="000000" w:themeColor="text1"/>
                  <w:sz w:val="24"/>
                  <w:szCs w:val="24"/>
                  <w:lang w:eastAsia="en-CA"/>
                  <w:rPrChange w:id="2123" w:author="Clayton Lamb" w:date="2023-07-19T07:26:00Z">
                    <w:rPr>
                      <w:rFonts w:ascii="Times New Roman" w:hAnsi="Times New Roman"/>
                      <w:color w:val="000000" w:themeColor="text1"/>
                      <w:szCs w:val="24"/>
                      <w:lang w:eastAsia="en-CA"/>
                    </w:rPr>
                  </w:rPrChange>
                </w:rPr>
                <w:delText>5.61 (1.70</w:delText>
              </w:r>
            </w:del>
            <w:del w:id="2124" w:author="Clayton Lamb" w:date="2023-07-14T08:17:00Z">
              <w:r w:rsidRPr="00366A3B" w:rsidDel="00D448B7">
                <w:rPr>
                  <w:rFonts w:ascii="Times New Roman" w:hAnsi="Times New Roman"/>
                  <w:color w:val="000000" w:themeColor="text1"/>
                  <w:sz w:val="24"/>
                  <w:szCs w:val="24"/>
                  <w:lang w:eastAsia="en-CA"/>
                  <w:rPrChange w:id="2125" w:author="Clayton Lamb" w:date="2023-07-19T07:26:00Z">
                    <w:rPr>
                      <w:rFonts w:ascii="Times New Roman" w:hAnsi="Times New Roman"/>
                      <w:color w:val="000000" w:themeColor="text1"/>
                      <w:szCs w:val="24"/>
                      <w:lang w:eastAsia="en-CA"/>
                    </w:rPr>
                  </w:rPrChange>
                </w:rPr>
                <w:delText>-</w:delText>
              </w:r>
            </w:del>
            <w:del w:id="2126" w:author="Clayton Lamb" w:date="2023-08-18T09:31:00Z">
              <w:r w:rsidRPr="00366A3B" w:rsidDel="006C6B26">
                <w:rPr>
                  <w:rFonts w:ascii="Times New Roman" w:hAnsi="Times New Roman"/>
                  <w:color w:val="000000" w:themeColor="text1"/>
                  <w:sz w:val="24"/>
                  <w:szCs w:val="24"/>
                  <w:lang w:eastAsia="en-CA"/>
                  <w:rPrChange w:id="2127" w:author="Clayton Lamb" w:date="2023-07-19T07:26:00Z">
                    <w:rPr>
                      <w:rFonts w:ascii="Times New Roman" w:hAnsi="Times New Roman"/>
                      <w:color w:val="000000" w:themeColor="text1"/>
                      <w:szCs w:val="24"/>
                      <w:lang w:eastAsia="en-CA"/>
                    </w:rPr>
                  </w:rPrChange>
                </w:rPr>
                <w:delText>140.00)</w:delText>
              </w:r>
            </w:del>
          </w:p>
        </w:tc>
        <w:tc>
          <w:tcPr>
            <w:tcW w:w="816" w:type="pct"/>
            <w:tcBorders>
              <w:top w:val="nil"/>
              <w:left w:val="nil"/>
              <w:bottom w:val="nil"/>
              <w:right w:val="nil"/>
            </w:tcBorders>
            <w:shd w:val="clear" w:color="auto" w:fill="auto"/>
            <w:vAlign w:val="center"/>
            <w:hideMark/>
          </w:tcPr>
          <w:p w14:paraId="68B6793B" w14:textId="7EB26D11" w:rsidR="00133EEF" w:rsidRPr="00366A3B" w:rsidDel="006C6B26" w:rsidRDefault="00133EEF" w:rsidP="00752826">
            <w:pPr>
              <w:rPr>
                <w:del w:id="2128" w:author="Clayton Lamb" w:date="2023-08-18T09:31:00Z"/>
                <w:rFonts w:ascii="Times New Roman" w:hAnsi="Times New Roman"/>
                <w:color w:val="000000"/>
                <w:sz w:val="24"/>
                <w:szCs w:val="24"/>
                <w:lang w:eastAsia="en-CA"/>
                <w:rPrChange w:id="2129" w:author="Clayton Lamb" w:date="2023-07-19T07:26:00Z">
                  <w:rPr>
                    <w:del w:id="2130" w:author="Clayton Lamb" w:date="2023-08-18T09:31:00Z"/>
                    <w:rFonts w:ascii="Times New Roman" w:hAnsi="Times New Roman"/>
                    <w:color w:val="000000"/>
                    <w:szCs w:val="24"/>
                    <w:lang w:eastAsia="en-CA"/>
                  </w:rPr>
                </w:rPrChange>
              </w:rPr>
            </w:pPr>
            <w:del w:id="2131" w:author="Clayton Lamb" w:date="2023-07-14T08:17:00Z">
              <w:r w:rsidRPr="00366A3B" w:rsidDel="00D448B7">
                <w:rPr>
                  <w:rFonts w:ascii="Times New Roman" w:hAnsi="Times New Roman"/>
                  <w:color w:val="000000"/>
                  <w:sz w:val="24"/>
                  <w:szCs w:val="24"/>
                  <w:lang w:eastAsia="en-CA"/>
                  <w:rPrChange w:id="2132" w:author="Clayton Lamb" w:date="2023-07-19T07:26:00Z">
                    <w:rPr>
                      <w:rFonts w:ascii="Times New Roman" w:hAnsi="Times New Roman"/>
                      <w:color w:val="000000"/>
                      <w:szCs w:val="24"/>
                      <w:lang w:eastAsia="en-CA"/>
                    </w:rPr>
                  </w:rPrChange>
                </w:rPr>
                <w:delText>-</w:delText>
              </w:r>
            </w:del>
          </w:p>
        </w:tc>
      </w:tr>
      <w:tr w:rsidR="00133EEF" w:rsidRPr="00366A3B" w:rsidDel="006C6B26" w14:paraId="30234EB0" w14:textId="11DF9EBE" w:rsidTr="00752826">
        <w:trPr>
          <w:trHeight w:val="315"/>
          <w:del w:id="2133" w:author="Clayton Lamb" w:date="2023-08-18T09:31:00Z"/>
        </w:trPr>
        <w:tc>
          <w:tcPr>
            <w:tcW w:w="622" w:type="pct"/>
            <w:tcBorders>
              <w:top w:val="nil"/>
              <w:left w:val="nil"/>
              <w:bottom w:val="nil"/>
              <w:right w:val="nil"/>
            </w:tcBorders>
            <w:shd w:val="clear" w:color="auto" w:fill="auto"/>
            <w:noWrap/>
            <w:vAlign w:val="center"/>
            <w:hideMark/>
          </w:tcPr>
          <w:p w14:paraId="61B8A781" w14:textId="1DE62668" w:rsidR="00133EEF" w:rsidRPr="00366A3B" w:rsidDel="006C6B26" w:rsidRDefault="00133EEF" w:rsidP="00752826">
            <w:pPr>
              <w:rPr>
                <w:del w:id="2134" w:author="Clayton Lamb" w:date="2023-08-18T09:31:00Z"/>
                <w:rFonts w:ascii="Times New Roman" w:hAnsi="Times New Roman"/>
                <w:color w:val="000000"/>
                <w:sz w:val="24"/>
                <w:szCs w:val="24"/>
                <w:lang w:eastAsia="en-CA"/>
                <w:rPrChange w:id="2135" w:author="Clayton Lamb" w:date="2023-07-19T07:26:00Z">
                  <w:rPr>
                    <w:del w:id="2136" w:author="Clayton Lamb" w:date="2023-08-18T09:31:00Z"/>
                    <w:rFonts w:ascii="Times New Roman" w:hAnsi="Times New Roman"/>
                    <w:color w:val="000000"/>
                    <w:szCs w:val="24"/>
                    <w:lang w:eastAsia="en-CA"/>
                  </w:rPr>
                </w:rPrChange>
              </w:rPr>
            </w:pPr>
            <w:del w:id="2137" w:author="Clayton Lamb" w:date="2023-08-18T09:31:00Z">
              <w:r w:rsidRPr="00366A3B" w:rsidDel="006C6B26">
                <w:rPr>
                  <w:rFonts w:ascii="Times New Roman" w:hAnsi="Times New Roman"/>
                  <w:color w:val="000000" w:themeColor="text1"/>
                  <w:sz w:val="24"/>
                  <w:szCs w:val="24"/>
                  <w:lang w:eastAsia="en-CA"/>
                  <w:rPrChange w:id="2138" w:author="Clayton Lamb" w:date="2023-07-19T07:26:00Z">
                    <w:rPr>
                      <w:rFonts w:ascii="Times New Roman" w:hAnsi="Times New Roman"/>
                      <w:color w:val="000000" w:themeColor="text1"/>
                      <w:szCs w:val="24"/>
                      <w:lang w:eastAsia="en-CA"/>
                    </w:rPr>
                  </w:rPrChange>
                </w:rPr>
                <w:delText>Co  (ppb)</w:delText>
              </w:r>
            </w:del>
          </w:p>
        </w:tc>
        <w:tc>
          <w:tcPr>
            <w:tcW w:w="510" w:type="pct"/>
            <w:tcBorders>
              <w:top w:val="nil"/>
              <w:left w:val="nil"/>
              <w:bottom w:val="nil"/>
              <w:right w:val="nil"/>
            </w:tcBorders>
            <w:shd w:val="clear" w:color="auto" w:fill="auto"/>
            <w:noWrap/>
            <w:vAlign w:val="center"/>
            <w:hideMark/>
          </w:tcPr>
          <w:p w14:paraId="03FEDB94" w14:textId="668D3E48" w:rsidR="00133EEF" w:rsidRPr="00366A3B" w:rsidDel="006C6B26" w:rsidRDefault="00133EEF" w:rsidP="00752826">
            <w:pPr>
              <w:jc w:val="center"/>
              <w:rPr>
                <w:del w:id="2139" w:author="Clayton Lamb" w:date="2023-08-18T09:31:00Z"/>
                <w:rFonts w:ascii="Times New Roman" w:hAnsi="Times New Roman"/>
                <w:color w:val="000000"/>
                <w:sz w:val="24"/>
                <w:szCs w:val="24"/>
                <w:lang w:eastAsia="en-CA"/>
                <w:rPrChange w:id="2140" w:author="Clayton Lamb" w:date="2023-07-19T07:26:00Z">
                  <w:rPr>
                    <w:del w:id="2141" w:author="Clayton Lamb" w:date="2023-08-18T09:31:00Z"/>
                    <w:rFonts w:ascii="Times New Roman" w:hAnsi="Times New Roman"/>
                    <w:color w:val="000000"/>
                    <w:szCs w:val="24"/>
                    <w:lang w:eastAsia="en-CA"/>
                  </w:rPr>
                </w:rPrChange>
              </w:rPr>
            </w:pPr>
            <w:del w:id="2142" w:author="Clayton Lamb" w:date="2023-08-18T09:31:00Z">
              <w:r w:rsidRPr="00366A3B" w:rsidDel="006C6B26">
                <w:rPr>
                  <w:rFonts w:ascii="Times New Roman" w:hAnsi="Times New Roman"/>
                  <w:color w:val="000000"/>
                  <w:sz w:val="24"/>
                  <w:szCs w:val="24"/>
                  <w:lang w:eastAsia="en-CA"/>
                  <w:rPrChange w:id="2143" w:author="Clayton Lamb" w:date="2023-07-19T07:26:00Z">
                    <w:rPr>
                      <w:rFonts w:ascii="Times New Roman" w:hAnsi="Times New Roman"/>
                      <w:color w:val="000000"/>
                      <w:szCs w:val="24"/>
                      <w:lang w:eastAsia="en-CA"/>
                    </w:rPr>
                  </w:rPrChange>
                </w:rPr>
                <w:delText>0.25</w:delText>
              </w:r>
            </w:del>
          </w:p>
        </w:tc>
        <w:tc>
          <w:tcPr>
            <w:tcW w:w="510" w:type="pct"/>
            <w:tcBorders>
              <w:top w:val="nil"/>
              <w:left w:val="nil"/>
              <w:bottom w:val="nil"/>
              <w:right w:val="nil"/>
            </w:tcBorders>
            <w:shd w:val="clear" w:color="auto" w:fill="auto"/>
            <w:noWrap/>
            <w:vAlign w:val="center"/>
            <w:hideMark/>
          </w:tcPr>
          <w:p w14:paraId="633A7CD4" w14:textId="50564FFA" w:rsidR="00133EEF" w:rsidRPr="00366A3B" w:rsidDel="006C6B26" w:rsidRDefault="00133EEF" w:rsidP="00752826">
            <w:pPr>
              <w:jc w:val="center"/>
              <w:rPr>
                <w:del w:id="2144" w:author="Clayton Lamb" w:date="2023-08-18T09:31:00Z"/>
                <w:rFonts w:ascii="Times New Roman" w:hAnsi="Times New Roman"/>
                <w:color w:val="000000"/>
                <w:sz w:val="24"/>
                <w:szCs w:val="24"/>
                <w:lang w:eastAsia="en-CA"/>
                <w:rPrChange w:id="2145" w:author="Clayton Lamb" w:date="2023-07-19T07:26:00Z">
                  <w:rPr>
                    <w:del w:id="2146" w:author="Clayton Lamb" w:date="2023-08-18T09:31:00Z"/>
                    <w:rFonts w:ascii="Times New Roman" w:hAnsi="Times New Roman"/>
                    <w:color w:val="000000"/>
                    <w:szCs w:val="24"/>
                    <w:lang w:eastAsia="en-CA"/>
                  </w:rPr>
                </w:rPrChange>
              </w:rPr>
            </w:pPr>
            <w:del w:id="2147" w:author="Clayton Lamb" w:date="2023-08-18T09:31:00Z">
              <w:r w:rsidRPr="00366A3B" w:rsidDel="006C6B26">
                <w:rPr>
                  <w:rFonts w:ascii="Times New Roman" w:hAnsi="Times New Roman"/>
                  <w:color w:val="000000"/>
                  <w:sz w:val="24"/>
                  <w:szCs w:val="24"/>
                  <w:lang w:eastAsia="en-CA"/>
                  <w:rPrChange w:id="2148" w:author="Clayton Lamb" w:date="2023-07-19T07:26:00Z">
                    <w:rPr>
                      <w:rFonts w:ascii="Times New Roman" w:hAnsi="Times New Roman"/>
                      <w:color w:val="000000"/>
                      <w:szCs w:val="24"/>
                      <w:lang w:eastAsia="en-CA"/>
                    </w:rPr>
                  </w:rPrChange>
                </w:rPr>
                <w:delText>2.6</w:delText>
              </w:r>
            </w:del>
            <w:ins w:id="2149" w:author="Evgenia Dubman" w:date="2023-07-24T11:51:00Z">
              <w:del w:id="2150" w:author="Clayton Lamb" w:date="2023-08-18T09:31:00Z">
                <w:r w:rsidR="00C00E8A"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55D3B678" w14:textId="338383A0" w:rsidR="00133EEF" w:rsidRPr="00366A3B" w:rsidDel="006C6B26" w:rsidRDefault="00133EEF" w:rsidP="00752826">
            <w:pPr>
              <w:jc w:val="center"/>
              <w:rPr>
                <w:del w:id="2151" w:author="Clayton Lamb" w:date="2023-08-18T09:31:00Z"/>
                <w:rFonts w:ascii="Times New Roman" w:hAnsi="Times New Roman"/>
                <w:color w:val="000000"/>
                <w:sz w:val="24"/>
                <w:szCs w:val="24"/>
                <w:lang w:eastAsia="en-CA"/>
                <w:rPrChange w:id="2152" w:author="Clayton Lamb" w:date="2023-07-19T07:26:00Z">
                  <w:rPr>
                    <w:del w:id="2153" w:author="Clayton Lamb" w:date="2023-08-18T09:31:00Z"/>
                    <w:rFonts w:ascii="Times New Roman" w:hAnsi="Times New Roman"/>
                    <w:color w:val="000000"/>
                    <w:szCs w:val="24"/>
                    <w:lang w:eastAsia="en-CA"/>
                  </w:rPr>
                </w:rPrChange>
              </w:rPr>
            </w:pPr>
            <w:del w:id="2154" w:author="Clayton Lamb" w:date="2023-08-18T09:31:00Z">
              <w:r w:rsidRPr="00366A3B" w:rsidDel="006C6B26">
                <w:rPr>
                  <w:rFonts w:ascii="Times New Roman" w:hAnsi="Times New Roman"/>
                  <w:color w:val="000000"/>
                  <w:sz w:val="24"/>
                  <w:szCs w:val="24"/>
                  <w:lang w:eastAsia="en-CA"/>
                  <w:rPrChange w:id="2155" w:author="Clayton Lamb" w:date="2023-07-19T07:26:00Z">
                    <w:rPr>
                      <w:rFonts w:ascii="Times New Roman" w:hAnsi="Times New Roman"/>
                      <w:color w:val="000000"/>
                      <w:szCs w:val="24"/>
                      <w:lang w:eastAsia="en-CA"/>
                    </w:rPr>
                  </w:rPrChange>
                </w:rPr>
                <w:delText>0.73</w:delText>
              </w:r>
            </w:del>
          </w:p>
        </w:tc>
        <w:tc>
          <w:tcPr>
            <w:tcW w:w="510" w:type="pct"/>
            <w:tcBorders>
              <w:top w:val="nil"/>
              <w:left w:val="nil"/>
              <w:bottom w:val="nil"/>
              <w:right w:val="nil"/>
            </w:tcBorders>
            <w:shd w:val="clear" w:color="auto" w:fill="auto"/>
            <w:noWrap/>
            <w:vAlign w:val="center"/>
            <w:hideMark/>
          </w:tcPr>
          <w:p w14:paraId="360BF130" w14:textId="2D264B6A" w:rsidR="00133EEF" w:rsidRPr="00366A3B" w:rsidDel="006C6B26" w:rsidRDefault="00133EEF" w:rsidP="00752826">
            <w:pPr>
              <w:jc w:val="center"/>
              <w:rPr>
                <w:del w:id="2156" w:author="Clayton Lamb" w:date="2023-08-18T09:31:00Z"/>
                <w:rFonts w:ascii="Times New Roman" w:hAnsi="Times New Roman"/>
                <w:color w:val="000000"/>
                <w:sz w:val="24"/>
                <w:szCs w:val="24"/>
                <w:lang w:eastAsia="en-CA"/>
                <w:rPrChange w:id="2157" w:author="Clayton Lamb" w:date="2023-07-19T07:26:00Z">
                  <w:rPr>
                    <w:del w:id="2158" w:author="Clayton Lamb" w:date="2023-08-18T09:31:00Z"/>
                    <w:rFonts w:ascii="Times New Roman" w:hAnsi="Times New Roman"/>
                    <w:color w:val="000000"/>
                    <w:szCs w:val="24"/>
                    <w:lang w:eastAsia="en-CA"/>
                  </w:rPr>
                </w:rPrChange>
              </w:rPr>
            </w:pPr>
            <w:del w:id="2159" w:author="Clayton Lamb" w:date="2023-08-18T09:31:00Z">
              <w:r w:rsidRPr="00366A3B" w:rsidDel="006C6B26">
                <w:rPr>
                  <w:rFonts w:ascii="Times New Roman" w:hAnsi="Times New Roman"/>
                  <w:color w:val="000000"/>
                  <w:sz w:val="24"/>
                  <w:szCs w:val="24"/>
                  <w:lang w:eastAsia="en-CA"/>
                  <w:rPrChange w:id="2160" w:author="Clayton Lamb" w:date="2023-07-19T07:26:00Z">
                    <w:rPr>
                      <w:rFonts w:ascii="Times New Roman" w:hAnsi="Times New Roman"/>
                      <w:color w:val="000000"/>
                      <w:szCs w:val="24"/>
                      <w:lang w:eastAsia="en-CA"/>
                    </w:rPr>
                  </w:rPrChange>
                </w:rPr>
                <w:delText>0.5</w:delText>
              </w:r>
            </w:del>
            <w:ins w:id="2161" w:author="Evgenia Dubman" w:date="2023-07-24T11:51:00Z">
              <w:del w:id="2162" w:author="Clayton Lamb" w:date="2023-08-18T09:31:00Z">
                <w:r w:rsidR="00C00E8A" w:rsidDel="006C6B26">
                  <w:rPr>
                    <w:rFonts w:ascii="Times New Roman" w:hAnsi="Times New Roman"/>
                    <w:color w:val="000000"/>
                    <w:sz w:val="24"/>
                    <w:szCs w:val="24"/>
                    <w:lang w:eastAsia="en-CA"/>
                  </w:rPr>
                  <w:delText>0</w:delText>
                </w:r>
              </w:del>
            </w:ins>
          </w:p>
        </w:tc>
        <w:tc>
          <w:tcPr>
            <w:tcW w:w="1521" w:type="pct"/>
            <w:tcBorders>
              <w:top w:val="nil"/>
              <w:left w:val="nil"/>
              <w:bottom w:val="nil"/>
              <w:right w:val="nil"/>
            </w:tcBorders>
            <w:shd w:val="clear" w:color="auto" w:fill="auto"/>
            <w:vAlign w:val="center"/>
            <w:hideMark/>
          </w:tcPr>
          <w:p w14:paraId="03307EE1" w14:textId="19215180" w:rsidR="00133EEF" w:rsidRPr="00366A3B" w:rsidDel="006C6B26" w:rsidRDefault="00133EEF" w:rsidP="00752826">
            <w:pPr>
              <w:jc w:val="center"/>
              <w:rPr>
                <w:del w:id="2163" w:author="Clayton Lamb" w:date="2023-08-18T09:31:00Z"/>
                <w:rFonts w:ascii="Times New Roman" w:hAnsi="Times New Roman"/>
                <w:color w:val="000000"/>
                <w:sz w:val="24"/>
                <w:szCs w:val="24"/>
                <w:lang w:eastAsia="en-CA"/>
                <w:rPrChange w:id="2164" w:author="Clayton Lamb" w:date="2023-07-19T07:26:00Z">
                  <w:rPr>
                    <w:del w:id="2165" w:author="Clayton Lamb" w:date="2023-08-18T09:31:00Z"/>
                    <w:rFonts w:ascii="Times New Roman" w:hAnsi="Times New Roman"/>
                    <w:color w:val="000000"/>
                    <w:szCs w:val="24"/>
                    <w:lang w:eastAsia="en-CA"/>
                  </w:rPr>
                </w:rPrChange>
              </w:rPr>
            </w:pPr>
            <w:del w:id="2166" w:author="Clayton Lamb" w:date="2023-08-18T09:31:00Z">
              <w:r w:rsidRPr="00366A3B" w:rsidDel="006C6B26">
                <w:rPr>
                  <w:rFonts w:ascii="Times New Roman" w:hAnsi="Times New Roman"/>
                  <w:color w:val="000000" w:themeColor="text1"/>
                  <w:sz w:val="24"/>
                  <w:szCs w:val="24"/>
                  <w:lang w:eastAsia="en-CA"/>
                  <w:rPrChange w:id="2167" w:author="Clayton Lamb" w:date="2023-07-19T07:26:00Z">
                    <w:rPr>
                      <w:rFonts w:ascii="Times New Roman" w:hAnsi="Times New Roman"/>
                      <w:color w:val="000000" w:themeColor="text1"/>
                      <w:szCs w:val="24"/>
                      <w:lang w:eastAsia="en-CA"/>
                    </w:rPr>
                  </w:rPrChange>
                </w:rPr>
                <w:delText>0.65 (0.27</w:delText>
              </w:r>
            </w:del>
            <w:del w:id="2168" w:author="Clayton Lamb" w:date="2023-07-14T08:17:00Z">
              <w:r w:rsidRPr="00366A3B" w:rsidDel="00D448B7">
                <w:rPr>
                  <w:rFonts w:ascii="Times New Roman" w:hAnsi="Times New Roman"/>
                  <w:color w:val="000000" w:themeColor="text1"/>
                  <w:sz w:val="24"/>
                  <w:szCs w:val="24"/>
                  <w:lang w:eastAsia="en-CA"/>
                  <w:rPrChange w:id="2169" w:author="Clayton Lamb" w:date="2023-07-19T07:26:00Z">
                    <w:rPr>
                      <w:rFonts w:ascii="Times New Roman" w:hAnsi="Times New Roman"/>
                      <w:color w:val="000000" w:themeColor="text1"/>
                      <w:szCs w:val="24"/>
                      <w:lang w:eastAsia="en-CA"/>
                    </w:rPr>
                  </w:rPrChange>
                </w:rPr>
                <w:delText>-</w:delText>
              </w:r>
            </w:del>
            <w:del w:id="2170" w:author="Clayton Lamb" w:date="2023-08-18T09:31:00Z">
              <w:r w:rsidRPr="00366A3B" w:rsidDel="006C6B26">
                <w:rPr>
                  <w:rFonts w:ascii="Times New Roman" w:hAnsi="Times New Roman"/>
                  <w:color w:val="000000" w:themeColor="text1"/>
                  <w:sz w:val="24"/>
                  <w:szCs w:val="24"/>
                  <w:lang w:eastAsia="en-CA"/>
                  <w:rPrChange w:id="2171" w:author="Clayton Lamb" w:date="2023-07-19T07:26:00Z">
                    <w:rPr>
                      <w:rFonts w:ascii="Times New Roman" w:hAnsi="Times New Roman"/>
                      <w:color w:val="000000" w:themeColor="text1"/>
                      <w:szCs w:val="24"/>
                      <w:lang w:eastAsia="en-CA"/>
                    </w:rPr>
                  </w:rPrChange>
                </w:rPr>
                <w:delText>1.70)</w:delText>
              </w:r>
            </w:del>
          </w:p>
        </w:tc>
        <w:tc>
          <w:tcPr>
            <w:tcW w:w="816" w:type="pct"/>
            <w:tcBorders>
              <w:top w:val="nil"/>
              <w:left w:val="nil"/>
              <w:bottom w:val="nil"/>
              <w:right w:val="nil"/>
            </w:tcBorders>
            <w:shd w:val="clear" w:color="auto" w:fill="auto"/>
            <w:vAlign w:val="center"/>
            <w:hideMark/>
          </w:tcPr>
          <w:p w14:paraId="7680394E" w14:textId="787DEC50" w:rsidR="00133EEF" w:rsidRPr="00366A3B" w:rsidDel="006C6B26" w:rsidRDefault="00133EEF" w:rsidP="00752826">
            <w:pPr>
              <w:rPr>
                <w:del w:id="2172" w:author="Clayton Lamb" w:date="2023-08-18T09:31:00Z"/>
                <w:rFonts w:ascii="Times New Roman" w:hAnsi="Times New Roman"/>
                <w:color w:val="000000"/>
                <w:sz w:val="24"/>
                <w:szCs w:val="24"/>
                <w:lang w:eastAsia="en-CA"/>
                <w:rPrChange w:id="2173" w:author="Clayton Lamb" w:date="2023-07-19T07:26:00Z">
                  <w:rPr>
                    <w:del w:id="2174" w:author="Clayton Lamb" w:date="2023-08-18T09:31:00Z"/>
                    <w:rFonts w:ascii="Times New Roman" w:hAnsi="Times New Roman"/>
                    <w:color w:val="000000"/>
                    <w:szCs w:val="24"/>
                    <w:lang w:eastAsia="en-CA"/>
                  </w:rPr>
                </w:rPrChange>
              </w:rPr>
            </w:pPr>
            <w:del w:id="2175" w:author="Clayton Lamb" w:date="2023-07-14T08:17:00Z">
              <w:r w:rsidRPr="00366A3B" w:rsidDel="00D448B7">
                <w:rPr>
                  <w:rFonts w:ascii="Times New Roman" w:hAnsi="Times New Roman"/>
                  <w:color w:val="000000" w:themeColor="text1"/>
                  <w:sz w:val="24"/>
                  <w:szCs w:val="24"/>
                  <w:lang w:eastAsia="en-CA"/>
                  <w:rPrChange w:id="2176" w:author="Clayton Lamb" w:date="2023-07-19T07:26:00Z">
                    <w:rPr>
                      <w:rFonts w:ascii="Times New Roman" w:hAnsi="Times New Roman"/>
                      <w:color w:val="000000" w:themeColor="text1"/>
                      <w:szCs w:val="24"/>
                      <w:lang w:eastAsia="en-CA"/>
                    </w:rPr>
                  </w:rPrChange>
                </w:rPr>
                <w:delText>-</w:delText>
              </w:r>
            </w:del>
          </w:p>
        </w:tc>
      </w:tr>
      <w:tr w:rsidR="00133EEF" w:rsidRPr="00366A3B" w:rsidDel="006C6B26" w14:paraId="5D225431" w14:textId="0AAA013E" w:rsidTr="00752826">
        <w:trPr>
          <w:trHeight w:val="315"/>
          <w:del w:id="2177" w:author="Clayton Lamb" w:date="2023-08-18T09:31:00Z"/>
        </w:trPr>
        <w:tc>
          <w:tcPr>
            <w:tcW w:w="622" w:type="pct"/>
            <w:tcBorders>
              <w:top w:val="nil"/>
              <w:left w:val="nil"/>
              <w:bottom w:val="nil"/>
              <w:right w:val="nil"/>
            </w:tcBorders>
            <w:shd w:val="clear" w:color="auto" w:fill="auto"/>
            <w:noWrap/>
            <w:vAlign w:val="center"/>
            <w:hideMark/>
          </w:tcPr>
          <w:p w14:paraId="558E8F53" w14:textId="1AA4A9D8" w:rsidR="00133EEF" w:rsidRPr="00366A3B" w:rsidDel="006C6B26" w:rsidRDefault="00133EEF" w:rsidP="00752826">
            <w:pPr>
              <w:rPr>
                <w:del w:id="2178" w:author="Clayton Lamb" w:date="2023-08-18T09:31:00Z"/>
                <w:rFonts w:ascii="Times New Roman" w:hAnsi="Times New Roman"/>
                <w:color w:val="000000"/>
                <w:sz w:val="24"/>
                <w:szCs w:val="24"/>
                <w:lang w:eastAsia="en-CA"/>
                <w:rPrChange w:id="2179" w:author="Clayton Lamb" w:date="2023-07-19T07:26:00Z">
                  <w:rPr>
                    <w:del w:id="2180" w:author="Clayton Lamb" w:date="2023-08-18T09:31:00Z"/>
                    <w:rFonts w:ascii="Times New Roman" w:hAnsi="Times New Roman"/>
                    <w:color w:val="000000"/>
                    <w:szCs w:val="24"/>
                    <w:lang w:eastAsia="en-CA"/>
                  </w:rPr>
                </w:rPrChange>
              </w:rPr>
            </w:pPr>
            <w:del w:id="2181" w:author="Clayton Lamb" w:date="2023-08-18T09:31:00Z">
              <w:r w:rsidRPr="00366A3B" w:rsidDel="006C6B26">
                <w:rPr>
                  <w:rFonts w:ascii="Times New Roman" w:hAnsi="Times New Roman"/>
                  <w:color w:val="000000" w:themeColor="text1"/>
                  <w:sz w:val="24"/>
                  <w:szCs w:val="24"/>
                  <w:lang w:eastAsia="en-CA"/>
                  <w:rPrChange w:id="2182" w:author="Clayton Lamb" w:date="2023-07-19T07:26:00Z">
                    <w:rPr>
                      <w:rFonts w:ascii="Times New Roman" w:hAnsi="Times New Roman"/>
                      <w:color w:val="000000" w:themeColor="text1"/>
                      <w:szCs w:val="24"/>
                      <w:lang w:eastAsia="en-CA"/>
                    </w:rPr>
                  </w:rPrChange>
                </w:rPr>
                <w:delText>Cu  (ppm)</w:delText>
              </w:r>
            </w:del>
          </w:p>
        </w:tc>
        <w:tc>
          <w:tcPr>
            <w:tcW w:w="510" w:type="pct"/>
            <w:tcBorders>
              <w:top w:val="nil"/>
              <w:left w:val="nil"/>
              <w:bottom w:val="nil"/>
              <w:right w:val="nil"/>
            </w:tcBorders>
            <w:shd w:val="clear" w:color="auto" w:fill="auto"/>
            <w:noWrap/>
            <w:vAlign w:val="center"/>
            <w:hideMark/>
          </w:tcPr>
          <w:p w14:paraId="591D57BD" w14:textId="3EE76ACB" w:rsidR="00133EEF" w:rsidRPr="00366A3B" w:rsidDel="006C6B26" w:rsidRDefault="00133EEF" w:rsidP="00752826">
            <w:pPr>
              <w:jc w:val="center"/>
              <w:rPr>
                <w:del w:id="2183" w:author="Clayton Lamb" w:date="2023-08-18T09:31:00Z"/>
                <w:rFonts w:ascii="Times New Roman" w:hAnsi="Times New Roman"/>
                <w:color w:val="000000"/>
                <w:sz w:val="24"/>
                <w:szCs w:val="24"/>
                <w:lang w:eastAsia="en-CA"/>
                <w:rPrChange w:id="2184" w:author="Clayton Lamb" w:date="2023-07-19T07:26:00Z">
                  <w:rPr>
                    <w:del w:id="2185" w:author="Clayton Lamb" w:date="2023-08-18T09:31:00Z"/>
                    <w:rFonts w:ascii="Times New Roman" w:hAnsi="Times New Roman"/>
                    <w:color w:val="000000"/>
                    <w:szCs w:val="24"/>
                    <w:lang w:eastAsia="en-CA"/>
                  </w:rPr>
                </w:rPrChange>
              </w:rPr>
            </w:pPr>
            <w:del w:id="2186" w:author="Clayton Lamb" w:date="2023-08-18T09:31:00Z">
              <w:r w:rsidRPr="00366A3B" w:rsidDel="006C6B26">
                <w:rPr>
                  <w:rFonts w:ascii="Times New Roman" w:hAnsi="Times New Roman"/>
                  <w:color w:val="000000"/>
                  <w:sz w:val="24"/>
                  <w:szCs w:val="24"/>
                  <w:lang w:eastAsia="en-CA"/>
                  <w:rPrChange w:id="2187" w:author="Clayton Lamb" w:date="2023-07-19T07:26:00Z">
                    <w:rPr>
                      <w:rFonts w:ascii="Times New Roman" w:hAnsi="Times New Roman"/>
                      <w:color w:val="000000"/>
                      <w:szCs w:val="24"/>
                      <w:lang w:eastAsia="en-CA"/>
                    </w:rPr>
                  </w:rPrChange>
                </w:rPr>
                <w:delText>0.25</w:delText>
              </w:r>
            </w:del>
          </w:p>
        </w:tc>
        <w:tc>
          <w:tcPr>
            <w:tcW w:w="510" w:type="pct"/>
            <w:tcBorders>
              <w:top w:val="nil"/>
              <w:left w:val="nil"/>
              <w:bottom w:val="nil"/>
              <w:right w:val="nil"/>
            </w:tcBorders>
            <w:shd w:val="clear" w:color="auto" w:fill="auto"/>
            <w:noWrap/>
            <w:vAlign w:val="center"/>
            <w:hideMark/>
          </w:tcPr>
          <w:p w14:paraId="55BBDFC6" w14:textId="10DDFD5D" w:rsidR="00133EEF" w:rsidRPr="00366A3B" w:rsidDel="006C6B26" w:rsidRDefault="00133EEF" w:rsidP="00752826">
            <w:pPr>
              <w:jc w:val="center"/>
              <w:rPr>
                <w:del w:id="2188" w:author="Clayton Lamb" w:date="2023-08-18T09:31:00Z"/>
                <w:rFonts w:ascii="Times New Roman" w:hAnsi="Times New Roman"/>
                <w:color w:val="000000"/>
                <w:sz w:val="24"/>
                <w:szCs w:val="24"/>
                <w:lang w:eastAsia="en-CA"/>
                <w:rPrChange w:id="2189" w:author="Clayton Lamb" w:date="2023-07-19T07:26:00Z">
                  <w:rPr>
                    <w:del w:id="2190" w:author="Clayton Lamb" w:date="2023-08-18T09:31:00Z"/>
                    <w:rFonts w:ascii="Times New Roman" w:hAnsi="Times New Roman"/>
                    <w:color w:val="000000"/>
                    <w:szCs w:val="24"/>
                    <w:lang w:eastAsia="en-CA"/>
                  </w:rPr>
                </w:rPrChange>
              </w:rPr>
            </w:pPr>
            <w:del w:id="2191" w:author="Clayton Lamb" w:date="2023-08-18T09:31:00Z">
              <w:r w:rsidRPr="00366A3B" w:rsidDel="006C6B26">
                <w:rPr>
                  <w:rFonts w:ascii="Times New Roman" w:hAnsi="Times New Roman"/>
                  <w:color w:val="000000"/>
                  <w:sz w:val="24"/>
                  <w:szCs w:val="24"/>
                  <w:lang w:eastAsia="en-CA"/>
                  <w:rPrChange w:id="2192" w:author="Clayton Lamb" w:date="2023-07-19T07:26:00Z">
                    <w:rPr>
                      <w:rFonts w:ascii="Times New Roman" w:hAnsi="Times New Roman"/>
                      <w:color w:val="000000"/>
                      <w:szCs w:val="24"/>
                      <w:lang w:eastAsia="en-CA"/>
                    </w:rPr>
                  </w:rPrChange>
                </w:rPr>
                <w:delText>1.4</w:delText>
              </w:r>
            </w:del>
            <w:ins w:id="2193" w:author="Evgenia Dubman" w:date="2023-07-24T11:51:00Z">
              <w:del w:id="2194" w:author="Clayton Lamb" w:date="2023-08-18T09:31:00Z">
                <w:r w:rsidR="00C00E8A"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2384A146" w14:textId="4DB45062" w:rsidR="00133EEF" w:rsidRPr="00366A3B" w:rsidDel="006C6B26" w:rsidRDefault="00133EEF" w:rsidP="00752826">
            <w:pPr>
              <w:jc w:val="center"/>
              <w:rPr>
                <w:del w:id="2195" w:author="Clayton Lamb" w:date="2023-08-18T09:31:00Z"/>
                <w:rFonts w:ascii="Times New Roman" w:hAnsi="Times New Roman"/>
                <w:color w:val="000000"/>
                <w:sz w:val="24"/>
                <w:szCs w:val="24"/>
                <w:lang w:eastAsia="en-CA"/>
                <w:rPrChange w:id="2196" w:author="Clayton Lamb" w:date="2023-07-19T07:26:00Z">
                  <w:rPr>
                    <w:del w:id="2197" w:author="Clayton Lamb" w:date="2023-08-18T09:31:00Z"/>
                    <w:rFonts w:ascii="Times New Roman" w:hAnsi="Times New Roman"/>
                    <w:color w:val="000000"/>
                    <w:szCs w:val="24"/>
                    <w:lang w:eastAsia="en-CA"/>
                  </w:rPr>
                </w:rPrChange>
              </w:rPr>
            </w:pPr>
            <w:del w:id="2198" w:author="Clayton Lamb" w:date="2023-08-18T09:31:00Z">
              <w:r w:rsidRPr="00366A3B" w:rsidDel="006C6B26">
                <w:rPr>
                  <w:rFonts w:ascii="Times New Roman" w:hAnsi="Times New Roman"/>
                  <w:color w:val="000000"/>
                  <w:sz w:val="24"/>
                  <w:szCs w:val="24"/>
                  <w:lang w:eastAsia="en-CA"/>
                  <w:rPrChange w:id="2199" w:author="Clayton Lamb" w:date="2023-07-19T07:26:00Z">
                    <w:rPr>
                      <w:rFonts w:ascii="Times New Roman" w:hAnsi="Times New Roman"/>
                      <w:color w:val="000000"/>
                      <w:szCs w:val="24"/>
                      <w:lang w:eastAsia="en-CA"/>
                    </w:rPr>
                  </w:rPrChange>
                </w:rPr>
                <w:delText>0.46</w:delText>
              </w:r>
            </w:del>
          </w:p>
        </w:tc>
        <w:tc>
          <w:tcPr>
            <w:tcW w:w="510" w:type="pct"/>
            <w:tcBorders>
              <w:top w:val="nil"/>
              <w:left w:val="nil"/>
              <w:bottom w:val="nil"/>
              <w:right w:val="nil"/>
            </w:tcBorders>
            <w:shd w:val="clear" w:color="auto" w:fill="auto"/>
            <w:noWrap/>
            <w:vAlign w:val="center"/>
            <w:hideMark/>
          </w:tcPr>
          <w:p w14:paraId="322BB4F3" w14:textId="5A14CCDF" w:rsidR="00133EEF" w:rsidRPr="00366A3B" w:rsidDel="006C6B26" w:rsidRDefault="00133EEF" w:rsidP="00752826">
            <w:pPr>
              <w:jc w:val="center"/>
              <w:rPr>
                <w:del w:id="2200" w:author="Clayton Lamb" w:date="2023-08-18T09:31:00Z"/>
                <w:rFonts w:ascii="Times New Roman" w:hAnsi="Times New Roman"/>
                <w:color w:val="000000"/>
                <w:sz w:val="24"/>
                <w:szCs w:val="24"/>
                <w:lang w:eastAsia="en-CA"/>
                <w:rPrChange w:id="2201" w:author="Clayton Lamb" w:date="2023-07-19T07:26:00Z">
                  <w:rPr>
                    <w:del w:id="2202" w:author="Clayton Lamb" w:date="2023-08-18T09:31:00Z"/>
                    <w:rFonts w:ascii="Times New Roman" w:hAnsi="Times New Roman"/>
                    <w:color w:val="000000"/>
                    <w:szCs w:val="24"/>
                    <w:lang w:eastAsia="en-CA"/>
                  </w:rPr>
                </w:rPrChange>
              </w:rPr>
            </w:pPr>
            <w:del w:id="2203" w:author="Clayton Lamb" w:date="2023-08-18T09:31:00Z">
              <w:r w:rsidRPr="00366A3B" w:rsidDel="006C6B26">
                <w:rPr>
                  <w:rFonts w:ascii="Times New Roman" w:hAnsi="Times New Roman"/>
                  <w:color w:val="000000"/>
                  <w:sz w:val="24"/>
                  <w:szCs w:val="24"/>
                  <w:lang w:eastAsia="en-CA"/>
                  <w:rPrChange w:id="2204" w:author="Clayton Lamb" w:date="2023-07-19T07:26:00Z">
                    <w:rPr>
                      <w:rFonts w:ascii="Times New Roman" w:hAnsi="Times New Roman"/>
                      <w:color w:val="000000"/>
                      <w:szCs w:val="24"/>
                      <w:lang w:eastAsia="en-CA"/>
                    </w:rPr>
                  </w:rPrChange>
                </w:rPr>
                <w:delText>0.45</w:delText>
              </w:r>
            </w:del>
          </w:p>
        </w:tc>
        <w:tc>
          <w:tcPr>
            <w:tcW w:w="1521" w:type="pct"/>
            <w:tcBorders>
              <w:top w:val="nil"/>
              <w:left w:val="nil"/>
              <w:bottom w:val="nil"/>
              <w:right w:val="nil"/>
            </w:tcBorders>
            <w:shd w:val="clear" w:color="auto" w:fill="auto"/>
            <w:vAlign w:val="center"/>
            <w:hideMark/>
          </w:tcPr>
          <w:p w14:paraId="51C9A2CC" w14:textId="52B5163C" w:rsidR="00133EEF" w:rsidRPr="00366A3B" w:rsidDel="006C6B26" w:rsidRDefault="00133EEF" w:rsidP="00752826">
            <w:pPr>
              <w:jc w:val="center"/>
              <w:rPr>
                <w:del w:id="2205" w:author="Clayton Lamb" w:date="2023-08-18T09:31:00Z"/>
                <w:rFonts w:ascii="Times New Roman" w:hAnsi="Times New Roman"/>
                <w:color w:val="000000"/>
                <w:sz w:val="24"/>
                <w:szCs w:val="24"/>
                <w:lang w:eastAsia="en-CA"/>
                <w:rPrChange w:id="2206" w:author="Clayton Lamb" w:date="2023-07-19T07:26:00Z">
                  <w:rPr>
                    <w:del w:id="2207" w:author="Clayton Lamb" w:date="2023-08-18T09:31:00Z"/>
                    <w:rFonts w:ascii="Times New Roman" w:hAnsi="Times New Roman"/>
                    <w:color w:val="000000"/>
                    <w:szCs w:val="24"/>
                    <w:lang w:eastAsia="en-CA"/>
                  </w:rPr>
                </w:rPrChange>
              </w:rPr>
            </w:pPr>
            <w:del w:id="2208" w:author="Clayton Lamb" w:date="2023-08-18T09:31:00Z">
              <w:r w:rsidRPr="00366A3B" w:rsidDel="006C6B26">
                <w:rPr>
                  <w:rFonts w:ascii="Times New Roman" w:hAnsi="Times New Roman"/>
                  <w:color w:val="000000" w:themeColor="text1"/>
                  <w:sz w:val="24"/>
                  <w:szCs w:val="24"/>
                  <w:lang w:eastAsia="en-CA"/>
                  <w:rPrChange w:id="2209" w:author="Clayton Lamb" w:date="2023-07-19T07:26:00Z">
                    <w:rPr>
                      <w:rFonts w:ascii="Times New Roman" w:hAnsi="Times New Roman"/>
                      <w:color w:val="000000" w:themeColor="text1"/>
                      <w:szCs w:val="24"/>
                      <w:lang w:eastAsia="en-CA"/>
                    </w:rPr>
                  </w:rPrChange>
                </w:rPr>
                <w:delText>0.43 (0.11</w:delText>
              </w:r>
            </w:del>
            <w:del w:id="2210" w:author="Clayton Lamb" w:date="2023-07-14T08:17:00Z">
              <w:r w:rsidRPr="00366A3B" w:rsidDel="00D448B7">
                <w:rPr>
                  <w:rFonts w:ascii="Times New Roman" w:hAnsi="Times New Roman"/>
                  <w:color w:val="000000" w:themeColor="text1"/>
                  <w:sz w:val="24"/>
                  <w:szCs w:val="24"/>
                  <w:lang w:eastAsia="en-CA"/>
                  <w:rPrChange w:id="2211" w:author="Clayton Lamb" w:date="2023-07-19T07:26:00Z">
                    <w:rPr>
                      <w:rFonts w:ascii="Times New Roman" w:hAnsi="Times New Roman"/>
                      <w:color w:val="000000" w:themeColor="text1"/>
                      <w:szCs w:val="24"/>
                      <w:lang w:eastAsia="en-CA"/>
                    </w:rPr>
                  </w:rPrChange>
                </w:rPr>
                <w:delText>-</w:delText>
              </w:r>
            </w:del>
            <w:del w:id="2212" w:author="Clayton Lamb" w:date="2023-08-18T09:31:00Z">
              <w:r w:rsidRPr="00366A3B" w:rsidDel="006C6B26">
                <w:rPr>
                  <w:rFonts w:ascii="Times New Roman" w:hAnsi="Times New Roman"/>
                  <w:color w:val="000000" w:themeColor="text1"/>
                  <w:sz w:val="24"/>
                  <w:szCs w:val="24"/>
                  <w:lang w:eastAsia="en-CA"/>
                  <w:rPrChange w:id="2213" w:author="Clayton Lamb" w:date="2023-07-19T07:26:00Z">
                    <w:rPr>
                      <w:rFonts w:ascii="Times New Roman" w:hAnsi="Times New Roman"/>
                      <w:color w:val="000000" w:themeColor="text1"/>
                      <w:szCs w:val="24"/>
                      <w:lang w:eastAsia="en-CA"/>
                    </w:rPr>
                  </w:rPrChange>
                </w:rPr>
                <w:delText>0.74)</w:delText>
              </w:r>
            </w:del>
          </w:p>
        </w:tc>
        <w:tc>
          <w:tcPr>
            <w:tcW w:w="816" w:type="pct"/>
            <w:tcBorders>
              <w:top w:val="nil"/>
              <w:left w:val="nil"/>
              <w:bottom w:val="nil"/>
              <w:right w:val="nil"/>
            </w:tcBorders>
            <w:shd w:val="clear" w:color="auto" w:fill="auto"/>
            <w:vAlign w:val="center"/>
            <w:hideMark/>
          </w:tcPr>
          <w:p w14:paraId="3F7741C1" w14:textId="2661A2A9" w:rsidR="00133EEF" w:rsidRPr="00366A3B" w:rsidDel="006C6B26" w:rsidRDefault="00133EEF" w:rsidP="00752826">
            <w:pPr>
              <w:rPr>
                <w:del w:id="2214" w:author="Clayton Lamb" w:date="2023-08-18T09:31:00Z"/>
                <w:rFonts w:ascii="Times New Roman" w:hAnsi="Times New Roman"/>
                <w:color w:val="000000"/>
                <w:sz w:val="24"/>
                <w:szCs w:val="24"/>
                <w:lang w:eastAsia="en-CA"/>
                <w:rPrChange w:id="2215" w:author="Clayton Lamb" w:date="2023-07-19T07:26:00Z">
                  <w:rPr>
                    <w:del w:id="2216" w:author="Clayton Lamb" w:date="2023-08-18T09:31:00Z"/>
                    <w:rFonts w:ascii="Times New Roman" w:hAnsi="Times New Roman"/>
                    <w:color w:val="000000"/>
                    <w:szCs w:val="24"/>
                    <w:lang w:eastAsia="en-CA"/>
                  </w:rPr>
                </w:rPrChange>
              </w:rPr>
            </w:pPr>
            <w:del w:id="2217" w:author="Clayton Lamb" w:date="2023-08-18T09:31:00Z">
              <w:r w:rsidRPr="00366A3B" w:rsidDel="006C6B26">
                <w:rPr>
                  <w:rFonts w:ascii="Times New Roman" w:hAnsi="Times New Roman"/>
                  <w:color w:val="000000" w:themeColor="text1"/>
                  <w:sz w:val="24"/>
                  <w:szCs w:val="24"/>
                  <w:lang w:eastAsia="en-CA"/>
                  <w:rPrChange w:id="2218" w:author="Clayton Lamb" w:date="2023-07-19T07:26:00Z">
                    <w:rPr>
                      <w:rFonts w:ascii="Times New Roman" w:hAnsi="Times New Roman"/>
                      <w:color w:val="000000" w:themeColor="text1"/>
                      <w:szCs w:val="24"/>
                      <w:lang w:eastAsia="en-CA"/>
                    </w:rPr>
                  </w:rPrChange>
                </w:rPr>
                <w:delText>0.70</w:delText>
              </w:r>
            </w:del>
            <w:del w:id="2219" w:author="Clayton Lamb" w:date="2023-07-14T08:17:00Z">
              <w:r w:rsidRPr="00366A3B" w:rsidDel="00D448B7">
                <w:rPr>
                  <w:rFonts w:ascii="Times New Roman" w:hAnsi="Times New Roman"/>
                  <w:color w:val="000000" w:themeColor="text1"/>
                  <w:sz w:val="24"/>
                  <w:szCs w:val="24"/>
                  <w:lang w:eastAsia="en-CA"/>
                  <w:rPrChange w:id="2220" w:author="Clayton Lamb" w:date="2023-07-19T07:26:00Z">
                    <w:rPr>
                      <w:rFonts w:ascii="Times New Roman" w:hAnsi="Times New Roman"/>
                      <w:color w:val="000000" w:themeColor="text1"/>
                      <w:szCs w:val="24"/>
                      <w:lang w:eastAsia="en-CA"/>
                    </w:rPr>
                  </w:rPrChange>
                </w:rPr>
                <w:delText>-</w:delText>
              </w:r>
            </w:del>
            <w:del w:id="2221" w:author="Clayton Lamb" w:date="2023-08-18T09:31:00Z">
              <w:r w:rsidRPr="00366A3B" w:rsidDel="006C6B26">
                <w:rPr>
                  <w:rFonts w:ascii="Times New Roman" w:hAnsi="Times New Roman"/>
                  <w:color w:val="000000" w:themeColor="text1"/>
                  <w:sz w:val="24"/>
                  <w:szCs w:val="24"/>
                  <w:lang w:eastAsia="en-CA"/>
                  <w:rPrChange w:id="2222" w:author="Clayton Lamb" w:date="2023-07-19T07:26:00Z">
                    <w:rPr>
                      <w:rFonts w:ascii="Times New Roman" w:hAnsi="Times New Roman"/>
                      <w:color w:val="000000" w:themeColor="text1"/>
                      <w:szCs w:val="24"/>
                      <w:lang w:eastAsia="en-CA"/>
                    </w:rPr>
                  </w:rPrChange>
                </w:rPr>
                <w:delText>1.80</w:delText>
              </w:r>
            </w:del>
          </w:p>
        </w:tc>
      </w:tr>
      <w:tr w:rsidR="00133EEF" w:rsidRPr="00366A3B" w:rsidDel="006C6B26" w14:paraId="3E18AA1C" w14:textId="4292E057" w:rsidTr="00752826">
        <w:trPr>
          <w:trHeight w:val="315"/>
          <w:del w:id="2223" w:author="Clayton Lamb" w:date="2023-08-18T09:31:00Z"/>
        </w:trPr>
        <w:tc>
          <w:tcPr>
            <w:tcW w:w="622" w:type="pct"/>
            <w:tcBorders>
              <w:top w:val="nil"/>
              <w:left w:val="nil"/>
              <w:bottom w:val="nil"/>
              <w:right w:val="nil"/>
            </w:tcBorders>
            <w:shd w:val="clear" w:color="auto" w:fill="auto"/>
            <w:noWrap/>
            <w:vAlign w:val="center"/>
            <w:hideMark/>
          </w:tcPr>
          <w:p w14:paraId="0904B5CB" w14:textId="586E6FBB" w:rsidR="00133EEF" w:rsidRPr="00366A3B" w:rsidDel="006C6B26" w:rsidRDefault="00133EEF" w:rsidP="00752826">
            <w:pPr>
              <w:rPr>
                <w:del w:id="2224" w:author="Clayton Lamb" w:date="2023-08-18T09:31:00Z"/>
                <w:rFonts w:ascii="Times New Roman" w:hAnsi="Times New Roman"/>
                <w:color w:val="000000"/>
                <w:sz w:val="24"/>
                <w:szCs w:val="24"/>
                <w:lang w:eastAsia="en-CA"/>
                <w:rPrChange w:id="2225" w:author="Clayton Lamb" w:date="2023-07-19T07:26:00Z">
                  <w:rPr>
                    <w:del w:id="2226" w:author="Clayton Lamb" w:date="2023-08-18T09:31:00Z"/>
                    <w:rFonts w:ascii="Times New Roman" w:hAnsi="Times New Roman"/>
                    <w:color w:val="000000"/>
                    <w:szCs w:val="24"/>
                    <w:lang w:eastAsia="en-CA"/>
                  </w:rPr>
                </w:rPrChange>
              </w:rPr>
            </w:pPr>
            <w:del w:id="2227" w:author="Clayton Lamb" w:date="2023-08-18T09:31:00Z">
              <w:r w:rsidRPr="00366A3B" w:rsidDel="006C6B26">
                <w:rPr>
                  <w:rFonts w:ascii="Times New Roman" w:hAnsi="Times New Roman"/>
                  <w:color w:val="000000" w:themeColor="text1"/>
                  <w:sz w:val="24"/>
                  <w:szCs w:val="24"/>
                  <w:lang w:eastAsia="en-CA"/>
                  <w:rPrChange w:id="2228" w:author="Clayton Lamb" w:date="2023-07-19T07:26:00Z">
                    <w:rPr>
                      <w:rFonts w:ascii="Times New Roman" w:hAnsi="Times New Roman"/>
                      <w:color w:val="000000" w:themeColor="text1"/>
                      <w:szCs w:val="24"/>
                      <w:lang w:eastAsia="en-CA"/>
                    </w:rPr>
                  </w:rPrChange>
                </w:rPr>
                <w:delText>Zn  (ppm)</w:delText>
              </w:r>
            </w:del>
          </w:p>
        </w:tc>
        <w:tc>
          <w:tcPr>
            <w:tcW w:w="510" w:type="pct"/>
            <w:tcBorders>
              <w:top w:val="nil"/>
              <w:left w:val="nil"/>
              <w:bottom w:val="nil"/>
              <w:right w:val="nil"/>
            </w:tcBorders>
            <w:shd w:val="clear" w:color="auto" w:fill="auto"/>
            <w:noWrap/>
            <w:vAlign w:val="center"/>
            <w:hideMark/>
          </w:tcPr>
          <w:p w14:paraId="14BEE5FF" w14:textId="514A0D29" w:rsidR="00133EEF" w:rsidRPr="00366A3B" w:rsidDel="006C6B26" w:rsidRDefault="00133EEF" w:rsidP="00752826">
            <w:pPr>
              <w:jc w:val="center"/>
              <w:rPr>
                <w:del w:id="2229" w:author="Clayton Lamb" w:date="2023-08-18T09:31:00Z"/>
                <w:rFonts w:ascii="Times New Roman" w:hAnsi="Times New Roman"/>
                <w:color w:val="000000"/>
                <w:sz w:val="24"/>
                <w:szCs w:val="24"/>
                <w:lang w:eastAsia="en-CA"/>
                <w:rPrChange w:id="2230" w:author="Clayton Lamb" w:date="2023-07-19T07:26:00Z">
                  <w:rPr>
                    <w:del w:id="2231" w:author="Clayton Lamb" w:date="2023-08-18T09:31:00Z"/>
                    <w:rFonts w:ascii="Times New Roman" w:hAnsi="Times New Roman"/>
                    <w:color w:val="000000"/>
                    <w:szCs w:val="24"/>
                    <w:lang w:eastAsia="en-CA"/>
                  </w:rPr>
                </w:rPrChange>
              </w:rPr>
            </w:pPr>
            <w:del w:id="2232" w:author="Clayton Lamb" w:date="2023-08-18T09:31:00Z">
              <w:r w:rsidRPr="00366A3B" w:rsidDel="006C6B26">
                <w:rPr>
                  <w:rFonts w:ascii="Times New Roman" w:hAnsi="Times New Roman"/>
                  <w:color w:val="000000"/>
                  <w:sz w:val="24"/>
                  <w:szCs w:val="24"/>
                  <w:lang w:eastAsia="en-CA"/>
                  <w:rPrChange w:id="2233" w:author="Clayton Lamb" w:date="2023-07-19T07:26:00Z">
                    <w:rPr>
                      <w:rFonts w:ascii="Times New Roman" w:hAnsi="Times New Roman"/>
                      <w:color w:val="000000"/>
                      <w:szCs w:val="24"/>
                      <w:lang w:eastAsia="en-CA"/>
                    </w:rPr>
                  </w:rPrChange>
                </w:rPr>
                <w:delText>0.17</w:delText>
              </w:r>
            </w:del>
          </w:p>
        </w:tc>
        <w:tc>
          <w:tcPr>
            <w:tcW w:w="510" w:type="pct"/>
            <w:tcBorders>
              <w:top w:val="nil"/>
              <w:left w:val="nil"/>
              <w:bottom w:val="nil"/>
              <w:right w:val="nil"/>
            </w:tcBorders>
            <w:shd w:val="clear" w:color="auto" w:fill="auto"/>
            <w:noWrap/>
            <w:vAlign w:val="center"/>
            <w:hideMark/>
          </w:tcPr>
          <w:p w14:paraId="7A8A126B" w14:textId="77383F7A" w:rsidR="00133EEF" w:rsidRPr="00366A3B" w:rsidDel="006C6B26" w:rsidRDefault="00133EEF" w:rsidP="00752826">
            <w:pPr>
              <w:jc w:val="center"/>
              <w:rPr>
                <w:del w:id="2234" w:author="Clayton Lamb" w:date="2023-08-18T09:31:00Z"/>
                <w:rFonts w:ascii="Times New Roman" w:hAnsi="Times New Roman"/>
                <w:color w:val="000000"/>
                <w:sz w:val="24"/>
                <w:szCs w:val="24"/>
                <w:lang w:eastAsia="en-CA"/>
                <w:rPrChange w:id="2235" w:author="Clayton Lamb" w:date="2023-07-19T07:26:00Z">
                  <w:rPr>
                    <w:del w:id="2236" w:author="Clayton Lamb" w:date="2023-08-18T09:31:00Z"/>
                    <w:rFonts w:ascii="Times New Roman" w:hAnsi="Times New Roman"/>
                    <w:color w:val="000000"/>
                    <w:szCs w:val="24"/>
                    <w:lang w:eastAsia="en-CA"/>
                  </w:rPr>
                </w:rPrChange>
              </w:rPr>
            </w:pPr>
            <w:del w:id="2237" w:author="Clayton Lamb" w:date="2023-08-18T09:31:00Z">
              <w:r w:rsidRPr="00366A3B" w:rsidDel="006C6B26">
                <w:rPr>
                  <w:rFonts w:ascii="Times New Roman" w:hAnsi="Times New Roman"/>
                  <w:color w:val="000000"/>
                  <w:sz w:val="24"/>
                  <w:szCs w:val="24"/>
                  <w:lang w:eastAsia="en-CA"/>
                  <w:rPrChange w:id="2238" w:author="Clayton Lamb" w:date="2023-07-19T07:26:00Z">
                    <w:rPr>
                      <w:rFonts w:ascii="Times New Roman" w:hAnsi="Times New Roman"/>
                      <w:color w:val="000000"/>
                      <w:szCs w:val="24"/>
                      <w:lang w:eastAsia="en-CA"/>
                    </w:rPr>
                  </w:rPrChange>
                </w:rPr>
                <w:delText>1.4</w:delText>
              </w:r>
            </w:del>
            <w:ins w:id="2239" w:author="Evgenia Dubman" w:date="2023-07-24T11:51:00Z">
              <w:del w:id="2240" w:author="Clayton Lamb" w:date="2023-08-18T09:31:00Z">
                <w:r w:rsidR="00C00E8A"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1DF18836" w14:textId="10D545D4" w:rsidR="00133EEF" w:rsidRPr="00366A3B" w:rsidDel="006C6B26" w:rsidRDefault="00133EEF" w:rsidP="00752826">
            <w:pPr>
              <w:jc w:val="center"/>
              <w:rPr>
                <w:del w:id="2241" w:author="Clayton Lamb" w:date="2023-08-18T09:31:00Z"/>
                <w:rFonts w:ascii="Times New Roman" w:hAnsi="Times New Roman"/>
                <w:color w:val="000000"/>
                <w:sz w:val="24"/>
                <w:szCs w:val="24"/>
                <w:lang w:eastAsia="en-CA"/>
                <w:rPrChange w:id="2242" w:author="Clayton Lamb" w:date="2023-07-19T07:26:00Z">
                  <w:rPr>
                    <w:del w:id="2243" w:author="Clayton Lamb" w:date="2023-08-18T09:31:00Z"/>
                    <w:rFonts w:ascii="Times New Roman" w:hAnsi="Times New Roman"/>
                    <w:color w:val="000000"/>
                    <w:szCs w:val="24"/>
                    <w:lang w:eastAsia="en-CA"/>
                  </w:rPr>
                </w:rPrChange>
              </w:rPr>
            </w:pPr>
            <w:del w:id="2244" w:author="Clayton Lamb" w:date="2023-08-18T09:31:00Z">
              <w:r w:rsidRPr="00366A3B" w:rsidDel="006C6B26">
                <w:rPr>
                  <w:rFonts w:ascii="Times New Roman" w:hAnsi="Times New Roman"/>
                  <w:color w:val="000000"/>
                  <w:sz w:val="24"/>
                  <w:szCs w:val="24"/>
                  <w:lang w:eastAsia="en-CA"/>
                  <w:rPrChange w:id="2245" w:author="Clayton Lamb" w:date="2023-07-19T07:26:00Z">
                    <w:rPr>
                      <w:rFonts w:ascii="Times New Roman" w:hAnsi="Times New Roman"/>
                      <w:color w:val="000000"/>
                      <w:szCs w:val="24"/>
                      <w:lang w:eastAsia="en-CA"/>
                    </w:rPr>
                  </w:rPrChange>
                </w:rPr>
                <w:delText>0.7</w:delText>
              </w:r>
            </w:del>
            <w:ins w:id="2246" w:author="Evgenia Dubman" w:date="2023-07-24T12:15:00Z">
              <w:del w:id="2247" w:author="Clayton Lamb" w:date="2023-08-18T09:31:00Z">
                <w:r w:rsidR="003B7D15" w:rsidDel="006C6B26">
                  <w:rPr>
                    <w:rFonts w:ascii="Times New Roman" w:hAnsi="Times New Roman"/>
                    <w:color w:val="000000"/>
                    <w:sz w:val="24"/>
                    <w:szCs w:val="24"/>
                    <w:lang w:eastAsia="en-CA"/>
                  </w:rPr>
                  <w:delText>0</w:delText>
                </w:r>
              </w:del>
            </w:ins>
          </w:p>
        </w:tc>
        <w:tc>
          <w:tcPr>
            <w:tcW w:w="510" w:type="pct"/>
            <w:tcBorders>
              <w:top w:val="nil"/>
              <w:left w:val="nil"/>
              <w:bottom w:val="nil"/>
              <w:right w:val="nil"/>
            </w:tcBorders>
            <w:shd w:val="clear" w:color="auto" w:fill="auto"/>
            <w:noWrap/>
            <w:vAlign w:val="center"/>
            <w:hideMark/>
          </w:tcPr>
          <w:p w14:paraId="5603447A" w14:textId="3BFCA71E" w:rsidR="00133EEF" w:rsidRPr="00366A3B" w:rsidDel="006C6B26" w:rsidRDefault="00133EEF" w:rsidP="00752826">
            <w:pPr>
              <w:jc w:val="center"/>
              <w:rPr>
                <w:del w:id="2248" w:author="Clayton Lamb" w:date="2023-08-18T09:31:00Z"/>
                <w:rFonts w:ascii="Times New Roman" w:hAnsi="Times New Roman"/>
                <w:color w:val="000000"/>
                <w:sz w:val="24"/>
                <w:szCs w:val="24"/>
                <w:lang w:eastAsia="en-CA"/>
                <w:rPrChange w:id="2249" w:author="Clayton Lamb" w:date="2023-07-19T07:26:00Z">
                  <w:rPr>
                    <w:del w:id="2250" w:author="Clayton Lamb" w:date="2023-08-18T09:31:00Z"/>
                    <w:rFonts w:ascii="Times New Roman" w:hAnsi="Times New Roman"/>
                    <w:color w:val="000000"/>
                    <w:szCs w:val="24"/>
                    <w:lang w:eastAsia="en-CA"/>
                  </w:rPr>
                </w:rPrChange>
              </w:rPr>
            </w:pPr>
            <w:del w:id="2251" w:author="Clayton Lamb" w:date="2023-08-18T09:31:00Z">
              <w:r w:rsidRPr="00366A3B" w:rsidDel="006C6B26">
                <w:rPr>
                  <w:rFonts w:ascii="Times New Roman" w:hAnsi="Times New Roman"/>
                  <w:color w:val="000000"/>
                  <w:sz w:val="24"/>
                  <w:szCs w:val="24"/>
                  <w:lang w:eastAsia="en-CA"/>
                  <w:rPrChange w:id="2252" w:author="Clayton Lamb" w:date="2023-07-19T07:26:00Z">
                    <w:rPr>
                      <w:rFonts w:ascii="Times New Roman" w:hAnsi="Times New Roman"/>
                      <w:color w:val="000000"/>
                      <w:szCs w:val="24"/>
                      <w:lang w:eastAsia="en-CA"/>
                    </w:rPr>
                  </w:rPrChange>
                </w:rPr>
                <w:delText>0.65</w:delText>
              </w:r>
            </w:del>
          </w:p>
        </w:tc>
        <w:tc>
          <w:tcPr>
            <w:tcW w:w="1521" w:type="pct"/>
            <w:tcBorders>
              <w:top w:val="nil"/>
              <w:left w:val="nil"/>
              <w:bottom w:val="nil"/>
              <w:right w:val="nil"/>
            </w:tcBorders>
            <w:shd w:val="clear" w:color="auto" w:fill="auto"/>
            <w:vAlign w:val="center"/>
            <w:hideMark/>
          </w:tcPr>
          <w:p w14:paraId="5666D363" w14:textId="3D12CC1E" w:rsidR="00133EEF" w:rsidRPr="00366A3B" w:rsidDel="006C6B26" w:rsidRDefault="00133EEF" w:rsidP="00752826">
            <w:pPr>
              <w:jc w:val="center"/>
              <w:rPr>
                <w:del w:id="2253" w:author="Clayton Lamb" w:date="2023-08-18T09:31:00Z"/>
                <w:rFonts w:ascii="Times New Roman" w:hAnsi="Times New Roman"/>
                <w:color w:val="000000"/>
                <w:sz w:val="24"/>
                <w:szCs w:val="24"/>
                <w:lang w:eastAsia="en-CA"/>
                <w:rPrChange w:id="2254" w:author="Clayton Lamb" w:date="2023-07-19T07:26:00Z">
                  <w:rPr>
                    <w:del w:id="2255" w:author="Clayton Lamb" w:date="2023-08-18T09:31:00Z"/>
                    <w:rFonts w:ascii="Times New Roman" w:hAnsi="Times New Roman"/>
                    <w:color w:val="000000"/>
                    <w:szCs w:val="24"/>
                    <w:lang w:eastAsia="en-CA"/>
                  </w:rPr>
                </w:rPrChange>
              </w:rPr>
            </w:pPr>
            <w:del w:id="2256" w:author="Clayton Lamb" w:date="2023-08-18T09:31:00Z">
              <w:r w:rsidRPr="00366A3B" w:rsidDel="006C6B26">
                <w:rPr>
                  <w:rFonts w:ascii="Times New Roman" w:hAnsi="Times New Roman"/>
                  <w:color w:val="000000" w:themeColor="text1"/>
                  <w:sz w:val="24"/>
                  <w:szCs w:val="24"/>
                  <w:lang w:eastAsia="en-CA"/>
                  <w:rPrChange w:id="2257" w:author="Clayton Lamb" w:date="2023-07-19T07:26:00Z">
                    <w:rPr>
                      <w:rFonts w:ascii="Times New Roman" w:hAnsi="Times New Roman"/>
                      <w:color w:val="000000" w:themeColor="text1"/>
                      <w:szCs w:val="24"/>
                      <w:lang w:eastAsia="en-CA"/>
                    </w:rPr>
                  </w:rPrChange>
                </w:rPr>
                <w:delText>1.04 (0.59</w:delText>
              </w:r>
            </w:del>
            <w:del w:id="2258" w:author="Clayton Lamb" w:date="2023-07-14T08:17:00Z">
              <w:r w:rsidRPr="00366A3B" w:rsidDel="00D448B7">
                <w:rPr>
                  <w:rFonts w:ascii="Times New Roman" w:hAnsi="Times New Roman"/>
                  <w:color w:val="000000" w:themeColor="text1"/>
                  <w:sz w:val="24"/>
                  <w:szCs w:val="24"/>
                  <w:lang w:eastAsia="en-CA"/>
                  <w:rPrChange w:id="2259" w:author="Clayton Lamb" w:date="2023-07-19T07:26:00Z">
                    <w:rPr>
                      <w:rFonts w:ascii="Times New Roman" w:hAnsi="Times New Roman"/>
                      <w:color w:val="000000" w:themeColor="text1"/>
                      <w:szCs w:val="24"/>
                      <w:lang w:eastAsia="en-CA"/>
                    </w:rPr>
                  </w:rPrChange>
                </w:rPr>
                <w:delText>-</w:delText>
              </w:r>
            </w:del>
            <w:del w:id="2260" w:author="Clayton Lamb" w:date="2023-08-18T09:31:00Z">
              <w:r w:rsidRPr="00366A3B" w:rsidDel="006C6B26">
                <w:rPr>
                  <w:rFonts w:ascii="Times New Roman" w:hAnsi="Times New Roman"/>
                  <w:color w:val="000000" w:themeColor="text1"/>
                  <w:sz w:val="24"/>
                  <w:szCs w:val="24"/>
                  <w:lang w:eastAsia="en-CA"/>
                  <w:rPrChange w:id="2261" w:author="Clayton Lamb" w:date="2023-07-19T07:26:00Z">
                    <w:rPr>
                      <w:rFonts w:ascii="Times New Roman" w:hAnsi="Times New Roman"/>
                      <w:color w:val="000000" w:themeColor="text1"/>
                      <w:szCs w:val="24"/>
                      <w:lang w:eastAsia="en-CA"/>
                    </w:rPr>
                  </w:rPrChange>
                </w:rPr>
                <w:delText>3.00)</w:delText>
              </w:r>
            </w:del>
          </w:p>
        </w:tc>
        <w:tc>
          <w:tcPr>
            <w:tcW w:w="816" w:type="pct"/>
            <w:tcBorders>
              <w:top w:val="nil"/>
              <w:left w:val="nil"/>
              <w:bottom w:val="nil"/>
              <w:right w:val="nil"/>
            </w:tcBorders>
            <w:shd w:val="clear" w:color="auto" w:fill="auto"/>
            <w:vAlign w:val="center"/>
            <w:hideMark/>
          </w:tcPr>
          <w:p w14:paraId="41C8595A" w14:textId="094F4EE8" w:rsidR="00133EEF" w:rsidRPr="00366A3B" w:rsidDel="006C6B26" w:rsidRDefault="00133EEF" w:rsidP="00752826">
            <w:pPr>
              <w:rPr>
                <w:del w:id="2262" w:author="Clayton Lamb" w:date="2023-08-18T09:31:00Z"/>
                <w:rFonts w:ascii="Times New Roman" w:hAnsi="Times New Roman"/>
                <w:color w:val="000000"/>
                <w:sz w:val="24"/>
                <w:szCs w:val="24"/>
                <w:lang w:eastAsia="en-CA"/>
                <w:rPrChange w:id="2263" w:author="Clayton Lamb" w:date="2023-07-19T07:26:00Z">
                  <w:rPr>
                    <w:del w:id="2264" w:author="Clayton Lamb" w:date="2023-08-18T09:31:00Z"/>
                    <w:rFonts w:ascii="Times New Roman" w:hAnsi="Times New Roman"/>
                    <w:color w:val="000000"/>
                    <w:szCs w:val="24"/>
                    <w:lang w:eastAsia="en-CA"/>
                  </w:rPr>
                </w:rPrChange>
              </w:rPr>
            </w:pPr>
            <w:del w:id="2265" w:author="Clayton Lamb" w:date="2023-08-18T09:31:00Z">
              <w:r w:rsidRPr="00366A3B" w:rsidDel="006C6B26">
                <w:rPr>
                  <w:rFonts w:ascii="Times New Roman" w:hAnsi="Times New Roman"/>
                  <w:color w:val="000000" w:themeColor="text1"/>
                  <w:sz w:val="24"/>
                  <w:szCs w:val="24"/>
                  <w:lang w:eastAsia="en-CA"/>
                  <w:rPrChange w:id="2266" w:author="Clayton Lamb" w:date="2023-07-19T07:26:00Z">
                    <w:rPr>
                      <w:rFonts w:ascii="Times New Roman" w:hAnsi="Times New Roman"/>
                      <w:color w:val="000000" w:themeColor="text1"/>
                      <w:szCs w:val="24"/>
                      <w:lang w:eastAsia="en-CA"/>
                    </w:rPr>
                  </w:rPrChange>
                </w:rPr>
                <w:delText>1.10</w:delText>
              </w:r>
            </w:del>
            <w:del w:id="2267" w:author="Clayton Lamb" w:date="2023-07-14T08:17:00Z">
              <w:r w:rsidRPr="00366A3B" w:rsidDel="00D448B7">
                <w:rPr>
                  <w:rFonts w:ascii="Times New Roman" w:hAnsi="Times New Roman"/>
                  <w:color w:val="000000" w:themeColor="text1"/>
                  <w:sz w:val="24"/>
                  <w:szCs w:val="24"/>
                  <w:lang w:eastAsia="en-CA"/>
                  <w:rPrChange w:id="2268" w:author="Clayton Lamb" w:date="2023-07-19T07:26:00Z">
                    <w:rPr>
                      <w:rFonts w:ascii="Times New Roman" w:hAnsi="Times New Roman"/>
                      <w:color w:val="000000" w:themeColor="text1"/>
                      <w:szCs w:val="24"/>
                      <w:lang w:eastAsia="en-CA"/>
                    </w:rPr>
                  </w:rPrChange>
                </w:rPr>
                <w:delText>-</w:delText>
              </w:r>
            </w:del>
            <w:del w:id="2269" w:author="Clayton Lamb" w:date="2023-08-18T09:31:00Z">
              <w:r w:rsidRPr="00366A3B" w:rsidDel="006C6B26">
                <w:rPr>
                  <w:rFonts w:ascii="Times New Roman" w:hAnsi="Times New Roman"/>
                  <w:color w:val="000000" w:themeColor="text1"/>
                  <w:sz w:val="24"/>
                  <w:szCs w:val="24"/>
                  <w:lang w:eastAsia="en-CA"/>
                  <w:rPrChange w:id="2270" w:author="Clayton Lamb" w:date="2023-07-19T07:26:00Z">
                    <w:rPr>
                      <w:rFonts w:ascii="Times New Roman" w:hAnsi="Times New Roman"/>
                      <w:color w:val="000000" w:themeColor="text1"/>
                      <w:szCs w:val="24"/>
                      <w:lang w:eastAsia="en-CA"/>
                    </w:rPr>
                  </w:rPrChange>
                </w:rPr>
                <w:delText>2.50</w:delText>
              </w:r>
            </w:del>
          </w:p>
        </w:tc>
      </w:tr>
      <w:tr w:rsidR="00133EEF" w:rsidRPr="00366A3B" w:rsidDel="006C6B26" w14:paraId="370BEF3E" w14:textId="53B5B050" w:rsidTr="00752826">
        <w:trPr>
          <w:trHeight w:val="315"/>
          <w:del w:id="2271" w:author="Clayton Lamb" w:date="2023-08-18T09:31:00Z"/>
        </w:trPr>
        <w:tc>
          <w:tcPr>
            <w:tcW w:w="622" w:type="pct"/>
            <w:tcBorders>
              <w:top w:val="nil"/>
              <w:left w:val="nil"/>
              <w:bottom w:val="nil"/>
              <w:right w:val="nil"/>
            </w:tcBorders>
            <w:shd w:val="clear" w:color="auto" w:fill="auto"/>
            <w:noWrap/>
            <w:vAlign w:val="center"/>
            <w:hideMark/>
          </w:tcPr>
          <w:p w14:paraId="5342DAE6" w14:textId="20AE2544" w:rsidR="00133EEF" w:rsidRPr="00366A3B" w:rsidDel="006C6B26" w:rsidRDefault="00133EEF" w:rsidP="00752826">
            <w:pPr>
              <w:rPr>
                <w:del w:id="2272" w:author="Clayton Lamb" w:date="2023-08-18T09:31:00Z"/>
                <w:rFonts w:ascii="Times New Roman" w:hAnsi="Times New Roman"/>
                <w:color w:val="000000"/>
                <w:sz w:val="24"/>
                <w:szCs w:val="24"/>
                <w:lang w:eastAsia="en-CA"/>
                <w:rPrChange w:id="2273" w:author="Clayton Lamb" w:date="2023-07-19T07:26:00Z">
                  <w:rPr>
                    <w:del w:id="2274" w:author="Clayton Lamb" w:date="2023-08-18T09:31:00Z"/>
                    <w:rFonts w:ascii="Times New Roman" w:hAnsi="Times New Roman"/>
                    <w:color w:val="000000"/>
                    <w:szCs w:val="24"/>
                    <w:lang w:eastAsia="en-CA"/>
                  </w:rPr>
                </w:rPrChange>
              </w:rPr>
            </w:pPr>
            <w:del w:id="2275" w:author="Clayton Lamb" w:date="2023-08-18T09:31:00Z">
              <w:r w:rsidRPr="00366A3B" w:rsidDel="006C6B26">
                <w:rPr>
                  <w:rFonts w:ascii="Times New Roman" w:hAnsi="Times New Roman"/>
                  <w:color w:val="000000" w:themeColor="text1"/>
                  <w:sz w:val="24"/>
                  <w:szCs w:val="24"/>
                  <w:lang w:eastAsia="en-CA"/>
                  <w:rPrChange w:id="2276" w:author="Clayton Lamb" w:date="2023-07-19T07:26:00Z">
                    <w:rPr>
                      <w:rFonts w:ascii="Times New Roman" w:hAnsi="Times New Roman"/>
                      <w:color w:val="000000" w:themeColor="text1"/>
                      <w:szCs w:val="24"/>
                      <w:lang w:eastAsia="en-CA"/>
                    </w:rPr>
                  </w:rPrChange>
                </w:rPr>
                <w:delText>Se  (ppm)</w:delText>
              </w:r>
            </w:del>
          </w:p>
        </w:tc>
        <w:tc>
          <w:tcPr>
            <w:tcW w:w="510" w:type="pct"/>
            <w:tcBorders>
              <w:top w:val="nil"/>
              <w:left w:val="nil"/>
              <w:bottom w:val="nil"/>
              <w:right w:val="nil"/>
            </w:tcBorders>
            <w:shd w:val="clear" w:color="auto" w:fill="auto"/>
            <w:noWrap/>
            <w:vAlign w:val="center"/>
            <w:hideMark/>
          </w:tcPr>
          <w:p w14:paraId="46D48484" w14:textId="19DC7052" w:rsidR="00133EEF" w:rsidRPr="00366A3B" w:rsidDel="006C6B26" w:rsidRDefault="00133EEF" w:rsidP="00752826">
            <w:pPr>
              <w:jc w:val="center"/>
              <w:rPr>
                <w:del w:id="2277" w:author="Clayton Lamb" w:date="2023-08-18T09:31:00Z"/>
                <w:rFonts w:ascii="Times New Roman" w:hAnsi="Times New Roman"/>
                <w:color w:val="000000"/>
                <w:sz w:val="24"/>
                <w:szCs w:val="24"/>
                <w:lang w:eastAsia="en-CA"/>
                <w:rPrChange w:id="2278" w:author="Clayton Lamb" w:date="2023-07-19T07:26:00Z">
                  <w:rPr>
                    <w:del w:id="2279" w:author="Clayton Lamb" w:date="2023-08-18T09:31:00Z"/>
                    <w:rFonts w:ascii="Times New Roman" w:hAnsi="Times New Roman"/>
                    <w:color w:val="000000"/>
                    <w:szCs w:val="24"/>
                    <w:lang w:eastAsia="en-CA"/>
                  </w:rPr>
                </w:rPrChange>
              </w:rPr>
            </w:pPr>
            <w:del w:id="2280" w:author="Clayton Lamb" w:date="2023-08-18T09:31:00Z">
              <w:r w:rsidRPr="00366A3B" w:rsidDel="006C6B26">
                <w:rPr>
                  <w:rFonts w:ascii="Times New Roman" w:hAnsi="Times New Roman"/>
                  <w:color w:val="000000"/>
                  <w:sz w:val="24"/>
                  <w:szCs w:val="24"/>
                  <w:lang w:eastAsia="en-CA"/>
                  <w:rPrChange w:id="2281" w:author="Clayton Lamb" w:date="2023-07-19T07:26:00Z">
                    <w:rPr>
                      <w:rFonts w:ascii="Times New Roman" w:hAnsi="Times New Roman"/>
                      <w:color w:val="000000"/>
                      <w:szCs w:val="24"/>
                      <w:lang w:eastAsia="en-CA"/>
                    </w:rPr>
                  </w:rPrChange>
                </w:rPr>
                <w:delText>0.0</w:delText>
              </w:r>
            </w:del>
            <w:ins w:id="2282" w:author="Evgenia Dubman" w:date="2023-07-24T11:51:00Z">
              <w:del w:id="2283" w:author="Clayton Lamb" w:date="2023-08-18T09:31:00Z">
                <w:r w:rsidR="00C00E8A" w:rsidDel="006C6B26">
                  <w:rPr>
                    <w:rFonts w:ascii="Times New Roman" w:hAnsi="Times New Roman"/>
                    <w:color w:val="000000"/>
                    <w:sz w:val="24"/>
                    <w:szCs w:val="24"/>
                    <w:lang w:eastAsia="en-CA"/>
                  </w:rPr>
                  <w:delText>5</w:delText>
                </w:r>
              </w:del>
            </w:ins>
            <w:del w:id="2284" w:author="Clayton Lamb" w:date="2023-08-18T09:31:00Z">
              <w:r w:rsidRPr="00366A3B" w:rsidDel="006C6B26">
                <w:rPr>
                  <w:rFonts w:ascii="Times New Roman" w:hAnsi="Times New Roman"/>
                  <w:color w:val="000000"/>
                  <w:sz w:val="24"/>
                  <w:szCs w:val="24"/>
                  <w:lang w:eastAsia="en-CA"/>
                  <w:rPrChange w:id="2285" w:author="Clayton Lamb" w:date="2023-07-19T07:26:00Z">
                    <w:rPr>
                      <w:rFonts w:ascii="Times New Roman" w:hAnsi="Times New Roman"/>
                      <w:color w:val="000000"/>
                      <w:szCs w:val="24"/>
                      <w:lang w:eastAsia="en-CA"/>
                    </w:rPr>
                  </w:rPrChange>
                </w:rPr>
                <w:delText>45</w:delText>
              </w:r>
            </w:del>
          </w:p>
        </w:tc>
        <w:tc>
          <w:tcPr>
            <w:tcW w:w="510" w:type="pct"/>
            <w:tcBorders>
              <w:top w:val="nil"/>
              <w:left w:val="nil"/>
              <w:bottom w:val="nil"/>
              <w:right w:val="nil"/>
            </w:tcBorders>
            <w:shd w:val="clear" w:color="auto" w:fill="auto"/>
            <w:noWrap/>
            <w:vAlign w:val="center"/>
            <w:hideMark/>
          </w:tcPr>
          <w:p w14:paraId="61ECA96C" w14:textId="49DB0911" w:rsidR="00133EEF" w:rsidRPr="00366A3B" w:rsidDel="006C6B26" w:rsidRDefault="00133EEF" w:rsidP="00752826">
            <w:pPr>
              <w:jc w:val="center"/>
              <w:rPr>
                <w:del w:id="2286" w:author="Clayton Lamb" w:date="2023-08-18T09:31:00Z"/>
                <w:rFonts w:ascii="Times New Roman" w:hAnsi="Times New Roman"/>
                <w:color w:val="000000"/>
                <w:sz w:val="24"/>
                <w:szCs w:val="24"/>
                <w:lang w:eastAsia="en-CA"/>
                <w:rPrChange w:id="2287" w:author="Clayton Lamb" w:date="2023-07-19T07:26:00Z">
                  <w:rPr>
                    <w:del w:id="2288" w:author="Clayton Lamb" w:date="2023-08-18T09:31:00Z"/>
                    <w:rFonts w:ascii="Times New Roman" w:hAnsi="Times New Roman"/>
                    <w:color w:val="000000"/>
                    <w:szCs w:val="24"/>
                    <w:lang w:eastAsia="en-CA"/>
                  </w:rPr>
                </w:rPrChange>
              </w:rPr>
            </w:pPr>
            <w:del w:id="2289" w:author="Clayton Lamb" w:date="2023-08-18T09:31:00Z">
              <w:r w:rsidRPr="00366A3B" w:rsidDel="006C6B26">
                <w:rPr>
                  <w:rFonts w:ascii="Times New Roman" w:hAnsi="Times New Roman"/>
                  <w:color w:val="000000"/>
                  <w:sz w:val="24"/>
                  <w:szCs w:val="24"/>
                  <w:lang w:eastAsia="en-CA"/>
                  <w:rPrChange w:id="2290" w:author="Clayton Lamb" w:date="2023-07-19T07:26:00Z">
                    <w:rPr>
                      <w:rFonts w:ascii="Times New Roman" w:hAnsi="Times New Roman"/>
                      <w:color w:val="000000"/>
                      <w:szCs w:val="24"/>
                      <w:lang w:eastAsia="en-CA"/>
                    </w:rPr>
                  </w:rPrChange>
                </w:rPr>
                <w:delText>0.55</w:delText>
              </w:r>
            </w:del>
          </w:p>
        </w:tc>
        <w:tc>
          <w:tcPr>
            <w:tcW w:w="510" w:type="pct"/>
            <w:tcBorders>
              <w:top w:val="nil"/>
              <w:left w:val="nil"/>
              <w:bottom w:val="nil"/>
              <w:right w:val="nil"/>
            </w:tcBorders>
            <w:shd w:val="clear" w:color="auto" w:fill="auto"/>
            <w:noWrap/>
            <w:vAlign w:val="center"/>
            <w:hideMark/>
          </w:tcPr>
          <w:p w14:paraId="4F2C7C89" w14:textId="7DDC61D3" w:rsidR="00133EEF" w:rsidRPr="00366A3B" w:rsidDel="006C6B26" w:rsidRDefault="00133EEF" w:rsidP="00752826">
            <w:pPr>
              <w:jc w:val="center"/>
              <w:rPr>
                <w:del w:id="2291" w:author="Clayton Lamb" w:date="2023-08-18T09:31:00Z"/>
                <w:rFonts w:ascii="Times New Roman" w:hAnsi="Times New Roman"/>
                <w:color w:val="000000"/>
                <w:sz w:val="24"/>
                <w:szCs w:val="24"/>
                <w:lang w:eastAsia="en-CA"/>
                <w:rPrChange w:id="2292" w:author="Clayton Lamb" w:date="2023-07-19T07:26:00Z">
                  <w:rPr>
                    <w:del w:id="2293" w:author="Clayton Lamb" w:date="2023-08-18T09:31:00Z"/>
                    <w:rFonts w:ascii="Times New Roman" w:hAnsi="Times New Roman"/>
                    <w:color w:val="000000"/>
                    <w:szCs w:val="24"/>
                    <w:lang w:eastAsia="en-CA"/>
                  </w:rPr>
                </w:rPrChange>
              </w:rPr>
            </w:pPr>
            <w:del w:id="2294" w:author="Clayton Lamb" w:date="2023-08-18T09:31:00Z">
              <w:r w:rsidRPr="00366A3B" w:rsidDel="006C6B26">
                <w:rPr>
                  <w:rFonts w:ascii="Times New Roman" w:hAnsi="Times New Roman"/>
                  <w:color w:val="000000"/>
                  <w:sz w:val="24"/>
                  <w:szCs w:val="24"/>
                  <w:lang w:eastAsia="en-CA"/>
                  <w:rPrChange w:id="2295" w:author="Clayton Lamb" w:date="2023-07-19T07:26:00Z">
                    <w:rPr>
                      <w:rFonts w:ascii="Times New Roman" w:hAnsi="Times New Roman"/>
                      <w:color w:val="000000"/>
                      <w:szCs w:val="24"/>
                      <w:lang w:eastAsia="en-CA"/>
                    </w:rPr>
                  </w:rPrChange>
                </w:rPr>
                <w:delText>0.074</w:delText>
              </w:r>
            </w:del>
          </w:p>
        </w:tc>
        <w:tc>
          <w:tcPr>
            <w:tcW w:w="510" w:type="pct"/>
            <w:tcBorders>
              <w:top w:val="nil"/>
              <w:left w:val="nil"/>
              <w:bottom w:val="nil"/>
              <w:right w:val="nil"/>
            </w:tcBorders>
            <w:shd w:val="clear" w:color="auto" w:fill="auto"/>
            <w:noWrap/>
            <w:vAlign w:val="center"/>
            <w:hideMark/>
          </w:tcPr>
          <w:p w14:paraId="78B2679C" w14:textId="13657347" w:rsidR="00133EEF" w:rsidRPr="00366A3B" w:rsidDel="006C6B26" w:rsidRDefault="00133EEF" w:rsidP="00752826">
            <w:pPr>
              <w:jc w:val="center"/>
              <w:rPr>
                <w:del w:id="2296" w:author="Clayton Lamb" w:date="2023-08-18T09:31:00Z"/>
                <w:rFonts w:ascii="Times New Roman" w:hAnsi="Times New Roman"/>
                <w:color w:val="000000"/>
                <w:sz w:val="24"/>
                <w:szCs w:val="24"/>
                <w:lang w:eastAsia="en-CA"/>
                <w:rPrChange w:id="2297" w:author="Clayton Lamb" w:date="2023-07-19T07:26:00Z">
                  <w:rPr>
                    <w:del w:id="2298" w:author="Clayton Lamb" w:date="2023-08-18T09:31:00Z"/>
                    <w:rFonts w:ascii="Times New Roman" w:hAnsi="Times New Roman"/>
                    <w:color w:val="000000"/>
                    <w:szCs w:val="24"/>
                    <w:lang w:eastAsia="en-CA"/>
                  </w:rPr>
                </w:rPrChange>
              </w:rPr>
            </w:pPr>
            <w:del w:id="2299" w:author="Clayton Lamb" w:date="2023-08-18T09:31:00Z">
              <w:r w:rsidRPr="00366A3B" w:rsidDel="006C6B26">
                <w:rPr>
                  <w:rFonts w:ascii="Times New Roman" w:hAnsi="Times New Roman"/>
                  <w:color w:val="000000"/>
                  <w:sz w:val="24"/>
                  <w:szCs w:val="24"/>
                  <w:lang w:eastAsia="en-CA"/>
                  <w:rPrChange w:id="2300" w:author="Clayton Lamb" w:date="2023-07-19T07:26:00Z">
                    <w:rPr>
                      <w:rFonts w:ascii="Times New Roman" w:hAnsi="Times New Roman"/>
                      <w:color w:val="000000"/>
                      <w:szCs w:val="24"/>
                      <w:lang w:eastAsia="en-CA"/>
                    </w:rPr>
                  </w:rPrChange>
                </w:rPr>
                <w:delText>0.062</w:delText>
              </w:r>
            </w:del>
          </w:p>
        </w:tc>
        <w:tc>
          <w:tcPr>
            <w:tcW w:w="1521" w:type="pct"/>
            <w:tcBorders>
              <w:top w:val="nil"/>
              <w:left w:val="nil"/>
              <w:bottom w:val="nil"/>
              <w:right w:val="nil"/>
            </w:tcBorders>
            <w:shd w:val="clear" w:color="auto" w:fill="auto"/>
            <w:vAlign w:val="center"/>
            <w:hideMark/>
          </w:tcPr>
          <w:p w14:paraId="6F3DD5B0" w14:textId="4FB1968F" w:rsidR="00133EEF" w:rsidRPr="00366A3B" w:rsidDel="006C6B26" w:rsidRDefault="00133EEF" w:rsidP="00752826">
            <w:pPr>
              <w:jc w:val="center"/>
              <w:rPr>
                <w:del w:id="2301" w:author="Clayton Lamb" w:date="2023-08-18T09:31:00Z"/>
                <w:rFonts w:ascii="Times New Roman" w:hAnsi="Times New Roman"/>
                <w:color w:val="000000"/>
                <w:sz w:val="24"/>
                <w:szCs w:val="24"/>
                <w:lang w:eastAsia="en-CA"/>
                <w:rPrChange w:id="2302" w:author="Clayton Lamb" w:date="2023-07-19T07:26:00Z">
                  <w:rPr>
                    <w:del w:id="2303" w:author="Clayton Lamb" w:date="2023-08-18T09:31:00Z"/>
                    <w:rFonts w:ascii="Times New Roman" w:hAnsi="Times New Roman"/>
                    <w:color w:val="000000"/>
                    <w:szCs w:val="24"/>
                    <w:lang w:eastAsia="en-CA"/>
                  </w:rPr>
                </w:rPrChange>
              </w:rPr>
            </w:pPr>
            <w:del w:id="2304" w:author="Clayton Lamb" w:date="2023-08-18T09:31:00Z">
              <w:r w:rsidRPr="00366A3B" w:rsidDel="006C6B26">
                <w:rPr>
                  <w:rFonts w:ascii="Times New Roman" w:hAnsi="Times New Roman"/>
                  <w:color w:val="000000" w:themeColor="text1"/>
                  <w:sz w:val="24"/>
                  <w:szCs w:val="24"/>
                  <w:lang w:eastAsia="en-CA"/>
                  <w:rPrChange w:id="2305" w:author="Clayton Lamb" w:date="2023-07-19T07:26:00Z">
                    <w:rPr>
                      <w:rFonts w:ascii="Times New Roman" w:hAnsi="Times New Roman"/>
                      <w:color w:val="000000" w:themeColor="text1"/>
                      <w:szCs w:val="24"/>
                      <w:lang w:eastAsia="en-CA"/>
                    </w:rPr>
                  </w:rPrChange>
                </w:rPr>
                <w:delText>0.054 (0.030</w:delText>
              </w:r>
            </w:del>
            <w:del w:id="2306" w:author="Clayton Lamb" w:date="2023-07-14T08:17:00Z">
              <w:r w:rsidRPr="00366A3B" w:rsidDel="00D448B7">
                <w:rPr>
                  <w:rFonts w:ascii="Times New Roman" w:hAnsi="Times New Roman"/>
                  <w:color w:val="000000" w:themeColor="text1"/>
                  <w:sz w:val="24"/>
                  <w:szCs w:val="24"/>
                  <w:lang w:eastAsia="en-CA"/>
                  <w:rPrChange w:id="2307" w:author="Clayton Lamb" w:date="2023-07-19T07:26:00Z">
                    <w:rPr>
                      <w:rFonts w:ascii="Times New Roman" w:hAnsi="Times New Roman"/>
                      <w:color w:val="000000" w:themeColor="text1"/>
                      <w:szCs w:val="24"/>
                      <w:lang w:eastAsia="en-CA"/>
                    </w:rPr>
                  </w:rPrChange>
                </w:rPr>
                <w:delText>-</w:delText>
              </w:r>
            </w:del>
            <w:del w:id="2308" w:author="Clayton Lamb" w:date="2023-08-18T09:31:00Z">
              <w:r w:rsidRPr="00366A3B" w:rsidDel="006C6B26">
                <w:rPr>
                  <w:rFonts w:ascii="Times New Roman" w:hAnsi="Times New Roman"/>
                  <w:color w:val="000000" w:themeColor="text1"/>
                  <w:sz w:val="24"/>
                  <w:szCs w:val="24"/>
                  <w:lang w:eastAsia="en-CA"/>
                  <w:rPrChange w:id="2309" w:author="Clayton Lamb" w:date="2023-07-19T07:26:00Z">
                    <w:rPr>
                      <w:rFonts w:ascii="Times New Roman" w:hAnsi="Times New Roman"/>
                      <w:color w:val="000000" w:themeColor="text1"/>
                      <w:szCs w:val="24"/>
                      <w:lang w:eastAsia="en-CA"/>
                    </w:rPr>
                  </w:rPrChange>
                </w:rPr>
                <w:delText>0.51)</w:delText>
              </w:r>
            </w:del>
          </w:p>
        </w:tc>
        <w:tc>
          <w:tcPr>
            <w:tcW w:w="816" w:type="pct"/>
            <w:tcBorders>
              <w:top w:val="nil"/>
              <w:left w:val="nil"/>
              <w:bottom w:val="nil"/>
              <w:right w:val="nil"/>
            </w:tcBorders>
            <w:shd w:val="clear" w:color="auto" w:fill="auto"/>
            <w:vAlign w:val="center"/>
            <w:hideMark/>
          </w:tcPr>
          <w:p w14:paraId="323BB142" w14:textId="4C50D2D9" w:rsidR="00133EEF" w:rsidRPr="00366A3B" w:rsidDel="006C6B26" w:rsidRDefault="00133EEF" w:rsidP="00752826">
            <w:pPr>
              <w:rPr>
                <w:del w:id="2310" w:author="Clayton Lamb" w:date="2023-08-18T09:31:00Z"/>
                <w:rFonts w:ascii="Times New Roman" w:hAnsi="Times New Roman"/>
                <w:color w:val="000000"/>
                <w:sz w:val="24"/>
                <w:szCs w:val="24"/>
                <w:lang w:eastAsia="en-CA"/>
                <w:rPrChange w:id="2311" w:author="Clayton Lamb" w:date="2023-07-19T07:26:00Z">
                  <w:rPr>
                    <w:del w:id="2312" w:author="Clayton Lamb" w:date="2023-08-18T09:31:00Z"/>
                    <w:rFonts w:ascii="Times New Roman" w:hAnsi="Times New Roman"/>
                    <w:color w:val="000000"/>
                    <w:szCs w:val="24"/>
                    <w:lang w:eastAsia="en-CA"/>
                  </w:rPr>
                </w:rPrChange>
              </w:rPr>
            </w:pPr>
            <w:del w:id="2313" w:author="Clayton Lamb" w:date="2023-08-18T09:31:00Z">
              <w:r w:rsidRPr="00366A3B" w:rsidDel="006C6B26">
                <w:rPr>
                  <w:rFonts w:ascii="Times New Roman" w:hAnsi="Times New Roman"/>
                  <w:color w:val="000000" w:themeColor="text1"/>
                  <w:sz w:val="24"/>
                  <w:szCs w:val="24"/>
                  <w:lang w:eastAsia="en-CA"/>
                  <w:rPrChange w:id="2314" w:author="Clayton Lamb" w:date="2023-07-19T07:26:00Z">
                    <w:rPr>
                      <w:rFonts w:ascii="Times New Roman" w:hAnsi="Times New Roman"/>
                      <w:color w:val="000000" w:themeColor="text1"/>
                      <w:szCs w:val="24"/>
                      <w:lang w:eastAsia="en-CA"/>
                    </w:rPr>
                  </w:rPrChange>
                </w:rPr>
                <w:delText>0.050</w:delText>
              </w:r>
            </w:del>
            <w:del w:id="2315" w:author="Clayton Lamb" w:date="2023-07-14T08:17:00Z">
              <w:r w:rsidRPr="00366A3B" w:rsidDel="00D448B7">
                <w:rPr>
                  <w:rFonts w:ascii="Times New Roman" w:hAnsi="Times New Roman"/>
                  <w:color w:val="000000" w:themeColor="text1"/>
                  <w:sz w:val="24"/>
                  <w:szCs w:val="24"/>
                  <w:lang w:eastAsia="en-CA"/>
                  <w:rPrChange w:id="2316" w:author="Clayton Lamb" w:date="2023-07-19T07:26:00Z">
                    <w:rPr>
                      <w:rFonts w:ascii="Times New Roman" w:hAnsi="Times New Roman"/>
                      <w:color w:val="000000" w:themeColor="text1"/>
                      <w:szCs w:val="24"/>
                      <w:lang w:eastAsia="en-CA"/>
                    </w:rPr>
                  </w:rPrChange>
                </w:rPr>
                <w:delText>-</w:delText>
              </w:r>
            </w:del>
            <w:del w:id="2317" w:author="Clayton Lamb" w:date="2023-08-18T09:31:00Z">
              <w:r w:rsidRPr="00366A3B" w:rsidDel="006C6B26">
                <w:rPr>
                  <w:rFonts w:ascii="Times New Roman" w:hAnsi="Times New Roman"/>
                  <w:color w:val="000000" w:themeColor="text1"/>
                  <w:sz w:val="24"/>
                  <w:szCs w:val="24"/>
                  <w:lang w:eastAsia="en-CA"/>
                  <w:rPrChange w:id="2318" w:author="Clayton Lamb" w:date="2023-07-19T07:26:00Z">
                    <w:rPr>
                      <w:rFonts w:ascii="Times New Roman" w:hAnsi="Times New Roman"/>
                      <w:color w:val="000000" w:themeColor="text1"/>
                      <w:szCs w:val="24"/>
                      <w:lang w:eastAsia="en-CA"/>
                    </w:rPr>
                  </w:rPrChange>
                </w:rPr>
                <w:delText>0.140</w:delText>
              </w:r>
            </w:del>
          </w:p>
        </w:tc>
      </w:tr>
      <w:tr w:rsidR="00133EEF" w:rsidRPr="00366A3B" w:rsidDel="006C6B26" w14:paraId="41DC9444" w14:textId="1B602807" w:rsidTr="00752826">
        <w:trPr>
          <w:trHeight w:val="330"/>
          <w:del w:id="2319" w:author="Clayton Lamb" w:date="2023-08-18T09:31:00Z"/>
        </w:trPr>
        <w:tc>
          <w:tcPr>
            <w:tcW w:w="622" w:type="pct"/>
            <w:tcBorders>
              <w:top w:val="nil"/>
              <w:left w:val="nil"/>
              <w:bottom w:val="single" w:sz="12" w:space="0" w:color="auto"/>
              <w:right w:val="nil"/>
            </w:tcBorders>
            <w:shd w:val="clear" w:color="auto" w:fill="auto"/>
            <w:noWrap/>
            <w:vAlign w:val="center"/>
            <w:hideMark/>
          </w:tcPr>
          <w:p w14:paraId="5FE5F530" w14:textId="4AABDBB7" w:rsidR="00133EEF" w:rsidRPr="00366A3B" w:rsidDel="006C6B26" w:rsidRDefault="00133EEF" w:rsidP="00752826">
            <w:pPr>
              <w:rPr>
                <w:del w:id="2320" w:author="Clayton Lamb" w:date="2023-08-18T09:31:00Z"/>
                <w:rFonts w:ascii="Times New Roman" w:hAnsi="Times New Roman"/>
                <w:color w:val="000000"/>
                <w:sz w:val="24"/>
                <w:szCs w:val="24"/>
                <w:lang w:eastAsia="en-CA"/>
                <w:rPrChange w:id="2321" w:author="Clayton Lamb" w:date="2023-07-19T07:26:00Z">
                  <w:rPr>
                    <w:del w:id="2322" w:author="Clayton Lamb" w:date="2023-08-18T09:31:00Z"/>
                    <w:rFonts w:ascii="Times New Roman" w:hAnsi="Times New Roman"/>
                    <w:color w:val="000000"/>
                    <w:szCs w:val="24"/>
                    <w:lang w:eastAsia="en-CA"/>
                  </w:rPr>
                </w:rPrChange>
              </w:rPr>
            </w:pPr>
            <w:del w:id="2323" w:author="Clayton Lamb" w:date="2023-08-18T09:31:00Z">
              <w:r w:rsidRPr="00366A3B" w:rsidDel="006C6B26">
                <w:rPr>
                  <w:rFonts w:ascii="Times New Roman" w:hAnsi="Times New Roman"/>
                  <w:color w:val="000000" w:themeColor="text1"/>
                  <w:sz w:val="24"/>
                  <w:szCs w:val="24"/>
                  <w:lang w:eastAsia="en-CA"/>
                  <w:rPrChange w:id="2324" w:author="Clayton Lamb" w:date="2023-07-19T07:26:00Z">
                    <w:rPr>
                      <w:rFonts w:ascii="Times New Roman" w:hAnsi="Times New Roman"/>
                      <w:color w:val="000000" w:themeColor="text1"/>
                      <w:szCs w:val="24"/>
                      <w:lang w:eastAsia="en-CA"/>
                    </w:rPr>
                  </w:rPrChange>
                </w:rPr>
                <w:delText>Mo  (ppm)</w:delText>
              </w:r>
            </w:del>
          </w:p>
        </w:tc>
        <w:tc>
          <w:tcPr>
            <w:tcW w:w="510" w:type="pct"/>
            <w:tcBorders>
              <w:top w:val="nil"/>
              <w:left w:val="nil"/>
              <w:bottom w:val="single" w:sz="12" w:space="0" w:color="auto"/>
              <w:right w:val="nil"/>
            </w:tcBorders>
            <w:shd w:val="clear" w:color="auto" w:fill="auto"/>
            <w:noWrap/>
            <w:vAlign w:val="center"/>
            <w:hideMark/>
          </w:tcPr>
          <w:p w14:paraId="13FC2036" w14:textId="5C547E96" w:rsidR="00133EEF" w:rsidRPr="00366A3B" w:rsidDel="006C6B26" w:rsidRDefault="00133EEF" w:rsidP="00752826">
            <w:pPr>
              <w:jc w:val="center"/>
              <w:rPr>
                <w:del w:id="2325" w:author="Clayton Lamb" w:date="2023-08-18T09:31:00Z"/>
                <w:rFonts w:ascii="Times New Roman" w:hAnsi="Times New Roman"/>
                <w:color w:val="000000"/>
                <w:sz w:val="24"/>
                <w:szCs w:val="24"/>
                <w:lang w:eastAsia="en-CA"/>
                <w:rPrChange w:id="2326" w:author="Clayton Lamb" w:date="2023-07-19T07:26:00Z">
                  <w:rPr>
                    <w:del w:id="2327" w:author="Clayton Lamb" w:date="2023-08-18T09:31:00Z"/>
                    <w:rFonts w:ascii="Times New Roman" w:hAnsi="Times New Roman"/>
                    <w:color w:val="000000"/>
                    <w:szCs w:val="24"/>
                    <w:lang w:eastAsia="en-CA"/>
                  </w:rPr>
                </w:rPrChange>
              </w:rPr>
            </w:pPr>
            <w:del w:id="2328" w:author="Clayton Lamb" w:date="2023-08-18T09:31:00Z">
              <w:r w:rsidRPr="00366A3B" w:rsidDel="006C6B26">
                <w:rPr>
                  <w:rFonts w:ascii="Times New Roman" w:hAnsi="Times New Roman"/>
                  <w:color w:val="000000"/>
                  <w:sz w:val="24"/>
                  <w:szCs w:val="24"/>
                  <w:lang w:eastAsia="en-CA"/>
                  <w:rPrChange w:id="2329" w:author="Clayton Lamb" w:date="2023-07-19T07:26:00Z">
                    <w:rPr>
                      <w:rFonts w:ascii="Times New Roman" w:hAnsi="Times New Roman"/>
                      <w:color w:val="000000"/>
                      <w:szCs w:val="24"/>
                      <w:lang w:eastAsia="en-CA"/>
                    </w:rPr>
                  </w:rPrChange>
                </w:rPr>
                <w:delText>0.51</w:delText>
              </w:r>
            </w:del>
          </w:p>
        </w:tc>
        <w:tc>
          <w:tcPr>
            <w:tcW w:w="510" w:type="pct"/>
            <w:tcBorders>
              <w:top w:val="nil"/>
              <w:left w:val="nil"/>
              <w:bottom w:val="single" w:sz="12" w:space="0" w:color="auto"/>
              <w:right w:val="nil"/>
            </w:tcBorders>
            <w:shd w:val="clear" w:color="auto" w:fill="auto"/>
            <w:noWrap/>
            <w:vAlign w:val="center"/>
            <w:hideMark/>
          </w:tcPr>
          <w:p w14:paraId="4A6C6F10" w14:textId="4ED0CAE1" w:rsidR="00133EEF" w:rsidRPr="00366A3B" w:rsidDel="006C6B26" w:rsidRDefault="00133EEF" w:rsidP="00752826">
            <w:pPr>
              <w:jc w:val="center"/>
              <w:rPr>
                <w:del w:id="2330" w:author="Clayton Lamb" w:date="2023-08-18T09:31:00Z"/>
                <w:rFonts w:ascii="Times New Roman" w:hAnsi="Times New Roman"/>
                <w:color w:val="000000"/>
                <w:sz w:val="24"/>
                <w:szCs w:val="24"/>
                <w:lang w:eastAsia="en-CA"/>
                <w:rPrChange w:id="2331" w:author="Clayton Lamb" w:date="2023-07-19T07:26:00Z">
                  <w:rPr>
                    <w:del w:id="2332" w:author="Clayton Lamb" w:date="2023-08-18T09:31:00Z"/>
                    <w:rFonts w:ascii="Times New Roman" w:hAnsi="Times New Roman"/>
                    <w:color w:val="000000"/>
                    <w:szCs w:val="24"/>
                    <w:lang w:eastAsia="en-CA"/>
                  </w:rPr>
                </w:rPrChange>
              </w:rPr>
            </w:pPr>
            <w:del w:id="2333" w:author="Clayton Lamb" w:date="2023-08-18T09:31:00Z">
              <w:r w:rsidRPr="00366A3B" w:rsidDel="006C6B26">
                <w:rPr>
                  <w:rFonts w:ascii="Times New Roman" w:hAnsi="Times New Roman"/>
                  <w:color w:val="000000"/>
                  <w:sz w:val="24"/>
                  <w:szCs w:val="24"/>
                  <w:lang w:eastAsia="en-CA"/>
                  <w:rPrChange w:id="2334" w:author="Clayton Lamb" w:date="2023-07-19T07:26:00Z">
                    <w:rPr>
                      <w:rFonts w:ascii="Times New Roman" w:hAnsi="Times New Roman"/>
                      <w:color w:val="000000"/>
                      <w:szCs w:val="24"/>
                      <w:lang w:eastAsia="en-CA"/>
                    </w:rPr>
                  </w:rPrChange>
                </w:rPr>
                <w:delText>51</w:delText>
              </w:r>
            </w:del>
            <w:ins w:id="2335" w:author="Evgenia Dubman" w:date="2023-07-24T11:51:00Z">
              <w:del w:id="2336" w:author="Clayton Lamb" w:date="2023-08-18T09:31:00Z">
                <w:r w:rsidR="00C00E8A" w:rsidDel="006C6B26">
                  <w:rPr>
                    <w:rFonts w:ascii="Times New Roman" w:hAnsi="Times New Roman"/>
                    <w:color w:val="000000"/>
                    <w:sz w:val="24"/>
                    <w:szCs w:val="24"/>
                    <w:lang w:eastAsia="en-CA"/>
                  </w:rPr>
                  <w:delText>.00</w:delText>
                </w:r>
              </w:del>
            </w:ins>
          </w:p>
        </w:tc>
        <w:tc>
          <w:tcPr>
            <w:tcW w:w="510" w:type="pct"/>
            <w:tcBorders>
              <w:top w:val="nil"/>
              <w:left w:val="nil"/>
              <w:bottom w:val="single" w:sz="12" w:space="0" w:color="auto"/>
              <w:right w:val="nil"/>
            </w:tcBorders>
            <w:shd w:val="clear" w:color="auto" w:fill="auto"/>
            <w:noWrap/>
            <w:vAlign w:val="center"/>
            <w:hideMark/>
          </w:tcPr>
          <w:p w14:paraId="3CEDA289" w14:textId="21F3045F" w:rsidR="00133EEF" w:rsidRPr="00366A3B" w:rsidDel="006C6B26" w:rsidRDefault="00133EEF" w:rsidP="00752826">
            <w:pPr>
              <w:jc w:val="center"/>
              <w:rPr>
                <w:del w:id="2337" w:author="Clayton Lamb" w:date="2023-08-18T09:31:00Z"/>
                <w:rFonts w:ascii="Times New Roman" w:hAnsi="Times New Roman"/>
                <w:color w:val="000000"/>
                <w:sz w:val="24"/>
                <w:szCs w:val="24"/>
                <w:lang w:eastAsia="en-CA"/>
                <w:rPrChange w:id="2338" w:author="Clayton Lamb" w:date="2023-07-19T07:26:00Z">
                  <w:rPr>
                    <w:del w:id="2339" w:author="Clayton Lamb" w:date="2023-08-18T09:31:00Z"/>
                    <w:rFonts w:ascii="Times New Roman" w:hAnsi="Times New Roman"/>
                    <w:color w:val="000000"/>
                    <w:szCs w:val="24"/>
                    <w:lang w:eastAsia="en-CA"/>
                  </w:rPr>
                </w:rPrChange>
              </w:rPr>
            </w:pPr>
            <w:del w:id="2340" w:author="Clayton Lamb" w:date="2023-08-18T09:31:00Z">
              <w:r w:rsidRPr="00366A3B" w:rsidDel="006C6B26">
                <w:rPr>
                  <w:rFonts w:ascii="Times New Roman" w:hAnsi="Times New Roman"/>
                  <w:color w:val="000000"/>
                  <w:sz w:val="24"/>
                  <w:szCs w:val="24"/>
                  <w:lang w:eastAsia="en-CA"/>
                  <w:rPrChange w:id="2341" w:author="Clayton Lamb" w:date="2023-07-19T07:26:00Z">
                    <w:rPr>
                      <w:rFonts w:ascii="Times New Roman" w:hAnsi="Times New Roman"/>
                      <w:color w:val="000000"/>
                      <w:szCs w:val="24"/>
                      <w:lang w:eastAsia="en-CA"/>
                    </w:rPr>
                  </w:rPrChange>
                </w:rPr>
                <w:delText>7</w:delText>
              </w:r>
            </w:del>
            <w:ins w:id="2342" w:author="Evgenia Dubman" w:date="2023-07-24T11:51:00Z">
              <w:del w:id="2343" w:author="Clayton Lamb" w:date="2023-08-18T09:31:00Z">
                <w:r w:rsidR="00C00E8A" w:rsidDel="006C6B26">
                  <w:rPr>
                    <w:rFonts w:ascii="Times New Roman" w:hAnsi="Times New Roman"/>
                    <w:color w:val="000000"/>
                    <w:sz w:val="24"/>
                    <w:szCs w:val="24"/>
                    <w:lang w:eastAsia="en-CA"/>
                  </w:rPr>
                  <w:delText>.00</w:delText>
                </w:r>
              </w:del>
            </w:ins>
          </w:p>
        </w:tc>
        <w:tc>
          <w:tcPr>
            <w:tcW w:w="510" w:type="pct"/>
            <w:tcBorders>
              <w:top w:val="nil"/>
              <w:left w:val="nil"/>
              <w:bottom w:val="single" w:sz="12" w:space="0" w:color="auto"/>
              <w:right w:val="nil"/>
            </w:tcBorders>
            <w:shd w:val="clear" w:color="auto" w:fill="auto"/>
            <w:noWrap/>
            <w:vAlign w:val="center"/>
            <w:hideMark/>
          </w:tcPr>
          <w:p w14:paraId="038146ED" w14:textId="0D54EFE5" w:rsidR="00133EEF" w:rsidRPr="00366A3B" w:rsidDel="006C6B26" w:rsidRDefault="00133EEF" w:rsidP="00752826">
            <w:pPr>
              <w:jc w:val="center"/>
              <w:rPr>
                <w:del w:id="2344" w:author="Clayton Lamb" w:date="2023-08-18T09:31:00Z"/>
                <w:rFonts w:ascii="Times New Roman" w:hAnsi="Times New Roman"/>
                <w:color w:val="000000"/>
                <w:sz w:val="24"/>
                <w:szCs w:val="24"/>
                <w:lang w:eastAsia="en-CA"/>
                <w:rPrChange w:id="2345" w:author="Clayton Lamb" w:date="2023-07-19T07:26:00Z">
                  <w:rPr>
                    <w:del w:id="2346" w:author="Clayton Lamb" w:date="2023-08-18T09:31:00Z"/>
                    <w:rFonts w:ascii="Times New Roman" w:hAnsi="Times New Roman"/>
                    <w:color w:val="000000"/>
                    <w:szCs w:val="24"/>
                    <w:lang w:eastAsia="en-CA"/>
                  </w:rPr>
                </w:rPrChange>
              </w:rPr>
            </w:pPr>
            <w:del w:id="2347" w:author="Clayton Lamb" w:date="2023-08-18T09:31:00Z">
              <w:r w:rsidRPr="00366A3B" w:rsidDel="006C6B26">
                <w:rPr>
                  <w:rFonts w:ascii="Times New Roman" w:hAnsi="Times New Roman"/>
                  <w:color w:val="000000"/>
                  <w:sz w:val="24"/>
                  <w:szCs w:val="24"/>
                  <w:lang w:eastAsia="en-CA"/>
                  <w:rPrChange w:id="2348" w:author="Clayton Lamb" w:date="2023-07-19T07:26:00Z">
                    <w:rPr>
                      <w:rFonts w:ascii="Times New Roman" w:hAnsi="Times New Roman"/>
                      <w:color w:val="000000"/>
                      <w:szCs w:val="24"/>
                      <w:lang w:eastAsia="en-CA"/>
                    </w:rPr>
                  </w:rPrChange>
                </w:rPr>
                <w:delText>2.7</w:delText>
              </w:r>
            </w:del>
            <w:ins w:id="2349" w:author="Evgenia Dubman" w:date="2023-07-24T11:51:00Z">
              <w:del w:id="2350" w:author="Clayton Lamb" w:date="2023-08-18T09:31:00Z">
                <w:r w:rsidR="00C00E8A" w:rsidDel="006C6B26">
                  <w:rPr>
                    <w:rFonts w:ascii="Times New Roman" w:hAnsi="Times New Roman"/>
                    <w:color w:val="000000"/>
                    <w:sz w:val="24"/>
                    <w:szCs w:val="24"/>
                    <w:lang w:eastAsia="en-CA"/>
                  </w:rPr>
                  <w:delText>0</w:delText>
                </w:r>
              </w:del>
            </w:ins>
          </w:p>
        </w:tc>
        <w:tc>
          <w:tcPr>
            <w:tcW w:w="1521" w:type="pct"/>
            <w:tcBorders>
              <w:top w:val="nil"/>
              <w:left w:val="nil"/>
              <w:bottom w:val="single" w:sz="12" w:space="0" w:color="auto"/>
              <w:right w:val="nil"/>
            </w:tcBorders>
            <w:shd w:val="clear" w:color="auto" w:fill="auto"/>
            <w:vAlign w:val="center"/>
            <w:hideMark/>
          </w:tcPr>
          <w:p w14:paraId="118AADD2" w14:textId="243995A6" w:rsidR="00133EEF" w:rsidRPr="00366A3B" w:rsidDel="006C6B26" w:rsidRDefault="00133EEF" w:rsidP="00752826">
            <w:pPr>
              <w:jc w:val="center"/>
              <w:rPr>
                <w:del w:id="2351" w:author="Clayton Lamb" w:date="2023-08-18T09:31:00Z"/>
                <w:rFonts w:ascii="Times New Roman" w:hAnsi="Times New Roman"/>
                <w:color w:val="000000"/>
                <w:sz w:val="24"/>
                <w:szCs w:val="24"/>
                <w:lang w:eastAsia="en-CA"/>
                <w:rPrChange w:id="2352" w:author="Clayton Lamb" w:date="2023-07-19T07:26:00Z">
                  <w:rPr>
                    <w:del w:id="2353" w:author="Clayton Lamb" w:date="2023-08-18T09:31:00Z"/>
                    <w:rFonts w:ascii="Times New Roman" w:hAnsi="Times New Roman"/>
                    <w:color w:val="000000"/>
                    <w:szCs w:val="24"/>
                    <w:lang w:eastAsia="en-CA"/>
                  </w:rPr>
                </w:rPrChange>
              </w:rPr>
            </w:pPr>
            <w:del w:id="2354" w:author="Clayton Lamb" w:date="2023-08-18T09:31:00Z">
              <w:r w:rsidRPr="00366A3B" w:rsidDel="006C6B26">
                <w:rPr>
                  <w:rFonts w:ascii="Times New Roman" w:hAnsi="Times New Roman"/>
                  <w:color w:val="000000" w:themeColor="text1"/>
                  <w:sz w:val="24"/>
                  <w:szCs w:val="24"/>
                  <w:lang w:eastAsia="en-CA"/>
                  <w:rPrChange w:id="2355" w:author="Clayton Lamb" w:date="2023-07-19T07:26:00Z">
                    <w:rPr>
                      <w:rFonts w:ascii="Times New Roman" w:hAnsi="Times New Roman"/>
                      <w:color w:val="000000" w:themeColor="text1"/>
                      <w:szCs w:val="24"/>
                      <w:lang w:eastAsia="en-CA"/>
                    </w:rPr>
                  </w:rPrChange>
                </w:rPr>
                <w:delText>0.034 (0.0009</w:delText>
              </w:r>
            </w:del>
            <w:del w:id="2356" w:author="Clayton Lamb" w:date="2023-07-14T08:17:00Z">
              <w:r w:rsidRPr="00366A3B" w:rsidDel="00D448B7">
                <w:rPr>
                  <w:rFonts w:ascii="Times New Roman" w:hAnsi="Times New Roman"/>
                  <w:color w:val="000000" w:themeColor="text1"/>
                  <w:sz w:val="24"/>
                  <w:szCs w:val="24"/>
                  <w:lang w:eastAsia="en-CA"/>
                  <w:rPrChange w:id="2357" w:author="Clayton Lamb" w:date="2023-07-19T07:26:00Z">
                    <w:rPr>
                      <w:rFonts w:ascii="Times New Roman" w:hAnsi="Times New Roman"/>
                      <w:color w:val="000000" w:themeColor="text1"/>
                      <w:szCs w:val="24"/>
                      <w:lang w:eastAsia="en-CA"/>
                    </w:rPr>
                  </w:rPrChange>
                </w:rPr>
                <w:delText>-</w:delText>
              </w:r>
            </w:del>
            <w:del w:id="2358" w:author="Clayton Lamb" w:date="2023-08-18T09:31:00Z">
              <w:r w:rsidRPr="00366A3B" w:rsidDel="006C6B26">
                <w:rPr>
                  <w:rFonts w:ascii="Times New Roman" w:hAnsi="Times New Roman"/>
                  <w:color w:val="000000" w:themeColor="text1"/>
                  <w:sz w:val="24"/>
                  <w:szCs w:val="24"/>
                  <w:lang w:eastAsia="en-CA"/>
                  <w:rPrChange w:id="2359" w:author="Clayton Lamb" w:date="2023-07-19T07:26:00Z">
                    <w:rPr>
                      <w:rFonts w:ascii="Times New Roman" w:hAnsi="Times New Roman"/>
                      <w:color w:val="000000" w:themeColor="text1"/>
                      <w:szCs w:val="24"/>
                      <w:lang w:eastAsia="en-CA"/>
                    </w:rPr>
                  </w:rPrChange>
                </w:rPr>
                <w:delText>1.00)</w:delText>
              </w:r>
            </w:del>
          </w:p>
        </w:tc>
        <w:tc>
          <w:tcPr>
            <w:tcW w:w="816" w:type="pct"/>
            <w:tcBorders>
              <w:top w:val="nil"/>
              <w:left w:val="nil"/>
              <w:bottom w:val="single" w:sz="12" w:space="0" w:color="auto"/>
              <w:right w:val="nil"/>
            </w:tcBorders>
            <w:shd w:val="clear" w:color="auto" w:fill="auto"/>
            <w:vAlign w:val="center"/>
            <w:hideMark/>
          </w:tcPr>
          <w:p w14:paraId="103AFBDA" w14:textId="206D4797" w:rsidR="00133EEF" w:rsidRPr="00366A3B" w:rsidDel="006C6B26" w:rsidRDefault="00133EEF" w:rsidP="00752826">
            <w:pPr>
              <w:rPr>
                <w:del w:id="2360" w:author="Clayton Lamb" w:date="2023-08-18T09:31:00Z"/>
                <w:rFonts w:ascii="Times New Roman" w:hAnsi="Times New Roman"/>
                <w:color w:val="000000"/>
                <w:sz w:val="24"/>
                <w:szCs w:val="24"/>
                <w:lang w:eastAsia="en-CA"/>
                <w:rPrChange w:id="2361" w:author="Clayton Lamb" w:date="2023-07-19T07:26:00Z">
                  <w:rPr>
                    <w:del w:id="2362" w:author="Clayton Lamb" w:date="2023-08-18T09:31:00Z"/>
                    <w:rFonts w:ascii="Times New Roman" w:hAnsi="Times New Roman"/>
                    <w:color w:val="000000"/>
                    <w:szCs w:val="24"/>
                    <w:lang w:eastAsia="en-CA"/>
                  </w:rPr>
                </w:rPrChange>
              </w:rPr>
            </w:pPr>
            <w:del w:id="2363" w:author="Clayton Lamb" w:date="2023-07-14T08:17:00Z">
              <w:r w:rsidRPr="00366A3B" w:rsidDel="00D448B7">
                <w:rPr>
                  <w:rFonts w:ascii="Times New Roman" w:hAnsi="Times New Roman"/>
                  <w:color w:val="000000"/>
                  <w:sz w:val="24"/>
                  <w:szCs w:val="24"/>
                  <w:lang w:eastAsia="en-CA"/>
                  <w:rPrChange w:id="2364" w:author="Clayton Lamb" w:date="2023-07-19T07:26:00Z">
                    <w:rPr>
                      <w:rFonts w:ascii="Times New Roman" w:hAnsi="Times New Roman"/>
                      <w:color w:val="000000"/>
                      <w:szCs w:val="24"/>
                      <w:lang w:eastAsia="en-CA"/>
                    </w:rPr>
                  </w:rPrChange>
                </w:rPr>
                <w:delText>-</w:delText>
              </w:r>
            </w:del>
          </w:p>
        </w:tc>
      </w:tr>
    </w:tbl>
    <w:p w14:paraId="4630C5C7" w14:textId="52EC428C" w:rsidR="00133EEF" w:rsidRPr="00366A3B" w:rsidDel="006C6B26" w:rsidRDefault="00133EEF" w:rsidP="00133EEF">
      <w:pPr>
        <w:rPr>
          <w:del w:id="2365" w:author="Clayton Lamb" w:date="2023-08-18T09:31:00Z"/>
          <w:rFonts w:ascii="Times New Roman" w:hAnsi="Times New Roman"/>
          <w:color w:val="000000" w:themeColor="text1"/>
          <w:sz w:val="24"/>
          <w:szCs w:val="24"/>
        </w:rPr>
      </w:pPr>
    </w:p>
    <w:p w14:paraId="58202B4C" w14:textId="56E0E9AD" w:rsidR="00133EEF" w:rsidRPr="00366A3B" w:rsidDel="006C6B26" w:rsidRDefault="00133EEF" w:rsidP="00133EEF">
      <w:pPr>
        <w:rPr>
          <w:del w:id="2366" w:author="Clayton Lamb" w:date="2023-08-18T09:31:00Z"/>
          <w:rFonts w:ascii="Times New Roman" w:hAnsi="Times New Roman"/>
          <w:color w:val="000000" w:themeColor="text1"/>
          <w:sz w:val="24"/>
          <w:szCs w:val="24"/>
        </w:rPr>
      </w:pPr>
      <w:del w:id="2367" w:author="Clayton Lamb" w:date="2023-08-18T09:31:00Z">
        <w:r w:rsidRPr="00366A3B" w:rsidDel="006C6B26">
          <w:rPr>
            <w:rFonts w:ascii="Times New Roman" w:hAnsi="Times New Roman"/>
            <w:color w:val="000000" w:themeColor="text1"/>
            <w:sz w:val="24"/>
            <w:szCs w:val="24"/>
          </w:rPr>
          <w:delText xml:space="preserve">* Reference range obtained from 100 caribou and reindeer samples, referenced in </w:delText>
        </w:r>
        <w:r w:rsidRPr="00366A3B" w:rsidDel="006C6B26">
          <w:rPr>
            <w:rFonts w:ascii="Times New Roman" w:hAnsi="Times New Roman"/>
            <w:color w:val="000000" w:themeColor="text1"/>
            <w:sz w:val="24"/>
            <w:szCs w:val="24"/>
          </w:rPr>
          <w:fldChar w:fldCharType="begin"/>
        </w:r>
        <w:r w:rsidRPr="00366A3B" w:rsidDel="006C6B26">
          <w:rPr>
            <w:rFonts w:ascii="Times New Roman" w:hAnsi="Times New Roman"/>
            <w:color w:val="000000" w:themeColor="text1"/>
            <w:sz w:val="24"/>
            <w:szCs w:val="24"/>
          </w:rPr>
          <w:delInstrText xml:space="preserve"> ADDIN ZOTERO_ITEM CSL_CITATION {"citationID":"jUODP1xr","properties":{"formattedCitation":"(Puls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delInstrText>
        </w:r>
        <w:r w:rsidRPr="00366A3B" w:rsidDel="006C6B26">
          <w:rPr>
            <w:rFonts w:ascii="Times New Roman" w:hAnsi="Times New Roman"/>
            <w:color w:val="000000" w:themeColor="text1"/>
            <w:sz w:val="24"/>
            <w:szCs w:val="24"/>
          </w:rPr>
          <w:fldChar w:fldCharType="separate"/>
        </w:r>
        <w:r w:rsidR="00E45298" w:rsidRPr="00366A3B" w:rsidDel="006C6B26">
          <w:rPr>
            <w:rFonts w:ascii="Times New Roman" w:hAnsi="Times New Roman"/>
            <w:noProof/>
            <w:color w:val="000000" w:themeColor="text1"/>
            <w:sz w:val="24"/>
            <w:szCs w:val="24"/>
          </w:rPr>
          <w:delText>(Puls 1994)</w:delText>
        </w:r>
        <w:r w:rsidRPr="00366A3B" w:rsidDel="006C6B26">
          <w:rPr>
            <w:rFonts w:ascii="Times New Roman" w:hAnsi="Times New Roman"/>
            <w:color w:val="000000" w:themeColor="text1"/>
            <w:sz w:val="24"/>
            <w:szCs w:val="24"/>
          </w:rPr>
          <w:fldChar w:fldCharType="end"/>
        </w:r>
        <w:r w:rsidRPr="00366A3B" w:rsidDel="006C6B26">
          <w:rPr>
            <w:rFonts w:ascii="Times New Roman" w:hAnsi="Times New Roman"/>
            <w:color w:val="000000" w:themeColor="text1"/>
            <w:sz w:val="24"/>
            <w:szCs w:val="24"/>
          </w:rPr>
          <w:delText>.</w:delText>
        </w:r>
      </w:del>
    </w:p>
    <w:p w14:paraId="42DB453B" w14:textId="0D7187B7" w:rsidR="00133EEF" w:rsidRPr="00366A3B" w:rsidDel="006C6B26" w:rsidRDefault="00133EEF" w:rsidP="00133EEF">
      <w:pPr>
        <w:pStyle w:val="BodyText2"/>
        <w:rPr>
          <w:del w:id="2368" w:author="Clayton Lamb" w:date="2023-08-18T09:31:00Z"/>
          <w:rFonts w:ascii="Times New Roman" w:hAnsi="Times New Roman"/>
          <w:sz w:val="24"/>
          <w:szCs w:val="24"/>
          <w:rPrChange w:id="2369" w:author="Clayton Lamb" w:date="2023-07-19T07:26:00Z">
            <w:rPr>
              <w:del w:id="2370" w:author="Clayton Lamb" w:date="2023-08-18T09:31:00Z"/>
              <w:rFonts w:ascii="Times New Roman" w:hAnsi="Times New Roman"/>
            </w:rPr>
          </w:rPrChange>
        </w:rPr>
      </w:pPr>
    </w:p>
    <w:p w14:paraId="43D3AEC4" w14:textId="42D29CEE" w:rsidR="00133EEF" w:rsidRPr="00366A3B" w:rsidDel="006C6B26" w:rsidRDefault="00133EEF" w:rsidP="00133EEF">
      <w:pPr>
        <w:pStyle w:val="BodyText2"/>
        <w:rPr>
          <w:del w:id="2371" w:author="Clayton Lamb" w:date="2023-08-18T09:31:00Z"/>
          <w:rFonts w:ascii="Times New Roman" w:hAnsi="Times New Roman"/>
          <w:b/>
          <w:bCs/>
          <w:sz w:val="24"/>
          <w:szCs w:val="24"/>
        </w:rPr>
      </w:pPr>
    </w:p>
    <w:p w14:paraId="6AA3C041" w14:textId="24DB3300" w:rsidR="00133EEF" w:rsidRPr="00366A3B" w:rsidDel="006C6B26" w:rsidRDefault="00133EEF" w:rsidP="00133EEF">
      <w:pPr>
        <w:pStyle w:val="BodyText2"/>
        <w:rPr>
          <w:del w:id="2372" w:author="Clayton Lamb" w:date="2023-08-18T09:31:00Z"/>
          <w:rFonts w:ascii="Times New Roman" w:hAnsi="Times New Roman"/>
          <w:b/>
          <w:bCs/>
          <w:sz w:val="24"/>
          <w:szCs w:val="24"/>
        </w:rPr>
      </w:pPr>
    </w:p>
    <w:p w14:paraId="36C1C1AF" w14:textId="084046FE" w:rsidR="00133EEF" w:rsidRPr="00366A3B" w:rsidDel="006C6B26" w:rsidRDefault="00133EEF" w:rsidP="00133EEF">
      <w:pPr>
        <w:pStyle w:val="BodyText2"/>
        <w:rPr>
          <w:del w:id="2373" w:author="Clayton Lamb" w:date="2023-08-18T09:31:00Z"/>
          <w:rFonts w:ascii="Times New Roman" w:hAnsi="Times New Roman"/>
          <w:b/>
          <w:bCs/>
          <w:sz w:val="24"/>
          <w:szCs w:val="24"/>
        </w:rPr>
      </w:pPr>
    </w:p>
    <w:p w14:paraId="2D965868" w14:textId="24F03666" w:rsidR="00133EEF" w:rsidRPr="00366A3B" w:rsidDel="006C6B26" w:rsidRDefault="00133EEF" w:rsidP="00133EEF">
      <w:pPr>
        <w:pStyle w:val="BodyText2"/>
        <w:rPr>
          <w:del w:id="2374" w:author="Clayton Lamb" w:date="2023-08-18T09:31:00Z"/>
          <w:rFonts w:ascii="Times New Roman" w:hAnsi="Times New Roman"/>
          <w:b/>
          <w:bCs/>
          <w:sz w:val="24"/>
          <w:szCs w:val="24"/>
        </w:rPr>
      </w:pPr>
    </w:p>
    <w:p w14:paraId="18EB2B44" w14:textId="2E639C68" w:rsidR="00133EEF" w:rsidRPr="00366A3B" w:rsidDel="006C6B26" w:rsidRDefault="00133EEF" w:rsidP="00133EEF">
      <w:pPr>
        <w:pStyle w:val="BodyText2"/>
        <w:rPr>
          <w:del w:id="2375" w:author="Clayton Lamb" w:date="2023-08-18T09:31:00Z"/>
          <w:rFonts w:ascii="Times New Roman" w:hAnsi="Times New Roman"/>
          <w:b/>
          <w:bCs/>
          <w:sz w:val="24"/>
          <w:szCs w:val="24"/>
        </w:rPr>
      </w:pPr>
    </w:p>
    <w:p w14:paraId="713890C5" w14:textId="3E7401D8" w:rsidR="00133EEF" w:rsidRPr="00366A3B" w:rsidDel="006C6B26" w:rsidRDefault="00133EEF" w:rsidP="00133EEF">
      <w:pPr>
        <w:pStyle w:val="BodyText2"/>
        <w:rPr>
          <w:del w:id="2376" w:author="Clayton Lamb" w:date="2023-08-18T09:31:00Z"/>
          <w:rFonts w:ascii="Times New Roman" w:hAnsi="Times New Roman"/>
          <w:b/>
          <w:bCs/>
          <w:sz w:val="24"/>
          <w:szCs w:val="24"/>
        </w:rPr>
      </w:pPr>
    </w:p>
    <w:p w14:paraId="6BC8CC00" w14:textId="0377A0ED" w:rsidR="00133EEF" w:rsidRPr="00366A3B" w:rsidDel="006C6B26" w:rsidRDefault="00133EEF" w:rsidP="00133EEF">
      <w:pPr>
        <w:pStyle w:val="BodyText2"/>
        <w:rPr>
          <w:del w:id="2377" w:author="Clayton Lamb" w:date="2023-08-18T09:31:00Z"/>
          <w:rFonts w:ascii="Times New Roman" w:hAnsi="Times New Roman"/>
          <w:b/>
          <w:bCs/>
          <w:sz w:val="24"/>
          <w:szCs w:val="24"/>
        </w:rPr>
      </w:pPr>
    </w:p>
    <w:p w14:paraId="150B6F3F" w14:textId="1F655554" w:rsidR="00133EEF" w:rsidRPr="00366A3B" w:rsidDel="006C6B26" w:rsidRDefault="00133EEF" w:rsidP="00133EEF">
      <w:pPr>
        <w:pStyle w:val="BodyText2"/>
        <w:rPr>
          <w:del w:id="2378" w:author="Clayton Lamb" w:date="2023-08-18T09:31:00Z"/>
          <w:rFonts w:ascii="Times New Roman" w:hAnsi="Times New Roman"/>
          <w:b/>
          <w:bCs/>
          <w:sz w:val="24"/>
          <w:szCs w:val="24"/>
        </w:rPr>
      </w:pPr>
    </w:p>
    <w:p w14:paraId="0169C35A" w14:textId="0D8737F5" w:rsidR="00133EEF" w:rsidRPr="00366A3B" w:rsidDel="006C6B26" w:rsidRDefault="00133EEF" w:rsidP="00133EEF">
      <w:pPr>
        <w:pStyle w:val="BodyText2"/>
        <w:rPr>
          <w:del w:id="2379" w:author="Clayton Lamb" w:date="2023-08-18T09:31:00Z"/>
          <w:rFonts w:ascii="Times New Roman" w:hAnsi="Times New Roman"/>
          <w:b/>
          <w:bCs/>
          <w:sz w:val="24"/>
          <w:szCs w:val="24"/>
        </w:rPr>
      </w:pPr>
    </w:p>
    <w:p w14:paraId="12A3C2AF" w14:textId="1B8C3387"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Figures</w:t>
      </w:r>
    </w:p>
    <w:p w14:paraId="3ED7CC35" w14:textId="31F869B0" w:rsidR="00133EEF" w:rsidRPr="00366A3B" w:rsidRDefault="00133EEF" w:rsidP="00133EEF">
      <w:pPr>
        <w:pStyle w:val="BodyT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624A523A" wp14:editId="5841792C">
            <wp:extent cx="3848986" cy="5125943"/>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5966" cy="5215145"/>
                    </a:xfrm>
                    <a:prstGeom prst="rect">
                      <a:avLst/>
                    </a:prstGeom>
                  </pic:spPr>
                </pic:pic>
              </a:graphicData>
            </a:graphic>
          </wp:inline>
        </w:drawing>
      </w:r>
    </w:p>
    <w:p w14:paraId="77C1D661" w14:textId="4B0D6971" w:rsidR="00133EEF" w:rsidRPr="00366A3B" w:rsidRDefault="00133EEF" w:rsidP="00133EEF">
      <w:pPr>
        <w:pStyle w:val="Caption"/>
        <w:spacing w:line="480" w:lineRule="auto"/>
        <w:rPr>
          <w:rFonts w:ascii="Times New Roman" w:hAnsi="Times New Roman"/>
          <w:color w:val="000000" w:themeColor="text1"/>
          <w:szCs w:val="24"/>
        </w:rPr>
      </w:pPr>
      <w:bookmarkStart w:id="2380" w:name="_Ref8294931"/>
      <w:bookmarkStart w:id="2381" w:name="_Toc13047672"/>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color w:val="000000" w:themeColor="text1"/>
          <w:szCs w:val="24"/>
        </w:rPr>
        <w:fldChar w:fldCharType="end"/>
      </w:r>
      <w:bookmarkEnd w:id="2380"/>
      <w:r w:rsidRPr="00366A3B">
        <w:rPr>
          <w:rFonts w:ascii="Times New Roman" w:hAnsi="Times New Roman"/>
          <w:color w:val="000000" w:themeColor="text1"/>
          <w:szCs w:val="24"/>
        </w:rPr>
        <w:t xml:space="preserve">. Location of the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subpopulation range and two maternity pens in northern British Columbia.</w:t>
      </w:r>
      <w:bookmarkEnd w:id="2381"/>
      <w:r w:rsidRPr="00366A3B">
        <w:rPr>
          <w:rFonts w:ascii="Times New Roman" w:hAnsi="Times New Roman"/>
          <w:b/>
          <w:bCs/>
          <w:color w:val="000000" w:themeColor="text1"/>
          <w:szCs w:val="24"/>
        </w:rPr>
        <w:t xml:space="preserve"> </w:t>
      </w:r>
      <w:r w:rsidRPr="00366A3B">
        <w:rPr>
          <w:rFonts w:ascii="Times New Roman" w:hAnsi="Times New Roman"/>
          <w:color w:val="000000" w:themeColor="text1"/>
          <w:szCs w:val="24"/>
        </w:rPr>
        <w:t xml:space="preserve">We used samples from caribou in the BC Boreal and </w:t>
      </w:r>
      <w:proofErr w:type="spellStart"/>
      <w:r w:rsidRPr="00366A3B">
        <w:rPr>
          <w:rFonts w:ascii="Times New Roman" w:hAnsi="Times New Roman"/>
          <w:color w:val="000000" w:themeColor="text1"/>
          <w:szCs w:val="24"/>
        </w:rPr>
        <w:t>Omineca</w:t>
      </w:r>
      <w:proofErr w:type="spellEnd"/>
      <w:r w:rsidRPr="00366A3B">
        <w:rPr>
          <w:rFonts w:ascii="Times New Roman" w:hAnsi="Times New Roman"/>
          <w:color w:val="000000" w:themeColor="text1"/>
          <w:szCs w:val="24"/>
        </w:rPr>
        <w:t xml:space="preserve"> Northern Caribou Project (ONCP) subpopulations as to compare our results to. The location of these subpopulations is shown in the inset.</w:t>
      </w:r>
      <w:ins w:id="2382" w:author="Clayton Lamb" w:date="2023-08-18T10:42:00Z">
        <w:r w:rsidR="00FA1A79">
          <w:rPr>
            <w:rFonts w:ascii="Times New Roman" w:hAnsi="Times New Roman"/>
            <w:color w:val="000000" w:themeColor="text1"/>
            <w:szCs w:val="24"/>
          </w:rPr>
          <w:t xml:space="preserve"> Currently unoccupied historic low elevation winter range shown with hat</w:t>
        </w:r>
      </w:ins>
      <w:ins w:id="2383" w:author="Clayton Lamb" w:date="2023-08-18T10:43:00Z">
        <w:r w:rsidR="00FA1A79">
          <w:rPr>
            <w:rFonts w:ascii="Times New Roman" w:hAnsi="Times New Roman"/>
            <w:color w:val="000000" w:themeColor="text1"/>
            <w:szCs w:val="24"/>
          </w:rPr>
          <w:t xml:space="preserve">ching </w:t>
        </w:r>
      </w:ins>
      <w:r w:rsidR="00FA1A79">
        <w:rPr>
          <w:rFonts w:ascii="Times New Roman" w:hAnsi="Times New Roman"/>
          <w:color w:val="000000" w:themeColor="text1"/>
          <w:szCs w:val="24"/>
        </w:rPr>
        <w:fldChar w:fldCharType="begin"/>
      </w:r>
      <w:r w:rsidR="00FA1A79">
        <w:rPr>
          <w:rFonts w:ascii="Times New Roman" w:hAnsi="Times New Roman"/>
          <w:color w:val="000000" w:themeColor="text1"/>
          <w:szCs w:val="24"/>
        </w:rPr>
        <w:instrText xml:space="preserve"> ADDIN ZOTERO_ITEM CSL_CITATION {"citationID":"xyAFSuwp","properties":{"formattedCitation":"(West Moberly First Nations 2014)","plainCitation":"(West Moberly First Nations 2014)","noteIndex":0},"citationItems":[{"id":4801,"uris":["http://zotero.org/users/6749014/items/PM82IIPH"],"itemData":{"id":4801,"type":"report","event-place":"Moberly Lake, BC","page":"32","publisher-place":"Moberly Lake, BC","title":"Population and Distribution Objectives and Identification of Critical Habitat for Seven Herds of Woodland Caribou in the South Peace Area of British Columbia","author":[{"literal":"West Moberly First Nations"}],"issued":{"date-parts":[["2014"]]}}}],"schema":"https://github.com/citation-style-language/schema/raw/master/csl-citation.json"} </w:instrText>
      </w:r>
      <w:r w:rsidR="00FA1A79">
        <w:rPr>
          <w:rFonts w:ascii="Times New Roman" w:hAnsi="Times New Roman"/>
          <w:color w:val="000000" w:themeColor="text1"/>
          <w:szCs w:val="24"/>
        </w:rPr>
        <w:fldChar w:fldCharType="separate"/>
      </w:r>
      <w:r w:rsidR="00FA1A79">
        <w:rPr>
          <w:rFonts w:ascii="Times New Roman" w:hAnsi="Times New Roman"/>
          <w:noProof/>
          <w:color w:val="000000" w:themeColor="text1"/>
          <w:szCs w:val="24"/>
        </w:rPr>
        <w:t>(West Moberly First Nations 2014)</w:t>
      </w:r>
      <w:r w:rsidR="00FA1A79">
        <w:rPr>
          <w:rFonts w:ascii="Times New Roman" w:hAnsi="Times New Roman"/>
          <w:color w:val="000000" w:themeColor="text1"/>
          <w:szCs w:val="24"/>
        </w:rPr>
        <w:fldChar w:fldCharType="end"/>
      </w:r>
      <w:ins w:id="2384" w:author="Clayton Lamb" w:date="2023-08-18T10:43:00Z">
        <w:r w:rsidR="00FA1A79">
          <w:rPr>
            <w:rFonts w:ascii="Times New Roman" w:hAnsi="Times New Roman"/>
            <w:color w:val="000000" w:themeColor="text1"/>
            <w:szCs w:val="24"/>
          </w:rPr>
          <w:t xml:space="preserve">. </w:t>
        </w:r>
      </w:ins>
      <w:ins w:id="2385" w:author="Clayton Lamb" w:date="2023-08-18T10:50:00Z">
        <w:r w:rsidR="00FA1A79">
          <w:rPr>
            <w:rFonts w:ascii="Times New Roman" w:hAnsi="Times New Roman"/>
            <w:color w:val="000000" w:themeColor="text1"/>
            <w:szCs w:val="24"/>
          </w:rPr>
          <w:t>Full historic range would</w:t>
        </w:r>
      </w:ins>
      <w:ins w:id="2386" w:author="Clayton Lamb" w:date="2023-08-18T10:51:00Z">
        <w:r w:rsidR="00FA1A79">
          <w:rPr>
            <w:rFonts w:ascii="Times New Roman" w:hAnsi="Times New Roman"/>
            <w:color w:val="000000" w:themeColor="text1"/>
            <w:szCs w:val="24"/>
          </w:rPr>
          <w:t xml:space="preserve"> likely have extended throughout the map extent </w:t>
        </w:r>
        <w:proofErr w:type="gramStart"/>
        <w:r w:rsidR="00FA1A79">
          <w:rPr>
            <w:rFonts w:ascii="Times New Roman" w:hAnsi="Times New Roman"/>
            <w:color w:val="000000" w:themeColor="text1"/>
            <w:szCs w:val="24"/>
          </w:rPr>
          <w:t>and also</w:t>
        </w:r>
        <w:proofErr w:type="gramEnd"/>
        <w:r w:rsidR="00FA1A79">
          <w:rPr>
            <w:rFonts w:ascii="Times New Roman" w:hAnsi="Times New Roman"/>
            <w:color w:val="000000" w:themeColor="text1"/>
            <w:szCs w:val="24"/>
          </w:rPr>
          <w:t xml:space="preserve"> included the now flooded habitat under Williston Reservoir. </w:t>
        </w:r>
      </w:ins>
      <w:ins w:id="2387" w:author="Clayton Lamb" w:date="2023-08-18T10:43:00Z">
        <w:r w:rsidR="00FA1A79">
          <w:rPr>
            <w:rFonts w:ascii="Times New Roman" w:hAnsi="Times New Roman"/>
            <w:color w:val="000000" w:themeColor="text1"/>
            <w:szCs w:val="24"/>
          </w:rPr>
          <w:t xml:space="preserve">We use the subpopulations to denote the </w:t>
        </w:r>
      </w:ins>
      <w:ins w:id="2388" w:author="Clayton Lamb" w:date="2023-08-18T10:44:00Z">
        <w:r w:rsidR="00FA1A79">
          <w:rPr>
            <w:rFonts w:ascii="Times New Roman" w:hAnsi="Times New Roman"/>
            <w:color w:val="000000" w:themeColor="text1"/>
            <w:szCs w:val="24"/>
          </w:rPr>
          <w:t xml:space="preserve">different areas caribou are currently using as </w:t>
        </w:r>
        <w:r w:rsidR="00FA1A79">
          <w:rPr>
            <w:rFonts w:ascii="Times New Roman" w:hAnsi="Times New Roman"/>
            <w:color w:val="000000" w:themeColor="text1"/>
            <w:szCs w:val="24"/>
          </w:rPr>
          <w:lastRenderedPageBreak/>
          <w:t xml:space="preserve">distinct </w:t>
        </w:r>
      </w:ins>
      <w:ins w:id="2389" w:author="Clayton Lamb" w:date="2023-08-18T10:46:00Z">
        <w:r w:rsidR="00FA1A79">
          <w:rPr>
            <w:rFonts w:ascii="Times New Roman" w:hAnsi="Times New Roman"/>
            <w:color w:val="000000" w:themeColor="text1"/>
            <w:szCs w:val="24"/>
          </w:rPr>
          <w:t>groups but</w:t>
        </w:r>
      </w:ins>
      <w:ins w:id="2390" w:author="Clayton Lamb" w:date="2023-08-18T10:44:00Z">
        <w:r w:rsidR="00FA1A79">
          <w:rPr>
            <w:rFonts w:ascii="Times New Roman" w:hAnsi="Times New Roman"/>
            <w:color w:val="000000" w:themeColor="text1"/>
            <w:szCs w:val="24"/>
          </w:rPr>
          <w:t xml:space="preserve"> acknowledge that caribou historically were not divisible into these discrete areas and even today there is </w:t>
        </w:r>
      </w:ins>
      <w:ins w:id="2391" w:author="Clayton Lamb" w:date="2023-08-18T10:45:00Z">
        <w:r w:rsidR="00FA1A79">
          <w:rPr>
            <w:rFonts w:ascii="Times New Roman" w:hAnsi="Times New Roman"/>
            <w:color w:val="000000" w:themeColor="text1"/>
            <w:szCs w:val="24"/>
          </w:rPr>
          <w:t xml:space="preserve">movement between these </w:t>
        </w:r>
      </w:ins>
      <w:ins w:id="2392" w:author="Clayton Lamb" w:date="2023-08-18T10:46:00Z">
        <w:r w:rsidR="00FA1A79">
          <w:rPr>
            <w:rFonts w:ascii="Times New Roman" w:hAnsi="Times New Roman"/>
            <w:color w:val="000000" w:themeColor="text1"/>
            <w:szCs w:val="24"/>
          </w:rPr>
          <w:t>areas,</w:t>
        </w:r>
      </w:ins>
      <w:ins w:id="2393" w:author="Clayton Lamb" w:date="2023-08-18T10:45:00Z">
        <w:r w:rsidR="00FA1A79">
          <w:rPr>
            <w:rFonts w:ascii="Times New Roman" w:hAnsi="Times New Roman"/>
            <w:color w:val="000000" w:themeColor="text1"/>
            <w:szCs w:val="24"/>
          </w:rPr>
          <w:t xml:space="preserve"> and </w:t>
        </w:r>
      </w:ins>
      <w:ins w:id="2394" w:author="Clayton Lamb" w:date="2023-08-18T10:46:00Z">
        <w:r w:rsidR="00FA1A79">
          <w:rPr>
            <w:rFonts w:ascii="Times New Roman" w:hAnsi="Times New Roman"/>
            <w:color w:val="000000" w:themeColor="text1"/>
            <w:szCs w:val="24"/>
          </w:rPr>
          <w:t>these subpopulations</w:t>
        </w:r>
      </w:ins>
      <w:ins w:id="2395" w:author="Clayton Lamb" w:date="2023-08-18T10:45:00Z">
        <w:r w:rsidR="00FA1A79">
          <w:rPr>
            <w:rFonts w:ascii="Times New Roman" w:hAnsi="Times New Roman"/>
            <w:color w:val="000000" w:themeColor="text1"/>
            <w:szCs w:val="24"/>
          </w:rPr>
          <w:t xml:space="preserve"> will likely become </w:t>
        </w:r>
      </w:ins>
      <w:ins w:id="2396" w:author="Clayton Lamb" w:date="2023-08-18T10:46:00Z">
        <w:r w:rsidR="00FA1A79">
          <w:rPr>
            <w:rFonts w:ascii="Times New Roman" w:hAnsi="Times New Roman"/>
            <w:color w:val="000000" w:themeColor="text1"/>
            <w:szCs w:val="24"/>
          </w:rPr>
          <w:t>less discrete</w:t>
        </w:r>
      </w:ins>
      <w:ins w:id="2397" w:author="Clayton Lamb" w:date="2023-08-18T10:45:00Z">
        <w:r w:rsidR="00FA1A79">
          <w:rPr>
            <w:rFonts w:ascii="Times New Roman" w:hAnsi="Times New Roman"/>
            <w:color w:val="000000" w:themeColor="text1"/>
            <w:szCs w:val="24"/>
          </w:rPr>
          <w:t xml:space="preserve"> as populations recover in abundance.</w:t>
        </w:r>
      </w:ins>
      <w:ins w:id="2398" w:author="Clayton Lamb" w:date="2023-08-18T10:50:00Z">
        <w:r w:rsidR="00FA1A79">
          <w:rPr>
            <w:rFonts w:ascii="Times New Roman" w:hAnsi="Times New Roman"/>
            <w:color w:val="000000" w:themeColor="text1"/>
            <w:szCs w:val="24"/>
          </w:rPr>
          <w:t xml:space="preserve"> </w:t>
        </w:r>
      </w:ins>
    </w:p>
    <w:p w14:paraId="229A99A4" w14:textId="77777777" w:rsidR="00133EEF" w:rsidRPr="00366A3B" w:rsidRDefault="00133EEF" w:rsidP="00133EEF">
      <w:pPr>
        <w:spacing w:line="480" w:lineRule="auto"/>
        <w:ind w:firstLine="360"/>
        <w:rPr>
          <w:rFonts w:ascii="Times New Roman" w:hAnsi="Times New Roman"/>
          <w:color w:val="000000" w:themeColor="text1"/>
          <w:sz w:val="24"/>
          <w:szCs w:val="24"/>
        </w:rPr>
      </w:pPr>
    </w:p>
    <w:p w14:paraId="2004EFC3" w14:textId="2AB3BCEF" w:rsidR="00133EEF" w:rsidRPr="00366A3B" w:rsidRDefault="00133EEF" w:rsidP="00133EEF">
      <w:pPr>
        <w:pStyle w:val="BodyText"/>
        <w:keepNext/>
        <w:spacing w:line="480" w:lineRule="auto"/>
        <w:ind w:hanging="1276"/>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16E13893" wp14:editId="52A778D9">
            <wp:extent cx="7047183" cy="4698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7183" cy="4698122"/>
                    </a:xfrm>
                    <a:prstGeom prst="rect">
                      <a:avLst/>
                    </a:prstGeom>
                  </pic:spPr>
                </pic:pic>
              </a:graphicData>
            </a:graphic>
          </wp:inline>
        </w:drawing>
      </w:r>
    </w:p>
    <w:p w14:paraId="786ED4BE" w14:textId="40FA3B2D" w:rsidR="00133EEF" w:rsidRPr="00366A3B" w:rsidRDefault="00133EEF" w:rsidP="00133EEF">
      <w:pPr>
        <w:spacing w:line="480" w:lineRule="auto"/>
        <w:rPr>
          <w:rFonts w:ascii="Times New Roman" w:hAnsi="Times New Roman"/>
          <w:sz w:val="24"/>
          <w:szCs w:val="24"/>
        </w:rPr>
      </w:pPr>
      <w:bookmarkStart w:id="2399" w:name="_Ref98428584"/>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2</w:t>
      </w:r>
      <w:r w:rsidRPr="00366A3B">
        <w:rPr>
          <w:rFonts w:ascii="Times New Roman" w:hAnsi="Times New Roman"/>
          <w:sz w:val="24"/>
          <w:szCs w:val="24"/>
        </w:rPr>
        <w:fldChar w:fldCharType="end"/>
      </w:r>
      <w:bookmarkEnd w:id="2399"/>
      <w:r w:rsidRPr="00366A3B">
        <w:rPr>
          <w:rFonts w:ascii="Times New Roman" w:hAnsi="Times New Roman"/>
          <w:sz w:val="24"/>
          <w:szCs w:val="24"/>
        </w:rPr>
        <w:t xml:space="preserve">. A) Serum trace mineral levels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(in blue) compared to nearby mountain caribou subpopulations and BC boreal caribou from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{"citationID":"DiXDCmzM","properties":{"formattedCitation":"(Bondo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(Bondo et al. 2019)</w:t>
      </w:r>
      <w:r w:rsidRPr="00366A3B">
        <w:rPr>
          <w:rFonts w:ascii="Times New Roman" w:hAnsi="Times New Roman"/>
          <w:sz w:val="24"/>
          <w:szCs w:val="24"/>
        </w:rPr>
        <w:fldChar w:fldCharType="end"/>
      </w:r>
      <w:r w:rsidRPr="00366A3B">
        <w:rPr>
          <w:rFonts w:ascii="Times New Roman" w:hAnsi="Times New Roman"/>
          <w:sz w:val="24"/>
          <w:szCs w:val="24"/>
        </w:rPr>
        <w:t xml:space="preserve"> (in pink). Shaded regions for Cu, Se, and Zu represent the reference ranges for 100 caribou and reindeer reported in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{"citationID":"rB8SfvvI","properties":{"formattedCitation":"(Puls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(Puls 1994)</w:t>
      </w:r>
      <w:r w:rsidRPr="00366A3B">
        <w:rPr>
          <w:rFonts w:ascii="Times New Roman" w:hAnsi="Times New Roman"/>
          <w:sz w:val="24"/>
          <w:szCs w:val="24"/>
        </w:rPr>
        <w:fldChar w:fldCharType="end"/>
      </w:r>
      <w:r w:rsidRPr="00366A3B">
        <w:rPr>
          <w:rFonts w:ascii="Times New Roman" w:hAnsi="Times New Roman"/>
          <w:sz w:val="24"/>
          <w:szCs w:val="24"/>
        </w:rPr>
        <w:t xml:space="preserve">. B) estimated coefficients and 95% confidence intervals from a generalized linear model. All subpopulation values were </w:t>
      </w:r>
      <w:r w:rsidRPr="00366A3B">
        <w:rPr>
          <w:rFonts w:ascii="Times New Roman" w:hAnsi="Times New Roman"/>
          <w:sz w:val="24"/>
          <w:szCs w:val="24"/>
        </w:rPr>
        <w:lastRenderedPageBreak/>
        <w:t xml:space="preserve">modelled relative to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thus values above 0 had higher levels than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and below 0 had lower levels.</w:t>
      </w:r>
    </w:p>
    <w:p w14:paraId="4EE4731C" w14:textId="0EDA2BC8" w:rsidR="00133EEF" w:rsidRPr="00366A3B" w:rsidRDefault="00133EEF" w:rsidP="00133EEF">
      <w:pPr>
        <w:pStyle w:val="BodyText"/>
        <w:keepNext/>
        <w:spacing w:line="480" w:lineRule="auto"/>
        <w:ind w:hanging="1418"/>
        <w:jc w:val="left"/>
        <w:rPr>
          <w:rFonts w:ascii="Times New Roman" w:hAnsi="Times New Roman"/>
          <w:color w:val="000000" w:themeColor="text1"/>
          <w:sz w:val="24"/>
          <w:szCs w:val="24"/>
        </w:rPr>
      </w:pPr>
      <w:commentRangeStart w:id="2400"/>
      <w:commentRangeStart w:id="2401"/>
      <w:r w:rsidRPr="00366A3B">
        <w:rPr>
          <w:rFonts w:ascii="Times New Roman" w:hAnsi="Times New Roman"/>
          <w:noProof/>
          <w:color w:val="000000" w:themeColor="text1"/>
          <w:sz w:val="24"/>
          <w:szCs w:val="24"/>
          <w:lang w:eastAsia="en-CA"/>
        </w:rPr>
        <w:drawing>
          <wp:inline distT="0" distB="0" distL="0" distR="0" wp14:anchorId="248F2829" wp14:editId="5C28C065">
            <wp:extent cx="7113546" cy="5820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3546" cy="5820174"/>
                    </a:xfrm>
                    <a:prstGeom prst="rect">
                      <a:avLst/>
                    </a:prstGeom>
                  </pic:spPr>
                </pic:pic>
              </a:graphicData>
            </a:graphic>
          </wp:inline>
        </w:drawing>
      </w:r>
      <w:commentRangeEnd w:id="2400"/>
      <w:r w:rsidR="00310BB2" w:rsidRPr="00366A3B">
        <w:rPr>
          <w:rStyle w:val="CommentReference"/>
          <w:rFonts w:ascii="Times New Roman" w:hAnsi="Times New Roman"/>
          <w:sz w:val="24"/>
          <w:szCs w:val="24"/>
          <w:rPrChange w:id="2402" w:author="Clayton Lamb" w:date="2023-07-19T07:26:00Z">
            <w:rPr>
              <w:rStyle w:val="CommentReference"/>
              <w:rFonts w:ascii="Garamond" w:hAnsi="Garamond"/>
            </w:rPr>
          </w:rPrChange>
        </w:rPr>
        <w:commentReference w:id="2400"/>
      </w:r>
      <w:commentRangeEnd w:id="2401"/>
      <w:r w:rsidR="00F75607">
        <w:rPr>
          <w:rStyle w:val="CommentReference"/>
          <w:rFonts w:ascii="Garamond" w:hAnsi="Garamond"/>
        </w:rPr>
        <w:commentReference w:id="2401"/>
      </w:r>
    </w:p>
    <w:p w14:paraId="2D20DD34" w14:textId="5735E5EC" w:rsidR="00133EEF" w:rsidRPr="00366A3B" w:rsidRDefault="00133EEF" w:rsidP="00133EEF">
      <w:pPr>
        <w:spacing w:line="480" w:lineRule="auto"/>
        <w:rPr>
          <w:ins w:id="2403" w:author="Clayton Lamb" w:date="2023-07-13T14:37:00Z"/>
          <w:rFonts w:ascii="Times New Roman" w:hAnsi="Times New Roman"/>
          <w:sz w:val="24"/>
          <w:szCs w:val="24"/>
        </w:rPr>
      </w:pPr>
      <w:bookmarkStart w:id="2404" w:name="_Ref98428710"/>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3</w:t>
      </w:r>
      <w:r w:rsidRPr="00366A3B">
        <w:rPr>
          <w:rFonts w:ascii="Times New Roman" w:hAnsi="Times New Roman"/>
          <w:sz w:val="24"/>
          <w:szCs w:val="24"/>
        </w:rPr>
        <w:fldChar w:fldCharType="end"/>
      </w:r>
      <w:bookmarkEnd w:id="2404"/>
      <w:r w:rsidRPr="00366A3B">
        <w:rPr>
          <w:rFonts w:ascii="Times New Roman" w:hAnsi="Times New Roman"/>
          <w:sz w:val="24"/>
          <w:szCs w:val="24"/>
        </w:rPr>
        <w:t xml:space="preserve">. A) Spring reproductive outcomes and serum trace mineral levels measured in March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B) Annual trends in trace minerals for penned and free-ranging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values for individuals sampled in multiple years are </w:t>
      </w:r>
      <w:r w:rsidRPr="00366A3B">
        <w:rPr>
          <w:rFonts w:ascii="Times New Roman" w:hAnsi="Times New Roman"/>
          <w:sz w:val="24"/>
          <w:szCs w:val="24"/>
        </w:rPr>
        <w:lastRenderedPageBreak/>
        <w:t>connected by a line, C) Estimates and 95% confidence intervals for covariates fit to each trace mineral in a linear model.</w:t>
      </w:r>
    </w:p>
    <w:p w14:paraId="58367D2F" w14:textId="0ECCEBCC" w:rsidR="009E2A79" w:rsidRPr="00366A3B" w:rsidRDefault="009E2A79" w:rsidP="009E2A79">
      <w:pPr>
        <w:pStyle w:val="BodyText"/>
        <w:keepNext/>
        <w:spacing w:line="480" w:lineRule="auto"/>
        <w:jc w:val="left"/>
        <w:rPr>
          <w:ins w:id="2405" w:author="Clayton Lamb" w:date="2023-07-13T14:37:00Z"/>
          <w:rFonts w:ascii="Times New Roman" w:hAnsi="Times New Roman"/>
          <w:color w:val="000000" w:themeColor="text1"/>
          <w:sz w:val="24"/>
          <w:szCs w:val="24"/>
        </w:rPr>
      </w:pPr>
      <w:ins w:id="2406" w:author="Clayton Lamb" w:date="2023-07-13T14:37:00Z">
        <w:r w:rsidRPr="00366A3B">
          <w:rPr>
            <w:rFonts w:ascii="Times New Roman" w:hAnsi="Times New Roman"/>
            <w:noProof/>
            <w:color w:val="000000" w:themeColor="text1"/>
            <w:sz w:val="24"/>
            <w:szCs w:val="24"/>
            <w:lang w:eastAsia="en-CA"/>
          </w:rPr>
          <w:drawing>
            <wp:inline distT="0" distB="0" distL="0" distR="0" wp14:anchorId="276983A0" wp14:editId="15EB6B44">
              <wp:extent cx="3585784" cy="6275123"/>
              <wp:effectExtent l="0" t="0" r="0" b="0"/>
              <wp:docPr id="1297826137" name="Picture 12978261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6137" name="Picture 1297826137"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ins>
    </w:p>
    <w:p w14:paraId="3D6D5BDA" w14:textId="4808EABE" w:rsidR="009E2A79" w:rsidRPr="00366A3B" w:rsidRDefault="009E2A79" w:rsidP="009E2A79">
      <w:pPr>
        <w:pStyle w:val="Caption"/>
        <w:spacing w:line="480" w:lineRule="auto"/>
        <w:rPr>
          <w:ins w:id="2407" w:author="Clayton Lamb" w:date="2023-07-13T14:37:00Z"/>
          <w:rFonts w:ascii="Times New Roman" w:hAnsi="Times New Roman"/>
          <w:color w:val="000000" w:themeColor="text1"/>
          <w:szCs w:val="24"/>
        </w:rPr>
      </w:pPr>
      <w:bookmarkStart w:id="2408" w:name="_Ref140151797"/>
      <w:ins w:id="2409" w:author="Clayton Lamb" w:date="2023-07-13T14:37:00Z">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ns w:id="2410" w:author="Clayton Lamb" w:date="2023-07-13T14:41:00Z">
        <w:r w:rsidR="000754F2" w:rsidRPr="00366A3B">
          <w:rPr>
            <w:rFonts w:ascii="Times New Roman" w:hAnsi="Times New Roman"/>
            <w:noProof/>
            <w:color w:val="000000" w:themeColor="text1"/>
            <w:szCs w:val="24"/>
          </w:rPr>
          <w:t>4</w:t>
        </w:r>
      </w:ins>
      <w:ins w:id="2411" w:author="Clayton Lamb" w:date="2023-07-13T14:37:00Z">
        <w:r w:rsidRPr="00366A3B">
          <w:rPr>
            <w:rFonts w:ascii="Times New Roman" w:hAnsi="Times New Roman"/>
            <w:noProof/>
            <w:color w:val="000000" w:themeColor="text1"/>
            <w:szCs w:val="24"/>
          </w:rPr>
          <w:fldChar w:fldCharType="end"/>
        </w:r>
        <w:bookmarkEnd w:id="2408"/>
        <w:r w:rsidRPr="00366A3B">
          <w:rPr>
            <w:rFonts w:ascii="Times New Roman" w:hAnsi="Times New Roman"/>
            <w:color w:val="000000" w:themeColor="text1"/>
            <w:szCs w:val="24"/>
          </w:rPr>
          <w:t xml:space="preserve">. Fecal glucocorticoid metabolites and nitrogen levels collected between April and July for penned and free-ranging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between 2016</w:t>
        </w:r>
      </w:ins>
      <w:ins w:id="2412" w:author="Clayton Lamb" w:date="2023-07-14T08:17:00Z">
        <w:r w:rsidR="00D448B7" w:rsidRPr="00366A3B">
          <w:rPr>
            <w:rFonts w:ascii="Times New Roman" w:hAnsi="Times New Roman"/>
            <w:color w:val="000000" w:themeColor="text1"/>
            <w:szCs w:val="24"/>
          </w:rPr>
          <w:t>–</w:t>
        </w:r>
      </w:ins>
      <w:ins w:id="2413" w:author="Clayton Lamb" w:date="2023-07-13T14:37:00Z">
        <w:r w:rsidRPr="00366A3B">
          <w:rPr>
            <w:rFonts w:ascii="Times New Roman" w:hAnsi="Times New Roman"/>
            <w:color w:val="000000" w:themeColor="text1"/>
            <w:szCs w:val="24"/>
          </w:rPr>
          <w:t>2019.</w:t>
        </w:r>
      </w:ins>
    </w:p>
    <w:p w14:paraId="69008F12" w14:textId="77777777" w:rsidR="009E2A79" w:rsidRPr="00366A3B" w:rsidRDefault="009E2A79" w:rsidP="00133EEF">
      <w:pPr>
        <w:spacing w:line="480" w:lineRule="auto"/>
        <w:rPr>
          <w:rFonts w:ascii="Times New Roman" w:hAnsi="Times New Roman"/>
          <w:sz w:val="24"/>
          <w:szCs w:val="24"/>
        </w:rPr>
      </w:pPr>
    </w:p>
    <w:p w14:paraId="60D2DA2C" w14:textId="6FCC1604" w:rsidR="00133EEF" w:rsidRPr="00366A3B" w:rsidDel="000466E8" w:rsidRDefault="00133EEF" w:rsidP="00133EEF">
      <w:pPr>
        <w:pStyle w:val="BodyText"/>
        <w:keepNext/>
        <w:spacing w:line="480" w:lineRule="auto"/>
        <w:ind w:hanging="426"/>
        <w:jc w:val="left"/>
        <w:rPr>
          <w:del w:id="2414" w:author="Clayton Lamb" w:date="2023-08-17T14:30:00Z"/>
          <w:rFonts w:ascii="Times New Roman" w:hAnsi="Times New Roman"/>
          <w:color w:val="000000" w:themeColor="text1"/>
          <w:sz w:val="24"/>
          <w:szCs w:val="24"/>
        </w:rPr>
      </w:pPr>
      <w:commentRangeStart w:id="2415"/>
      <w:commentRangeStart w:id="2416"/>
      <w:del w:id="2417" w:author="Clayton Lamb" w:date="2023-08-17T14:30:00Z">
        <w:r w:rsidRPr="00366A3B" w:rsidDel="000466E8">
          <w:rPr>
            <w:rFonts w:ascii="Times New Roman" w:hAnsi="Times New Roman"/>
            <w:noProof/>
            <w:color w:val="000000" w:themeColor="text1"/>
            <w:sz w:val="24"/>
            <w:szCs w:val="24"/>
            <w:lang w:eastAsia="en-CA"/>
          </w:rPr>
          <w:lastRenderedPageBreak/>
          <w:drawing>
            <wp:inline distT="0" distB="0" distL="0" distR="0" wp14:anchorId="7DA3A3A2" wp14:editId="6107E0A2">
              <wp:extent cx="6117780" cy="3058890"/>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780" cy="3058890"/>
                      </a:xfrm>
                      <a:prstGeom prst="rect">
                        <a:avLst/>
                      </a:prstGeom>
                    </pic:spPr>
                  </pic:pic>
                </a:graphicData>
              </a:graphic>
            </wp:inline>
          </w:drawing>
        </w:r>
        <w:commentRangeEnd w:id="2415"/>
        <w:r w:rsidR="00310BB2" w:rsidRPr="00366A3B" w:rsidDel="000466E8">
          <w:rPr>
            <w:rStyle w:val="CommentReference"/>
            <w:rFonts w:ascii="Times New Roman" w:hAnsi="Times New Roman"/>
            <w:sz w:val="24"/>
            <w:szCs w:val="24"/>
            <w:rPrChange w:id="2418" w:author="Clayton Lamb" w:date="2023-07-19T07:26:00Z">
              <w:rPr>
                <w:rStyle w:val="CommentReference"/>
                <w:rFonts w:ascii="Garamond" w:hAnsi="Garamond"/>
              </w:rPr>
            </w:rPrChange>
          </w:rPr>
          <w:commentReference w:id="2415"/>
        </w:r>
        <w:commentRangeEnd w:id="2416"/>
        <w:r w:rsidR="007D607A" w:rsidDel="000466E8">
          <w:rPr>
            <w:rStyle w:val="CommentReference"/>
            <w:rFonts w:ascii="Garamond" w:hAnsi="Garamond"/>
          </w:rPr>
          <w:commentReference w:id="2416"/>
        </w:r>
      </w:del>
    </w:p>
    <w:p w14:paraId="1408B25D" w14:textId="16C280E2" w:rsidR="00133EEF" w:rsidRPr="00366A3B" w:rsidDel="000466E8" w:rsidRDefault="00133EEF" w:rsidP="00133EEF">
      <w:pPr>
        <w:pStyle w:val="Caption"/>
        <w:spacing w:line="480" w:lineRule="auto"/>
        <w:rPr>
          <w:del w:id="2419" w:author="Clayton Lamb" w:date="2023-08-17T14:30:00Z"/>
          <w:rFonts w:ascii="Times New Roman" w:hAnsi="Times New Roman"/>
          <w:szCs w:val="24"/>
        </w:rPr>
      </w:pPr>
      <w:bookmarkStart w:id="2420" w:name="_Ref98428956"/>
      <w:del w:id="2421" w:author="Clayton Lamb" w:date="2023-08-17T14:30:00Z">
        <w:r w:rsidRPr="00366A3B" w:rsidDel="000466E8">
          <w:rPr>
            <w:rFonts w:ascii="Times New Roman" w:hAnsi="Times New Roman"/>
            <w:color w:val="000000" w:themeColor="text1"/>
            <w:szCs w:val="24"/>
          </w:rPr>
          <w:delText xml:space="preserve">Figure </w:delText>
        </w:r>
        <w:r w:rsidRPr="00366A3B" w:rsidDel="000466E8">
          <w:rPr>
            <w:rFonts w:ascii="Times New Roman" w:hAnsi="Times New Roman"/>
            <w:color w:val="000000" w:themeColor="text1"/>
            <w:szCs w:val="24"/>
          </w:rPr>
          <w:fldChar w:fldCharType="begin"/>
        </w:r>
        <w:r w:rsidRPr="00366A3B" w:rsidDel="000466E8">
          <w:rPr>
            <w:rFonts w:ascii="Times New Roman" w:hAnsi="Times New Roman"/>
            <w:color w:val="000000" w:themeColor="text1"/>
            <w:szCs w:val="24"/>
          </w:rPr>
          <w:delInstrText xml:space="preserve"> SEQ Figure \* ARABIC </w:delInstrText>
        </w:r>
        <w:r w:rsidRPr="00366A3B" w:rsidDel="000466E8">
          <w:rPr>
            <w:rFonts w:ascii="Times New Roman" w:hAnsi="Times New Roman"/>
            <w:color w:val="000000" w:themeColor="text1"/>
            <w:szCs w:val="24"/>
          </w:rPr>
          <w:fldChar w:fldCharType="separate"/>
        </w:r>
      </w:del>
      <w:del w:id="2422" w:author="Clayton Lamb" w:date="2023-07-13T14:41:00Z">
        <w:r w:rsidRPr="00366A3B" w:rsidDel="000754F2">
          <w:rPr>
            <w:rFonts w:ascii="Times New Roman" w:hAnsi="Times New Roman"/>
            <w:noProof/>
            <w:color w:val="000000" w:themeColor="text1"/>
            <w:szCs w:val="24"/>
          </w:rPr>
          <w:delText>4</w:delText>
        </w:r>
      </w:del>
      <w:del w:id="2423" w:author="Clayton Lamb" w:date="2023-08-17T14:30:00Z">
        <w:r w:rsidRPr="00366A3B" w:rsidDel="000466E8">
          <w:rPr>
            <w:rFonts w:ascii="Times New Roman" w:hAnsi="Times New Roman"/>
            <w:noProof/>
            <w:color w:val="000000" w:themeColor="text1"/>
            <w:szCs w:val="24"/>
          </w:rPr>
          <w:fldChar w:fldCharType="end"/>
        </w:r>
        <w:bookmarkEnd w:id="2420"/>
        <w:r w:rsidRPr="00366A3B" w:rsidDel="000466E8">
          <w:rPr>
            <w:rFonts w:ascii="Times New Roman" w:hAnsi="Times New Roman"/>
            <w:color w:val="000000" w:themeColor="text1"/>
            <w:szCs w:val="24"/>
          </w:rPr>
          <w:delText xml:space="preserve">. A) </w:delText>
        </w:r>
        <w:r w:rsidRPr="00366A3B" w:rsidDel="000466E8">
          <w:rPr>
            <w:rFonts w:ascii="Times New Roman" w:hAnsi="Times New Roman"/>
            <w:szCs w:val="24"/>
          </w:rPr>
          <w:delText xml:space="preserve">Haptoglobin levels measured in March and resulting spring reproductive outcome for Klinse-Za caribou, B) Annual trends in haptoglobin levels between </w:delText>
        </w:r>
      </w:del>
    </w:p>
    <w:p w14:paraId="2CAF4E3D" w14:textId="6B9C40E6" w:rsidR="00133EEF" w:rsidRPr="00366A3B" w:rsidDel="000466E8" w:rsidRDefault="00133EEF" w:rsidP="00133EEF">
      <w:pPr>
        <w:pStyle w:val="Caption"/>
        <w:spacing w:line="480" w:lineRule="auto"/>
        <w:rPr>
          <w:del w:id="2424" w:author="Clayton Lamb" w:date="2023-08-17T14:30:00Z"/>
          <w:rFonts w:ascii="Times New Roman" w:hAnsi="Times New Roman"/>
          <w:szCs w:val="24"/>
        </w:rPr>
      </w:pPr>
      <w:del w:id="2425" w:author="Clayton Lamb" w:date="2023-08-17T14:30:00Z">
        <w:r w:rsidRPr="00366A3B" w:rsidDel="000466E8">
          <w:rPr>
            <w:rFonts w:ascii="Times New Roman" w:hAnsi="Times New Roman"/>
            <w:szCs w:val="24"/>
          </w:rPr>
          <w:delText>penned and free-ranging animals. The trend line for free-ranging animals was sensitive to the inclusion (dotted lined) or exclusion (dashed line) of a likely outlying value at 1.36 g/L.</w:delText>
        </w:r>
      </w:del>
    </w:p>
    <w:p w14:paraId="5C593354" w14:textId="110BDFCF" w:rsidR="00133EEF" w:rsidRPr="00366A3B" w:rsidRDefault="00133EEF" w:rsidP="00133EEF">
      <w:pPr>
        <w:pStyle w:val="BodyText"/>
        <w:keepNext/>
        <w:spacing w:line="480" w:lineRule="auto"/>
        <w:ind w:hanging="284"/>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0FED6852" wp14:editId="6D4C68B0">
            <wp:extent cx="5801902" cy="46415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1902" cy="4641522"/>
                    </a:xfrm>
                    <a:prstGeom prst="rect">
                      <a:avLst/>
                    </a:prstGeom>
                  </pic:spPr>
                </pic:pic>
              </a:graphicData>
            </a:graphic>
          </wp:inline>
        </w:drawing>
      </w:r>
    </w:p>
    <w:p w14:paraId="65130E0E" w14:textId="4EB9064B" w:rsidR="00133EEF" w:rsidRPr="00366A3B" w:rsidRDefault="00133EEF" w:rsidP="00133EEF">
      <w:pPr>
        <w:pStyle w:val="Caption"/>
        <w:spacing w:line="480" w:lineRule="auto"/>
        <w:rPr>
          <w:rFonts w:ascii="Times New Roman" w:hAnsi="Times New Roman"/>
          <w:szCs w:val="24"/>
        </w:rPr>
      </w:pPr>
      <w:bookmarkStart w:id="2426" w:name="_Ref98429141"/>
      <w:r w:rsidRPr="00366A3B">
        <w:rPr>
          <w:rFonts w:ascii="Times New Roman" w:hAnsi="Times New Roman"/>
          <w:color w:val="000000" w:themeColor="text1"/>
          <w:szCs w:val="24"/>
        </w:rPr>
        <w:t xml:space="preserve">Figure </w:t>
      </w:r>
      <w:del w:id="2427" w:author="Clayton Lamb" w:date="2023-08-17T14:35:00Z">
        <w:r w:rsidRPr="00366A3B" w:rsidDel="000466E8">
          <w:rPr>
            <w:rFonts w:ascii="Times New Roman" w:hAnsi="Times New Roman"/>
            <w:color w:val="000000" w:themeColor="text1"/>
            <w:szCs w:val="24"/>
          </w:rPr>
          <w:fldChar w:fldCharType="begin"/>
        </w:r>
        <w:r w:rsidRPr="00366A3B" w:rsidDel="000466E8">
          <w:rPr>
            <w:rFonts w:ascii="Times New Roman" w:hAnsi="Times New Roman"/>
            <w:color w:val="000000" w:themeColor="text1"/>
            <w:szCs w:val="24"/>
          </w:rPr>
          <w:delInstrText xml:space="preserve"> SEQ Figure \* ARABIC </w:delInstrText>
        </w:r>
        <w:r w:rsidRPr="00366A3B" w:rsidDel="000466E8">
          <w:rPr>
            <w:rFonts w:ascii="Times New Roman" w:hAnsi="Times New Roman"/>
            <w:color w:val="000000" w:themeColor="text1"/>
            <w:szCs w:val="24"/>
          </w:rPr>
          <w:fldChar w:fldCharType="separate"/>
        </w:r>
      </w:del>
      <w:del w:id="2428" w:author="Clayton Lamb" w:date="2023-07-13T14:41:00Z">
        <w:r w:rsidRPr="00366A3B" w:rsidDel="000754F2">
          <w:rPr>
            <w:rFonts w:ascii="Times New Roman" w:hAnsi="Times New Roman"/>
            <w:noProof/>
            <w:color w:val="000000" w:themeColor="text1"/>
            <w:szCs w:val="24"/>
          </w:rPr>
          <w:delText>5</w:delText>
        </w:r>
      </w:del>
      <w:del w:id="2429" w:author="Clayton Lamb" w:date="2023-08-17T14:35:00Z">
        <w:r w:rsidRPr="00366A3B" w:rsidDel="000466E8">
          <w:rPr>
            <w:rFonts w:ascii="Times New Roman" w:hAnsi="Times New Roman"/>
            <w:noProof/>
            <w:color w:val="000000" w:themeColor="text1"/>
            <w:szCs w:val="24"/>
          </w:rPr>
          <w:fldChar w:fldCharType="end"/>
        </w:r>
      </w:del>
      <w:bookmarkEnd w:id="2426"/>
      <w:ins w:id="2430" w:author="Clayton Lamb" w:date="2023-08-17T14:35:00Z">
        <w:r w:rsidR="000466E8">
          <w:rPr>
            <w:rFonts w:ascii="Times New Roman" w:hAnsi="Times New Roman"/>
            <w:color w:val="000000" w:themeColor="text1"/>
            <w:szCs w:val="24"/>
          </w:rPr>
          <w:t>5</w:t>
        </w:r>
      </w:ins>
      <w:r w:rsidRPr="00366A3B">
        <w:rPr>
          <w:rFonts w:ascii="Times New Roman" w:hAnsi="Times New Roman"/>
          <w:color w:val="000000" w:themeColor="text1"/>
          <w:szCs w:val="24"/>
        </w:rPr>
        <w:t xml:space="preserve">. Hair cortisol relationships for </w:t>
      </w:r>
      <w:proofErr w:type="spellStart"/>
      <w:r w:rsidRPr="00366A3B">
        <w:rPr>
          <w:rFonts w:ascii="Times New Roman" w:hAnsi="Times New Roman"/>
          <w:szCs w:val="24"/>
        </w:rPr>
        <w:t>Klinse</w:t>
      </w:r>
      <w:proofErr w:type="spellEnd"/>
      <w:r w:rsidRPr="00366A3B">
        <w:rPr>
          <w:rFonts w:ascii="Times New Roman" w:hAnsi="Times New Roman"/>
          <w:szCs w:val="24"/>
        </w:rPr>
        <w:t>-Za female caribou. Hair was sampled in March and generally reflects an averaged cortisol level from the entire period during hair growth (spring</w:t>
      </w:r>
      <w:ins w:id="2431" w:author="Clayton Lamb" w:date="2023-07-14T08:18:00Z">
        <w:r w:rsidR="00D448B7" w:rsidRPr="00366A3B">
          <w:rPr>
            <w:rFonts w:ascii="Times New Roman" w:hAnsi="Times New Roman"/>
            <w:szCs w:val="24"/>
          </w:rPr>
          <w:t>–</w:t>
        </w:r>
      </w:ins>
      <w:del w:id="2432" w:author="Clayton Lamb" w:date="2023-07-14T08:18:00Z">
        <w:r w:rsidRPr="00366A3B" w:rsidDel="00D448B7">
          <w:rPr>
            <w:rFonts w:ascii="Times New Roman" w:hAnsi="Times New Roman"/>
            <w:szCs w:val="24"/>
          </w:rPr>
          <w:delText>-</w:delText>
        </w:r>
      </w:del>
      <w:r w:rsidRPr="00366A3B">
        <w:rPr>
          <w:rFonts w:ascii="Times New Roman" w:hAnsi="Times New Roman"/>
          <w:szCs w:val="24"/>
        </w:rPr>
        <w:t xml:space="preserve">fall). </w:t>
      </w:r>
      <w:r w:rsidRPr="00366A3B">
        <w:rPr>
          <w:rFonts w:ascii="Times New Roman" w:hAnsi="Times New Roman"/>
          <w:color w:val="000000" w:themeColor="text1"/>
          <w:szCs w:val="24"/>
        </w:rPr>
        <w:t xml:space="preserve">A) Hair cortisol </w:t>
      </w:r>
      <w:r w:rsidRPr="00366A3B">
        <w:rPr>
          <w:rFonts w:ascii="Times New Roman" w:hAnsi="Times New Roman"/>
          <w:szCs w:val="24"/>
        </w:rPr>
        <w:t xml:space="preserve">levels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{"citationID":"mOXnFeBI","properties":{"formattedCitation":"(Bondo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Hair cortisol was weakly related to two body condition metrics for: B) mass, and C) expert-based body condition score assessed via palpation. D) </w:t>
      </w:r>
      <w:r w:rsidRPr="00366A3B">
        <w:rPr>
          <w:rFonts w:ascii="Times New Roman" w:hAnsi="Times New Roman"/>
          <w:szCs w:val="24"/>
        </w:rPr>
        <w:lastRenderedPageBreak/>
        <w:t xml:space="preserve">Spring reproductive outcomes and hair cortisol concentrations. E&amp;F) hair cortisol concentration through time, either through repeated stays in the pen or by year. </w:t>
      </w:r>
    </w:p>
    <w:p w14:paraId="270F288C" w14:textId="1397BBAF" w:rsidR="004550BC" w:rsidRDefault="00133EEF" w:rsidP="00133EEF">
      <w:pPr>
        <w:pStyle w:val="BodyText"/>
        <w:keepNext/>
        <w:rPr>
          <w:ins w:id="2433" w:author="Clayton Lamb" w:date="2023-07-19T08:53:00Z"/>
          <w:rFonts w:ascii="Times New Roman" w:hAnsi="Times New Roman"/>
          <w:sz w:val="24"/>
          <w:szCs w:val="24"/>
        </w:rPr>
      </w:pPr>
      <w:commentRangeStart w:id="2434"/>
      <w:r w:rsidRPr="00366A3B">
        <w:rPr>
          <w:rFonts w:ascii="Times New Roman" w:hAnsi="Times New Roman"/>
          <w:noProof/>
          <w:sz w:val="24"/>
          <w:szCs w:val="24"/>
          <w:lang w:eastAsia="en-CA"/>
        </w:rPr>
        <w:drawing>
          <wp:inline distT="0" distB="0" distL="0" distR="0" wp14:anchorId="06B9C0F5" wp14:editId="6F6B1BC6">
            <wp:extent cx="5486241" cy="626998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6269989"/>
                    </a:xfrm>
                    <a:prstGeom prst="rect">
                      <a:avLst/>
                    </a:prstGeom>
                  </pic:spPr>
                </pic:pic>
              </a:graphicData>
            </a:graphic>
          </wp:inline>
        </w:drawing>
      </w:r>
      <w:commentRangeEnd w:id="2434"/>
      <w:r w:rsidR="00310BB2" w:rsidRPr="00366A3B">
        <w:rPr>
          <w:rStyle w:val="CommentReference"/>
          <w:rFonts w:ascii="Times New Roman" w:hAnsi="Times New Roman"/>
          <w:sz w:val="24"/>
          <w:szCs w:val="24"/>
          <w:rPrChange w:id="2435" w:author="Clayton Lamb" w:date="2023-07-19T07:26:00Z">
            <w:rPr>
              <w:rStyle w:val="CommentReference"/>
              <w:rFonts w:ascii="Garamond" w:hAnsi="Garamond"/>
            </w:rPr>
          </w:rPrChange>
        </w:rPr>
        <w:commentReference w:id="2434"/>
      </w:r>
    </w:p>
    <w:p w14:paraId="3F07D365" w14:textId="77777777" w:rsidR="004550BC" w:rsidRDefault="004550BC">
      <w:pPr>
        <w:rPr>
          <w:ins w:id="2436" w:author="Clayton Lamb" w:date="2023-07-19T08:53:00Z"/>
          <w:rFonts w:ascii="Times New Roman" w:hAnsi="Times New Roman"/>
          <w:sz w:val="24"/>
          <w:szCs w:val="24"/>
        </w:rPr>
      </w:pPr>
      <w:ins w:id="2437" w:author="Clayton Lamb" w:date="2023-07-19T08:53:00Z">
        <w:r>
          <w:rPr>
            <w:rFonts w:ascii="Times New Roman" w:hAnsi="Times New Roman"/>
            <w:sz w:val="24"/>
            <w:szCs w:val="24"/>
          </w:rPr>
          <w:br w:type="page"/>
        </w:r>
      </w:ins>
    </w:p>
    <w:p w14:paraId="10471FB2" w14:textId="77777777" w:rsidR="00133EEF" w:rsidRPr="00366A3B" w:rsidRDefault="00133EEF" w:rsidP="00133EEF">
      <w:pPr>
        <w:pStyle w:val="BodyText"/>
        <w:keepNext/>
        <w:rPr>
          <w:rFonts w:ascii="Times New Roman" w:hAnsi="Times New Roman"/>
          <w:sz w:val="24"/>
          <w:szCs w:val="24"/>
        </w:rPr>
      </w:pPr>
    </w:p>
    <w:p w14:paraId="0B934733" w14:textId="6161ABF3" w:rsidR="00133EEF" w:rsidRPr="00366A3B" w:rsidRDefault="00133EEF" w:rsidP="00133EEF">
      <w:pPr>
        <w:pStyle w:val="Caption"/>
        <w:spacing w:line="480" w:lineRule="auto"/>
        <w:rPr>
          <w:rFonts w:ascii="Times New Roman" w:hAnsi="Times New Roman"/>
          <w:szCs w:val="24"/>
        </w:rPr>
      </w:pPr>
      <w:bookmarkStart w:id="2438" w:name="_Ref128069517"/>
      <w:r w:rsidRPr="00366A3B">
        <w:rPr>
          <w:rFonts w:ascii="Times New Roman" w:hAnsi="Times New Roman"/>
          <w:szCs w:val="24"/>
        </w:rPr>
        <w:t xml:space="preserve">Figure </w:t>
      </w:r>
      <w:del w:id="2439" w:author="Clayton Lamb" w:date="2023-08-17T14:35:00Z">
        <w:r w:rsidRPr="00366A3B" w:rsidDel="000466E8">
          <w:rPr>
            <w:rFonts w:ascii="Times New Roman" w:hAnsi="Times New Roman"/>
            <w:szCs w:val="24"/>
          </w:rPr>
          <w:fldChar w:fldCharType="begin"/>
        </w:r>
        <w:r w:rsidRPr="00366A3B" w:rsidDel="000466E8">
          <w:rPr>
            <w:rFonts w:ascii="Times New Roman" w:hAnsi="Times New Roman"/>
            <w:szCs w:val="24"/>
          </w:rPr>
          <w:delInstrText xml:space="preserve"> SEQ Figure \* ARABIC </w:delInstrText>
        </w:r>
        <w:r w:rsidRPr="00366A3B" w:rsidDel="000466E8">
          <w:rPr>
            <w:rFonts w:ascii="Times New Roman" w:hAnsi="Times New Roman"/>
            <w:szCs w:val="24"/>
          </w:rPr>
          <w:fldChar w:fldCharType="separate"/>
        </w:r>
      </w:del>
      <w:del w:id="2440" w:author="Clayton Lamb" w:date="2023-07-13T14:41:00Z">
        <w:r w:rsidRPr="00366A3B" w:rsidDel="000754F2">
          <w:rPr>
            <w:rFonts w:ascii="Times New Roman" w:hAnsi="Times New Roman"/>
            <w:noProof/>
            <w:szCs w:val="24"/>
          </w:rPr>
          <w:delText>6</w:delText>
        </w:r>
      </w:del>
      <w:del w:id="2441" w:author="Clayton Lamb" w:date="2023-08-17T14:35:00Z">
        <w:r w:rsidRPr="00366A3B" w:rsidDel="000466E8">
          <w:rPr>
            <w:rFonts w:ascii="Times New Roman" w:hAnsi="Times New Roman"/>
            <w:szCs w:val="24"/>
          </w:rPr>
          <w:fldChar w:fldCharType="end"/>
        </w:r>
      </w:del>
      <w:bookmarkEnd w:id="2438"/>
      <w:ins w:id="2442" w:author="Clayton Lamb" w:date="2023-08-17T14:35:00Z">
        <w:r w:rsidR="000466E8">
          <w:rPr>
            <w:rFonts w:ascii="Times New Roman" w:hAnsi="Times New Roman"/>
            <w:szCs w:val="24"/>
          </w:rPr>
          <w:t>6</w:t>
        </w:r>
      </w:ins>
      <w:r w:rsidRPr="00366A3B">
        <w:rPr>
          <w:rFonts w:ascii="Times New Roman" w:hAnsi="Times New Roman"/>
          <w:szCs w:val="24"/>
        </w:rPr>
        <w:t xml:space="preserve">. </w:t>
      </w:r>
      <w:r w:rsidRPr="00366A3B">
        <w:rPr>
          <w:rFonts w:ascii="Times New Roman" w:hAnsi="Times New Roman"/>
          <w:color w:val="000000" w:themeColor="text1"/>
          <w:szCs w:val="24"/>
        </w:rPr>
        <w:t xml:space="preserve">Hair cortisol trends through time for A)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inside vs outside maternal pen, and B)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{"citationID":"I9Syd5p9","properties":{"formattedCitation":"(Bondo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w:t>
      </w:r>
    </w:p>
    <w:p w14:paraId="2C1F15D1" w14:textId="3DDC40E3" w:rsidR="00133EEF" w:rsidRPr="00366A3B" w:rsidDel="009E2A79" w:rsidRDefault="00133EEF" w:rsidP="00133EEF">
      <w:pPr>
        <w:pStyle w:val="BodyText"/>
        <w:keepNext/>
        <w:spacing w:line="480" w:lineRule="auto"/>
        <w:jc w:val="left"/>
        <w:rPr>
          <w:del w:id="2443" w:author="Clayton Lamb" w:date="2023-07-13T14:37:00Z"/>
          <w:rFonts w:ascii="Times New Roman" w:hAnsi="Times New Roman"/>
          <w:color w:val="000000" w:themeColor="text1"/>
          <w:sz w:val="24"/>
          <w:szCs w:val="24"/>
        </w:rPr>
      </w:pPr>
      <w:del w:id="2444" w:author="Clayton Lamb" w:date="2023-07-13T14:37:00Z">
        <w:r w:rsidRPr="00366A3B" w:rsidDel="009E2A79">
          <w:rPr>
            <w:rFonts w:ascii="Times New Roman" w:hAnsi="Times New Roman"/>
            <w:noProof/>
            <w:color w:val="000000" w:themeColor="text1"/>
            <w:sz w:val="24"/>
            <w:szCs w:val="24"/>
            <w:lang w:eastAsia="en-CA"/>
          </w:rPr>
          <w:drawing>
            <wp:inline distT="0" distB="0" distL="0" distR="0" wp14:anchorId="7DF050A2" wp14:editId="07526179">
              <wp:extent cx="3585784" cy="6275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del>
    </w:p>
    <w:p w14:paraId="3F94C5CC" w14:textId="59CC0CE2" w:rsidR="00133EEF" w:rsidRPr="00366A3B" w:rsidDel="009E2A79" w:rsidRDefault="00133EEF" w:rsidP="00133EEF">
      <w:pPr>
        <w:pStyle w:val="Caption"/>
        <w:spacing w:line="480" w:lineRule="auto"/>
        <w:rPr>
          <w:del w:id="2445" w:author="Clayton Lamb" w:date="2023-07-13T14:37:00Z"/>
          <w:rFonts w:ascii="Times New Roman" w:hAnsi="Times New Roman"/>
          <w:color w:val="000000" w:themeColor="text1"/>
          <w:szCs w:val="24"/>
        </w:rPr>
      </w:pPr>
      <w:bookmarkStart w:id="2446" w:name="_Ref98429649"/>
      <w:del w:id="2447" w:author="Clayton Lamb" w:date="2023-07-13T14:37:00Z">
        <w:r w:rsidRPr="00366A3B" w:rsidDel="009E2A79">
          <w:rPr>
            <w:rFonts w:ascii="Times New Roman" w:hAnsi="Times New Roman"/>
            <w:color w:val="000000" w:themeColor="text1"/>
            <w:szCs w:val="24"/>
          </w:rPr>
          <w:delText xml:space="preserve">Figure </w:delText>
        </w:r>
        <w:r w:rsidRPr="00366A3B" w:rsidDel="009E2A79">
          <w:rPr>
            <w:rFonts w:ascii="Times New Roman" w:hAnsi="Times New Roman"/>
            <w:color w:val="000000" w:themeColor="text1"/>
            <w:szCs w:val="24"/>
          </w:rPr>
          <w:fldChar w:fldCharType="begin"/>
        </w:r>
        <w:r w:rsidRPr="00366A3B" w:rsidDel="009E2A79">
          <w:rPr>
            <w:rFonts w:ascii="Times New Roman" w:hAnsi="Times New Roman"/>
            <w:color w:val="000000" w:themeColor="text1"/>
            <w:szCs w:val="24"/>
          </w:rPr>
          <w:delInstrText xml:space="preserve"> SEQ Figure \* ARABIC </w:delInstrText>
        </w:r>
        <w:r w:rsidRPr="00366A3B" w:rsidDel="009E2A79">
          <w:rPr>
            <w:rFonts w:ascii="Times New Roman" w:hAnsi="Times New Roman"/>
            <w:color w:val="000000" w:themeColor="text1"/>
            <w:szCs w:val="24"/>
            <w:rPrChange w:id="2448" w:author="Clayton Lamb" w:date="2023-07-19T07:26:00Z">
              <w:rPr>
                <w:rFonts w:ascii="Times New Roman" w:hAnsi="Times New Roman"/>
                <w:noProof/>
                <w:color w:val="000000" w:themeColor="text1"/>
                <w:szCs w:val="24"/>
              </w:rPr>
            </w:rPrChange>
          </w:rPr>
          <w:fldChar w:fldCharType="separate"/>
        </w:r>
        <w:r w:rsidRPr="00366A3B" w:rsidDel="009E2A79">
          <w:rPr>
            <w:rFonts w:ascii="Times New Roman" w:hAnsi="Times New Roman"/>
            <w:noProof/>
            <w:color w:val="000000" w:themeColor="text1"/>
            <w:szCs w:val="24"/>
          </w:rPr>
          <w:delText>7</w:delText>
        </w:r>
        <w:r w:rsidRPr="00366A3B" w:rsidDel="009E2A79">
          <w:rPr>
            <w:rFonts w:ascii="Times New Roman" w:hAnsi="Times New Roman"/>
            <w:noProof/>
            <w:color w:val="000000" w:themeColor="text1"/>
            <w:szCs w:val="24"/>
          </w:rPr>
          <w:fldChar w:fldCharType="end"/>
        </w:r>
        <w:bookmarkEnd w:id="2446"/>
        <w:r w:rsidRPr="00366A3B" w:rsidDel="009E2A79">
          <w:rPr>
            <w:rFonts w:ascii="Times New Roman" w:hAnsi="Times New Roman"/>
            <w:color w:val="000000" w:themeColor="text1"/>
            <w:szCs w:val="24"/>
          </w:rPr>
          <w:delText>. Fecal glucocorticoid metabolites and nitrogen levels collected between April and July for penned and free-ranging Klinse-Za caribou between 2016-2019.</w:delText>
        </w:r>
      </w:del>
    </w:p>
    <w:p w14:paraId="4974F8E7" w14:textId="5339F425" w:rsidR="00133EEF" w:rsidRPr="00366A3B" w:rsidRDefault="00133EEF" w:rsidP="00133EEF">
      <w:pPr>
        <w:pStyle w:val="BodyText"/>
        <w:keepN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7E7213EE" wp14:editId="7CEB21DF">
            <wp:extent cx="5486400" cy="438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277D8EEF" w14:textId="16AAE01B" w:rsidR="00133EEF" w:rsidRPr="00366A3B" w:rsidRDefault="00133EEF" w:rsidP="00133EEF">
      <w:pPr>
        <w:pStyle w:val="Caption"/>
        <w:spacing w:line="480" w:lineRule="auto"/>
        <w:rPr>
          <w:rFonts w:ascii="Times New Roman" w:hAnsi="Times New Roman"/>
          <w:color w:val="000000" w:themeColor="text1"/>
          <w:szCs w:val="24"/>
        </w:rPr>
      </w:pPr>
      <w:bookmarkStart w:id="2449" w:name="_Ref98429980"/>
      <w:r w:rsidRPr="00366A3B">
        <w:rPr>
          <w:rFonts w:ascii="Times New Roman" w:hAnsi="Times New Roman"/>
          <w:color w:val="000000" w:themeColor="text1"/>
          <w:szCs w:val="24"/>
        </w:rPr>
        <w:t xml:space="preserve">Figure </w:t>
      </w:r>
      <w:del w:id="2450" w:author="Clayton Lamb" w:date="2023-08-17T14:35:00Z">
        <w:r w:rsidRPr="00366A3B" w:rsidDel="000466E8">
          <w:rPr>
            <w:rFonts w:ascii="Times New Roman" w:hAnsi="Times New Roman"/>
            <w:color w:val="000000" w:themeColor="text1"/>
            <w:szCs w:val="24"/>
          </w:rPr>
          <w:fldChar w:fldCharType="begin"/>
        </w:r>
        <w:r w:rsidRPr="00366A3B" w:rsidDel="000466E8">
          <w:rPr>
            <w:rFonts w:ascii="Times New Roman" w:hAnsi="Times New Roman"/>
            <w:color w:val="000000" w:themeColor="text1"/>
            <w:szCs w:val="24"/>
          </w:rPr>
          <w:delInstrText xml:space="preserve"> SEQ Figure \* ARABIC </w:delInstrText>
        </w:r>
        <w:r w:rsidRPr="00366A3B" w:rsidDel="000466E8">
          <w:rPr>
            <w:rFonts w:ascii="Times New Roman" w:hAnsi="Times New Roman"/>
            <w:color w:val="000000" w:themeColor="text1"/>
            <w:szCs w:val="24"/>
          </w:rPr>
          <w:fldChar w:fldCharType="separate"/>
        </w:r>
        <w:r w:rsidR="000754F2" w:rsidRPr="00366A3B" w:rsidDel="000466E8">
          <w:rPr>
            <w:rFonts w:ascii="Times New Roman" w:hAnsi="Times New Roman"/>
            <w:noProof/>
            <w:color w:val="000000" w:themeColor="text1"/>
            <w:szCs w:val="24"/>
          </w:rPr>
          <w:delText>8</w:delText>
        </w:r>
        <w:r w:rsidRPr="00366A3B" w:rsidDel="000466E8">
          <w:rPr>
            <w:rFonts w:ascii="Times New Roman" w:hAnsi="Times New Roman"/>
            <w:noProof/>
            <w:color w:val="000000" w:themeColor="text1"/>
            <w:szCs w:val="24"/>
          </w:rPr>
          <w:fldChar w:fldCharType="end"/>
        </w:r>
      </w:del>
      <w:bookmarkEnd w:id="2449"/>
      <w:ins w:id="2451" w:author="Clayton Lamb" w:date="2023-08-17T14:35:00Z">
        <w:r w:rsidR="000466E8">
          <w:rPr>
            <w:rFonts w:ascii="Times New Roman" w:hAnsi="Times New Roman"/>
            <w:color w:val="000000" w:themeColor="text1"/>
            <w:szCs w:val="24"/>
          </w:rPr>
          <w:t>7</w:t>
        </w:r>
      </w:ins>
      <w:r w:rsidRPr="00366A3B">
        <w:rPr>
          <w:rFonts w:ascii="Times New Roman" w:hAnsi="Times New Roman"/>
          <w:color w:val="000000" w:themeColor="text1"/>
          <w:szCs w:val="24"/>
        </w:rPr>
        <w:t>. Pathogen seroprevalence for</w:t>
      </w:r>
      <w:r w:rsidRPr="00366A3B">
        <w:rPr>
          <w:rFonts w:ascii="Times New Roman" w:hAnsi="Times New Roman"/>
          <w:szCs w:val="24"/>
        </w:rPr>
        <w:t xml:space="preserve">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{"citationID":"urLFqDwX","properties":{"formattedCitation":"(Bondo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shown as A) bar chart, B) all </w:t>
      </w:r>
      <w:ins w:id="2452" w:author="Clayton Lamb" w:date="2023-07-18T14:51:00Z">
        <w:r w:rsidR="00310BB2" w:rsidRPr="00366A3B">
          <w:rPr>
            <w:rFonts w:ascii="Times New Roman" w:hAnsi="Times New Roman"/>
            <w:szCs w:val="24"/>
          </w:rPr>
          <w:t xml:space="preserve">other subpopulations </w:t>
        </w:r>
      </w:ins>
      <w:r w:rsidRPr="00366A3B">
        <w:rPr>
          <w:rFonts w:ascii="Times New Roman" w:hAnsi="Times New Roman"/>
          <w:szCs w:val="24"/>
        </w:rPr>
        <w:t xml:space="preserve">pooled and compared to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seroprevalence in a linear model, 95% confidence intervals shown. C) confusion </w:t>
      </w:r>
      <w:r w:rsidRPr="00366A3B">
        <w:rPr>
          <w:rFonts w:ascii="Times New Roman" w:hAnsi="Times New Roman"/>
          <w:szCs w:val="24"/>
        </w:rPr>
        <w:lastRenderedPageBreak/>
        <w:t>matrices for disease seroprevalence and calving success, all of which had little predictive power (kappa=</w:t>
      </w:r>
      <w:r w:rsidRPr="00366A3B">
        <w:rPr>
          <w:rFonts w:ascii="Times New Roman" w:hAnsi="Times New Roman"/>
          <w:color w:val="000000" w:themeColor="text1"/>
          <w:szCs w:val="24"/>
        </w:rPr>
        <w:t>-0.04 to 0.02).</w:t>
      </w:r>
    </w:p>
    <w:p w14:paraId="10DD79B1" w14:textId="77777777" w:rsidR="00133EEF" w:rsidRPr="00366A3B" w:rsidRDefault="00133EEF" w:rsidP="00133EEF">
      <w:pPr>
        <w:pStyle w:val="BodyText2"/>
        <w:rPr>
          <w:rFonts w:ascii="Times New Roman" w:hAnsi="Times New Roman"/>
          <w:sz w:val="24"/>
          <w:szCs w:val="24"/>
          <w:rPrChange w:id="2453" w:author="Clayton Lamb" w:date="2023-07-19T07:26:00Z">
            <w:rPr>
              <w:rFonts w:ascii="Times New Roman" w:hAnsi="Times New Roman"/>
            </w:rPr>
          </w:rPrChange>
        </w:rPr>
      </w:pPr>
    </w:p>
    <w:p w14:paraId="67A09C3F" w14:textId="77777777" w:rsidR="00C12E97" w:rsidRPr="00366A3B" w:rsidRDefault="00C12E97" w:rsidP="00C12E97">
      <w:pPr>
        <w:pStyle w:val="BodyText2"/>
        <w:spacing w:line="480" w:lineRule="auto"/>
        <w:rPr>
          <w:rFonts w:ascii="Times New Roman" w:hAnsi="Times New Roman"/>
          <w:color w:val="000000" w:themeColor="text1"/>
          <w:sz w:val="24"/>
          <w:szCs w:val="24"/>
          <w:lang w:val="en-US"/>
        </w:rPr>
      </w:pPr>
    </w:p>
    <w:p w14:paraId="525B0D0A" w14:textId="436317FF" w:rsidR="00C12E97" w:rsidRPr="00366A3B" w:rsidDel="00F52EFE" w:rsidRDefault="00C12E97" w:rsidP="001E745D">
      <w:pPr>
        <w:pStyle w:val="Heading1"/>
        <w:rPr>
          <w:del w:id="2454" w:author="Clayton Lamb" w:date="2023-07-19T08:08:00Z"/>
          <w:rFonts w:ascii="Times New Roman" w:hAnsi="Times New Roman"/>
          <w:sz w:val="24"/>
          <w:szCs w:val="24"/>
        </w:rPr>
      </w:pPr>
      <w:r w:rsidRPr="00366A3B">
        <w:rPr>
          <w:rFonts w:ascii="Times New Roman" w:hAnsi="Times New Roman"/>
          <w:sz w:val="24"/>
          <w:szCs w:val="24"/>
        </w:rPr>
        <w:t>References</w:t>
      </w:r>
    </w:p>
    <w:p w14:paraId="28A82634" w14:textId="4427919C" w:rsidR="00A12A2F" w:rsidRPr="00F52EFE" w:rsidRDefault="009B7A62">
      <w:pPr>
        <w:pStyle w:val="Heading1"/>
        <w:rPr>
          <w:ins w:id="2455" w:author="Clayton Lamb" w:date="2023-07-18T17:13:00Z"/>
          <w:lang w:val="en-US"/>
        </w:rPr>
        <w:pPrChange w:id="2456" w:author="Clayton Lamb" w:date="2023-07-19T08:08:00Z">
          <w:pPr>
            <w:spacing w:line="480" w:lineRule="auto"/>
          </w:pPr>
        </w:pPrChange>
      </w:pPr>
      <w:del w:id="2457" w:author="Clayton Lamb" w:date="2023-07-19T08:08:00Z">
        <w:r w:rsidRPr="00F52EFE" w:rsidDel="00F52EFE">
          <w:rPr>
            <w:lang w:val="en-US"/>
          </w:rPr>
          <w:delText xml:space="preserve"> </w:delText>
        </w:r>
      </w:del>
    </w:p>
    <w:p w14:paraId="684F10F1" w14:textId="77777777" w:rsidR="00FA1A79" w:rsidRPr="00FA1A79" w:rsidRDefault="00366A3B" w:rsidP="00FA1A79">
      <w:pPr>
        <w:pStyle w:val="Bibliography"/>
        <w:rPr>
          <w:lang w:val="en-US"/>
        </w:rPr>
      </w:pPr>
      <w:r>
        <w:rPr>
          <w:b/>
          <w:color w:val="000000" w:themeColor="text1"/>
          <w:sz w:val="24"/>
          <w:szCs w:val="24"/>
        </w:rPr>
        <w:fldChar w:fldCharType="begin"/>
      </w:r>
      <w:r>
        <w:rPr>
          <w:b/>
          <w:color w:val="000000" w:themeColor="text1"/>
          <w:sz w:val="24"/>
          <w:szCs w:val="24"/>
        </w:rPr>
        <w:instrText xml:space="preserve"> ADDIN ZOTERO_BIBL {"uncited":[],"omitted":[],"custom":[]} CSL_BIBLIOGRAPHY </w:instrText>
      </w:r>
      <w:r>
        <w:rPr>
          <w:b/>
          <w:color w:val="000000" w:themeColor="text1"/>
          <w:sz w:val="24"/>
          <w:szCs w:val="24"/>
        </w:rPr>
        <w:fldChar w:fldCharType="separate"/>
      </w:r>
      <w:r w:rsidR="00FA1A79" w:rsidRPr="00FA1A79">
        <w:rPr>
          <w:lang w:val="en-US"/>
        </w:rPr>
        <w:t xml:space="preserve">Adams, L.G., Farnell, R., Oakley, M.P., Jung, T.S., Larocque, L.L., </w:t>
      </w:r>
      <w:proofErr w:type="spellStart"/>
      <w:r w:rsidR="00FA1A79" w:rsidRPr="00FA1A79">
        <w:rPr>
          <w:lang w:val="en-US"/>
        </w:rPr>
        <w:t>Lortie</w:t>
      </w:r>
      <w:proofErr w:type="spellEnd"/>
      <w:r w:rsidR="00FA1A79" w:rsidRPr="00FA1A79">
        <w:rPr>
          <w:lang w:val="en-US"/>
        </w:rPr>
        <w:t xml:space="preserve">, G.M., </w:t>
      </w:r>
      <w:proofErr w:type="spellStart"/>
      <w:r w:rsidR="00FA1A79" w:rsidRPr="00FA1A79">
        <w:rPr>
          <w:lang w:val="en-US"/>
        </w:rPr>
        <w:t>Mclelland</w:t>
      </w:r>
      <w:proofErr w:type="spellEnd"/>
      <w:r w:rsidR="00FA1A79" w:rsidRPr="00FA1A79">
        <w:rPr>
          <w:lang w:val="en-US"/>
        </w:rPr>
        <w:t xml:space="preserve">, J., Reid, M.E., </w:t>
      </w:r>
      <w:proofErr w:type="spellStart"/>
      <w:r w:rsidR="00FA1A79" w:rsidRPr="00FA1A79">
        <w:rPr>
          <w:lang w:val="en-US"/>
        </w:rPr>
        <w:t>Roffler</w:t>
      </w:r>
      <w:proofErr w:type="spellEnd"/>
      <w:r w:rsidR="00FA1A79" w:rsidRPr="00FA1A79">
        <w:rPr>
          <w:lang w:val="en-US"/>
        </w:rPr>
        <w:t xml:space="preserve">, G.H., and Russell, D.E. 2019. Evaluation of Maternal Penning to Improve Calf Survival in the </w:t>
      </w:r>
      <w:proofErr w:type="spellStart"/>
      <w:r w:rsidR="00FA1A79" w:rsidRPr="00FA1A79">
        <w:rPr>
          <w:lang w:val="en-US"/>
        </w:rPr>
        <w:t>Chisana</w:t>
      </w:r>
      <w:proofErr w:type="spellEnd"/>
      <w:r w:rsidR="00FA1A79" w:rsidRPr="00FA1A79">
        <w:rPr>
          <w:lang w:val="en-US"/>
        </w:rPr>
        <w:t xml:space="preserve"> Caribou Herd. Wildlife Monographs </w:t>
      </w:r>
      <w:r w:rsidR="00FA1A79" w:rsidRPr="00FA1A79">
        <w:rPr>
          <w:b/>
          <w:bCs/>
          <w:lang w:val="en-US"/>
        </w:rPr>
        <w:t>204</w:t>
      </w:r>
      <w:r w:rsidR="00FA1A79" w:rsidRPr="00FA1A79">
        <w:rPr>
          <w:lang w:val="en-US"/>
        </w:rPr>
        <w:t>(1): 5–46. doi:10.1002/wmon.1044.</w:t>
      </w:r>
    </w:p>
    <w:p w14:paraId="3C49E549" w14:textId="77777777" w:rsidR="00FA1A79" w:rsidRPr="00FA1A79" w:rsidRDefault="00FA1A79" w:rsidP="00FA1A79">
      <w:pPr>
        <w:pStyle w:val="Bibliography"/>
        <w:rPr>
          <w:lang w:val="en-US"/>
        </w:rPr>
      </w:pPr>
      <w:r w:rsidRPr="00FA1A79">
        <w:rPr>
          <w:lang w:val="en-US"/>
        </w:rPr>
        <w:t xml:space="preserve">van </w:t>
      </w:r>
      <w:proofErr w:type="spellStart"/>
      <w:r w:rsidRPr="00FA1A79">
        <w:rPr>
          <w:lang w:val="en-US"/>
        </w:rPr>
        <w:t>Beeck</w:t>
      </w:r>
      <w:proofErr w:type="spellEnd"/>
      <w:r w:rsidRPr="00FA1A79">
        <w:rPr>
          <w:lang w:val="en-US"/>
        </w:rPr>
        <w:t xml:space="preserve"> </w:t>
      </w:r>
      <w:proofErr w:type="spellStart"/>
      <w:r w:rsidRPr="00FA1A79">
        <w:rPr>
          <w:lang w:val="en-US"/>
        </w:rPr>
        <w:t>Calkoen</w:t>
      </w:r>
      <w:proofErr w:type="spellEnd"/>
      <w:r w:rsidRPr="00FA1A79">
        <w:rPr>
          <w:lang w:val="en-US"/>
        </w:rPr>
        <w:t xml:space="preserve">, S.T.S., </w:t>
      </w:r>
      <w:proofErr w:type="spellStart"/>
      <w:r w:rsidRPr="00FA1A79">
        <w:rPr>
          <w:lang w:val="en-US"/>
        </w:rPr>
        <w:t>Kreikenbohm</w:t>
      </w:r>
      <w:proofErr w:type="spellEnd"/>
      <w:r w:rsidRPr="00FA1A79">
        <w:rPr>
          <w:lang w:val="en-US"/>
        </w:rPr>
        <w:t xml:space="preserve">, R., </w:t>
      </w:r>
      <w:proofErr w:type="spellStart"/>
      <w:r w:rsidRPr="00FA1A79">
        <w:rPr>
          <w:lang w:val="en-US"/>
        </w:rPr>
        <w:t>Kuijper</w:t>
      </w:r>
      <w:proofErr w:type="spellEnd"/>
      <w:r w:rsidRPr="00FA1A79">
        <w:rPr>
          <w:lang w:val="en-US"/>
        </w:rPr>
        <w:t xml:space="preserve">, D.P.J., and </w:t>
      </w:r>
      <w:proofErr w:type="spellStart"/>
      <w:r w:rsidRPr="00FA1A79">
        <w:rPr>
          <w:lang w:val="en-US"/>
        </w:rPr>
        <w:t>Heurich</w:t>
      </w:r>
      <w:proofErr w:type="spellEnd"/>
      <w:r w:rsidRPr="00FA1A79">
        <w:rPr>
          <w:lang w:val="en-US"/>
        </w:rPr>
        <w:t xml:space="preserve">, M. 2021. Olfactory cues of large carnivores modify red deer behavior and browsing intensity. Behavioral Ecology </w:t>
      </w:r>
      <w:r w:rsidRPr="00FA1A79">
        <w:rPr>
          <w:b/>
          <w:bCs/>
          <w:lang w:val="en-US"/>
        </w:rPr>
        <w:t>32</w:t>
      </w:r>
      <w:r w:rsidRPr="00FA1A79">
        <w:rPr>
          <w:lang w:val="en-US"/>
        </w:rPr>
        <w:t>(5): 982–992. doi:10.1093/</w:t>
      </w:r>
      <w:proofErr w:type="spellStart"/>
      <w:r w:rsidRPr="00FA1A79">
        <w:rPr>
          <w:lang w:val="en-US"/>
        </w:rPr>
        <w:t>beheco</w:t>
      </w:r>
      <w:proofErr w:type="spellEnd"/>
      <w:r w:rsidRPr="00FA1A79">
        <w:rPr>
          <w:lang w:val="en-US"/>
        </w:rPr>
        <w:t>/arab071.</w:t>
      </w:r>
    </w:p>
    <w:p w14:paraId="79EE0565" w14:textId="77777777" w:rsidR="00FA1A79" w:rsidRPr="00FA1A79" w:rsidRDefault="00FA1A79" w:rsidP="00FA1A79">
      <w:pPr>
        <w:pStyle w:val="Bibliography"/>
        <w:rPr>
          <w:lang w:val="en-US"/>
        </w:rPr>
      </w:pPr>
      <w:r w:rsidRPr="00FA1A79">
        <w:rPr>
          <w:lang w:val="en-US"/>
        </w:rPr>
        <w:t xml:space="preserve">Bondo, K.J., Macbeth, B., </w:t>
      </w:r>
      <w:proofErr w:type="spellStart"/>
      <w:r w:rsidRPr="00FA1A79">
        <w:rPr>
          <w:lang w:val="en-US"/>
        </w:rPr>
        <w:t>Schwantje</w:t>
      </w:r>
      <w:proofErr w:type="spellEnd"/>
      <w:r w:rsidRPr="00FA1A79">
        <w:rPr>
          <w:lang w:val="en-US"/>
        </w:rPr>
        <w:t xml:space="preserve">, H., </w:t>
      </w:r>
      <w:proofErr w:type="spellStart"/>
      <w:r w:rsidRPr="00FA1A79">
        <w:rPr>
          <w:lang w:val="en-US"/>
        </w:rPr>
        <w:t>Orsel</w:t>
      </w:r>
      <w:proofErr w:type="spellEnd"/>
      <w:r w:rsidRPr="00FA1A79">
        <w:rPr>
          <w:lang w:val="en-US"/>
        </w:rPr>
        <w:t xml:space="preserve">, K., Culling, D., Culling, B., </w:t>
      </w:r>
      <w:proofErr w:type="spellStart"/>
      <w:r w:rsidRPr="00FA1A79">
        <w:rPr>
          <w:lang w:val="en-US"/>
        </w:rPr>
        <w:t>Tryland</w:t>
      </w:r>
      <w:proofErr w:type="spellEnd"/>
      <w:r w:rsidRPr="00FA1A79">
        <w:rPr>
          <w:lang w:val="en-US"/>
        </w:rPr>
        <w:t xml:space="preserve">, M., </w:t>
      </w:r>
      <w:proofErr w:type="spellStart"/>
      <w:r w:rsidRPr="00FA1A79">
        <w:rPr>
          <w:lang w:val="en-US"/>
        </w:rPr>
        <w:t>Nymo</w:t>
      </w:r>
      <w:proofErr w:type="spellEnd"/>
      <w:r w:rsidRPr="00FA1A79">
        <w:rPr>
          <w:lang w:val="en-US"/>
        </w:rPr>
        <w:t xml:space="preserve">, I.H., and </w:t>
      </w:r>
      <w:proofErr w:type="spellStart"/>
      <w:r w:rsidRPr="00FA1A79">
        <w:rPr>
          <w:lang w:val="en-US"/>
        </w:rPr>
        <w:t>Kutz</w:t>
      </w:r>
      <w:proofErr w:type="spellEnd"/>
      <w:r w:rsidRPr="00FA1A79">
        <w:rPr>
          <w:lang w:val="en-US"/>
        </w:rPr>
        <w:t>, S. 2019. Health survey of boreal caribou (</w:t>
      </w:r>
      <w:proofErr w:type="spellStart"/>
      <w:r w:rsidRPr="00FA1A79">
        <w:rPr>
          <w:lang w:val="en-US"/>
        </w:rPr>
        <w:t>rangifer</w:t>
      </w:r>
      <w:proofErr w:type="spellEnd"/>
      <w:r w:rsidRPr="00FA1A79">
        <w:rPr>
          <w:lang w:val="en-US"/>
        </w:rPr>
        <w:t xml:space="preserve"> tarandus caribou) in northeastern </w:t>
      </w:r>
      <w:proofErr w:type="spellStart"/>
      <w:r w:rsidRPr="00FA1A79">
        <w:rPr>
          <w:lang w:val="en-US"/>
        </w:rPr>
        <w:t>british</w:t>
      </w:r>
      <w:proofErr w:type="spellEnd"/>
      <w:r w:rsidRPr="00FA1A79">
        <w:rPr>
          <w:lang w:val="en-US"/>
        </w:rPr>
        <w:t xml:space="preserve"> </w:t>
      </w:r>
      <w:proofErr w:type="spellStart"/>
      <w:r w:rsidRPr="00FA1A79">
        <w:rPr>
          <w:lang w:val="en-US"/>
        </w:rPr>
        <w:t>columbia</w:t>
      </w:r>
      <w:proofErr w:type="spellEnd"/>
      <w:r w:rsidRPr="00FA1A79">
        <w:rPr>
          <w:lang w:val="en-US"/>
        </w:rPr>
        <w:t xml:space="preserve">, </w:t>
      </w:r>
      <w:proofErr w:type="spellStart"/>
      <w:r w:rsidRPr="00FA1A79">
        <w:rPr>
          <w:lang w:val="en-US"/>
        </w:rPr>
        <w:t>canada</w:t>
      </w:r>
      <w:proofErr w:type="spellEnd"/>
      <w:r w:rsidRPr="00FA1A79">
        <w:rPr>
          <w:lang w:val="en-US"/>
        </w:rPr>
        <w:t xml:space="preserve">. Journal of Wildlife Diseases </w:t>
      </w:r>
      <w:r w:rsidRPr="00FA1A79">
        <w:rPr>
          <w:b/>
          <w:bCs/>
          <w:lang w:val="en-US"/>
        </w:rPr>
        <w:t>55</w:t>
      </w:r>
      <w:r w:rsidRPr="00FA1A79">
        <w:rPr>
          <w:lang w:val="en-US"/>
        </w:rPr>
        <w:t>(3): 544. doi:10.7589/2018-01-018.</w:t>
      </w:r>
    </w:p>
    <w:p w14:paraId="3B51F8C4" w14:textId="77777777" w:rsidR="00FA1A79" w:rsidRPr="00FA1A79" w:rsidRDefault="00FA1A79" w:rsidP="00FA1A79">
      <w:pPr>
        <w:pStyle w:val="Bibliography"/>
        <w:rPr>
          <w:lang w:val="en-US"/>
        </w:rPr>
      </w:pPr>
      <w:r w:rsidRPr="00FA1A79">
        <w:rPr>
          <w:lang w:val="en-US"/>
        </w:rPr>
        <w:t xml:space="preserve">Bondo, K.J., and </w:t>
      </w:r>
      <w:proofErr w:type="spellStart"/>
      <w:r w:rsidRPr="00FA1A79">
        <w:rPr>
          <w:lang w:val="en-US"/>
        </w:rPr>
        <w:t>Schwantje</w:t>
      </w:r>
      <w:proofErr w:type="spellEnd"/>
      <w:r w:rsidRPr="00FA1A79">
        <w:rPr>
          <w:lang w:val="en-US"/>
        </w:rPr>
        <w:t>, H. 2018. British Columbia Boreal Caribou Health Research Program Final Report: (November 1, 2013 – December 31, 2017). The British Columbia Oil and Gas Research and Innovation Society.</w:t>
      </w:r>
    </w:p>
    <w:p w14:paraId="52C14175" w14:textId="77777777" w:rsidR="00FA1A79" w:rsidRPr="00FA1A79" w:rsidRDefault="00FA1A79" w:rsidP="00FA1A79">
      <w:pPr>
        <w:pStyle w:val="Bibliography"/>
        <w:rPr>
          <w:lang w:val="en-US"/>
        </w:rPr>
      </w:pPr>
      <w:r w:rsidRPr="00FA1A79">
        <w:rPr>
          <w:lang w:val="en-US"/>
        </w:rPr>
        <w:t>Boutin, S., and Merrill, E. 2016. A review of population-based management of Southern Mountain caribou in BC. Columbia Mountains Institute, Revelstoke. Available from https://cmiae.org/wp-content/uploads/Mountain-Caribou-review-final.pdf.</w:t>
      </w:r>
    </w:p>
    <w:p w14:paraId="5AF8FF91" w14:textId="77777777" w:rsidR="00FA1A79" w:rsidRPr="00FA1A79" w:rsidRDefault="00FA1A79" w:rsidP="00FA1A79">
      <w:pPr>
        <w:pStyle w:val="Bibliography"/>
        <w:rPr>
          <w:lang w:val="en-US"/>
        </w:rPr>
      </w:pPr>
      <w:proofErr w:type="spellStart"/>
      <w:r w:rsidRPr="00FA1A79">
        <w:rPr>
          <w:lang w:val="en-US"/>
        </w:rPr>
        <w:t>Bøving</w:t>
      </w:r>
      <w:proofErr w:type="spellEnd"/>
      <w:r w:rsidRPr="00FA1A79">
        <w:rPr>
          <w:lang w:val="en-US"/>
        </w:rPr>
        <w:t xml:space="preserve">, P.S., and Post, E. 1997. Vigilance and foraging </w:t>
      </w:r>
      <w:proofErr w:type="spellStart"/>
      <w:r w:rsidRPr="00FA1A79">
        <w:rPr>
          <w:lang w:val="en-US"/>
        </w:rPr>
        <w:t>behaviour</w:t>
      </w:r>
      <w:proofErr w:type="spellEnd"/>
      <w:r w:rsidRPr="00FA1A79">
        <w:rPr>
          <w:lang w:val="en-US"/>
        </w:rPr>
        <w:t xml:space="preserve"> of female caribou in relation to predation risk. Rangifer </w:t>
      </w:r>
      <w:r w:rsidRPr="00FA1A79">
        <w:rPr>
          <w:b/>
          <w:bCs/>
          <w:lang w:val="en-US"/>
        </w:rPr>
        <w:t>17</w:t>
      </w:r>
      <w:r w:rsidRPr="00FA1A79">
        <w:rPr>
          <w:lang w:val="en-US"/>
        </w:rPr>
        <w:t>(2): 55–63. doi:10.7557/2.17.2.1302.</w:t>
      </w:r>
    </w:p>
    <w:p w14:paraId="1D714441" w14:textId="77777777" w:rsidR="00FA1A79" w:rsidRPr="00FA1A79" w:rsidRDefault="00FA1A79" w:rsidP="00FA1A79">
      <w:pPr>
        <w:pStyle w:val="Bibliography"/>
        <w:rPr>
          <w:lang w:val="en-US"/>
        </w:rPr>
      </w:pPr>
      <w:r w:rsidRPr="00FA1A79">
        <w:rPr>
          <w:lang w:val="en-US"/>
        </w:rPr>
        <w:t>Brook et al., R.K. 2011. An integrated approach to communicating and implementing community-based caribou health monitoring. Ran: 148. doi:10.7557/2.31.2.1999.</w:t>
      </w:r>
    </w:p>
    <w:p w14:paraId="1D543EA4" w14:textId="77777777" w:rsidR="00FA1A79" w:rsidRPr="00FA1A79" w:rsidRDefault="00FA1A79" w:rsidP="00FA1A79">
      <w:pPr>
        <w:pStyle w:val="Bibliography"/>
        <w:rPr>
          <w:lang w:val="en-US"/>
        </w:rPr>
      </w:pPr>
      <w:r w:rsidRPr="00FA1A79">
        <w:rPr>
          <w:lang w:val="en-US"/>
        </w:rPr>
        <w:t xml:space="preserve">Cook, J.G., Johnson, B.K., Cook, R.C., Riggs, R.A., </w:t>
      </w:r>
      <w:proofErr w:type="spellStart"/>
      <w:r w:rsidRPr="00FA1A79">
        <w:rPr>
          <w:lang w:val="en-US"/>
        </w:rPr>
        <w:t>Delcurto</w:t>
      </w:r>
      <w:proofErr w:type="spellEnd"/>
      <w:r w:rsidRPr="00FA1A79">
        <w:rPr>
          <w:lang w:val="en-US"/>
        </w:rPr>
        <w:t>, T., Bryant, L.D., and Irwin, L.L. 2004. Effects of Summer-Autumn Nutrition and Parturition Date on Reproduction and Survival of Elk. Wildlife Monographs (155,): 1–61.</w:t>
      </w:r>
    </w:p>
    <w:p w14:paraId="43F3E8ED" w14:textId="77777777" w:rsidR="00FA1A79" w:rsidRPr="00FA1A79" w:rsidRDefault="00FA1A79" w:rsidP="00FA1A79">
      <w:pPr>
        <w:pStyle w:val="Bibliography"/>
        <w:rPr>
          <w:lang w:val="en-US"/>
        </w:rPr>
      </w:pPr>
      <w:r w:rsidRPr="00FA1A79">
        <w:rPr>
          <w:lang w:val="en-US"/>
        </w:rPr>
        <w:t xml:space="preserve">Cook, J.G., Kelly, A.P., Cook, R.C., Culling, B., Culling, D., McLaren, A., </w:t>
      </w:r>
      <w:proofErr w:type="spellStart"/>
      <w:r w:rsidRPr="00FA1A79">
        <w:rPr>
          <w:lang w:val="en-US"/>
        </w:rPr>
        <w:t>Larter</w:t>
      </w:r>
      <w:proofErr w:type="spellEnd"/>
      <w:r w:rsidRPr="00FA1A79">
        <w:rPr>
          <w:lang w:val="en-US"/>
        </w:rPr>
        <w:t xml:space="preserve">, N.C., and Watters, M. 2021. Seasonal patterns in nutritional condition of caribou (Rangifer tarandus) in the southern Northwest Territories and northeastern British Columbia, Canada. Can. J. Zool. </w:t>
      </w:r>
      <w:r w:rsidRPr="00FA1A79">
        <w:rPr>
          <w:b/>
          <w:bCs/>
          <w:lang w:val="en-US"/>
        </w:rPr>
        <w:t>99</w:t>
      </w:r>
      <w:r w:rsidRPr="00FA1A79">
        <w:rPr>
          <w:lang w:val="en-US"/>
        </w:rPr>
        <w:t>(10): 845–858. NRC Research Press. doi:10.1139/cjz-2021-0057.</w:t>
      </w:r>
    </w:p>
    <w:p w14:paraId="7F3BB3A5" w14:textId="77777777" w:rsidR="00FA1A79" w:rsidRPr="00FA1A79" w:rsidRDefault="00FA1A79" w:rsidP="00FA1A79">
      <w:pPr>
        <w:pStyle w:val="Bibliography"/>
        <w:rPr>
          <w:lang w:val="en-US"/>
        </w:rPr>
      </w:pPr>
      <w:r w:rsidRPr="00FA1A79">
        <w:rPr>
          <w:lang w:val="en-US"/>
        </w:rPr>
        <w:t>COSEWIC. 2014. COSEWIC assessment and status report on the caribou, Rangifer tarandus: northern mountain population, central mountain population, southern mountain population, in Canada.</w:t>
      </w:r>
    </w:p>
    <w:p w14:paraId="3067C232" w14:textId="77777777" w:rsidR="00FA1A79" w:rsidRPr="00FA1A79" w:rsidRDefault="00FA1A79" w:rsidP="00FA1A79">
      <w:pPr>
        <w:pStyle w:val="Bibliography"/>
        <w:rPr>
          <w:lang w:val="en-US"/>
        </w:rPr>
      </w:pPr>
      <w:r w:rsidRPr="00FA1A79">
        <w:rPr>
          <w:lang w:val="en-US"/>
        </w:rPr>
        <w:t xml:space="preserve">Curry, P. 2009. Caribou Herds and Arctic Communities: Exploring a New Tool for Caribou Health Monitoring. ARCTIC </w:t>
      </w:r>
      <w:r w:rsidRPr="00FA1A79">
        <w:rPr>
          <w:b/>
          <w:bCs/>
          <w:lang w:val="en-US"/>
        </w:rPr>
        <w:t>62</w:t>
      </w:r>
      <w:r w:rsidRPr="00FA1A79">
        <w:rPr>
          <w:lang w:val="en-US"/>
        </w:rPr>
        <w:t>(4): 495–499. doi:10.14430/arctic188.</w:t>
      </w:r>
    </w:p>
    <w:p w14:paraId="1791B861" w14:textId="77777777" w:rsidR="00FA1A79" w:rsidRPr="00FA1A79" w:rsidRDefault="00FA1A79" w:rsidP="00FA1A79">
      <w:pPr>
        <w:pStyle w:val="Bibliography"/>
        <w:rPr>
          <w:lang w:val="en-US"/>
        </w:rPr>
      </w:pPr>
      <w:r w:rsidRPr="00FA1A79">
        <w:rPr>
          <w:lang w:val="en-US"/>
        </w:rPr>
        <w:t>Dawe, K.L., and Boutin, S. 2016. Climate change is the primary driver of white</w:t>
      </w:r>
      <w:r w:rsidRPr="00FA1A79">
        <w:rPr>
          <w:rFonts w:ascii="Cambria Math" w:hAnsi="Cambria Math" w:cs="Cambria Math"/>
          <w:lang w:val="en-US"/>
        </w:rPr>
        <w:t>‐</w:t>
      </w:r>
      <w:r w:rsidRPr="00FA1A79">
        <w:rPr>
          <w:lang w:val="en-US"/>
        </w:rPr>
        <w:t xml:space="preserve">tailed deer </w:t>
      </w:r>
      <w:proofErr w:type="gramStart"/>
      <w:r w:rsidRPr="00FA1A79">
        <w:rPr>
          <w:lang w:val="en-US"/>
        </w:rPr>
        <w:t xml:space="preserve">( </w:t>
      </w:r>
      <w:r w:rsidRPr="00FA1A79">
        <w:rPr>
          <w:i/>
          <w:iCs/>
          <w:lang w:val="en-US"/>
        </w:rPr>
        <w:t>Odocoileus</w:t>
      </w:r>
      <w:proofErr w:type="gramEnd"/>
      <w:r w:rsidRPr="00FA1A79">
        <w:rPr>
          <w:i/>
          <w:iCs/>
          <w:lang w:val="en-US"/>
        </w:rPr>
        <w:t xml:space="preserve"> virginianus</w:t>
      </w:r>
      <w:r w:rsidRPr="00FA1A79">
        <w:rPr>
          <w:lang w:val="en-US"/>
        </w:rPr>
        <w:t xml:space="preserve"> ) range expansion at the northern extent of its range; land use is secondary. </w:t>
      </w:r>
      <w:proofErr w:type="spellStart"/>
      <w:r w:rsidRPr="00FA1A79">
        <w:rPr>
          <w:lang w:val="en-US"/>
        </w:rPr>
        <w:t>Ecol</w:t>
      </w:r>
      <w:proofErr w:type="spellEnd"/>
      <w:r w:rsidRPr="00FA1A79">
        <w:rPr>
          <w:lang w:val="en-US"/>
        </w:rPr>
        <w:t xml:space="preserve"> </w:t>
      </w:r>
      <w:proofErr w:type="spellStart"/>
      <w:r w:rsidRPr="00FA1A79">
        <w:rPr>
          <w:lang w:val="en-US"/>
        </w:rPr>
        <w:t>Evol</w:t>
      </w:r>
      <w:proofErr w:type="spellEnd"/>
      <w:r w:rsidRPr="00FA1A79">
        <w:rPr>
          <w:lang w:val="en-US"/>
        </w:rPr>
        <w:t xml:space="preserve"> </w:t>
      </w:r>
      <w:r w:rsidRPr="00FA1A79">
        <w:rPr>
          <w:b/>
          <w:bCs/>
          <w:lang w:val="en-US"/>
        </w:rPr>
        <w:t>6</w:t>
      </w:r>
      <w:r w:rsidRPr="00FA1A79">
        <w:rPr>
          <w:lang w:val="en-US"/>
        </w:rPr>
        <w:t>(18): 6435–6451. doi:10.1002/ece3.2316.</w:t>
      </w:r>
    </w:p>
    <w:p w14:paraId="4C5B2E44" w14:textId="77777777" w:rsidR="00FA1A79" w:rsidRPr="00FA1A79" w:rsidRDefault="00FA1A79" w:rsidP="00FA1A79">
      <w:pPr>
        <w:pStyle w:val="Bibliography"/>
        <w:rPr>
          <w:lang w:val="en-US"/>
        </w:rPr>
      </w:pPr>
      <w:proofErr w:type="spellStart"/>
      <w:r w:rsidRPr="00FA1A79">
        <w:rPr>
          <w:lang w:val="en-US"/>
        </w:rPr>
        <w:t>DeMars</w:t>
      </w:r>
      <w:proofErr w:type="spellEnd"/>
      <w:r w:rsidRPr="00FA1A79">
        <w:rPr>
          <w:lang w:val="en-US"/>
        </w:rPr>
        <w:t xml:space="preserve">, C.A., Gilbert, S., </w:t>
      </w:r>
      <w:proofErr w:type="spellStart"/>
      <w:r w:rsidRPr="00FA1A79">
        <w:rPr>
          <w:lang w:val="en-US"/>
        </w:rPr>
        <w:t>Serrouya</w:t>
      </w:r>
      <w:proofErr w:type="spellEnd"/>
      <w:r w:rsidRPr="00FA1A79">
        <w:rPr>
          <w:lang w:val="en-US"/>
        </w:rPr>
        <w:t xml:space="preserve">, R., Kelly, A.P., </w:t>
      </w:r>
      <w:proofErr w:type="spellStart"/>
      <w:r w:rsidRPr="00FA1A79">
        <w:rPr>
          <w:lang w:val="en-US"/>
        </w:rPr>
        <w:t>Larter</w:t>
      </w:r>
      <w:proofErr w:type="spellEnd"/>
      <w:r w:rsidRPr="00FA1A79">
        <w:rPr>
          <w:lang w:val="en-US"/>
        </w:rPr>
        <w:t xml:space="preserve">, N.C., Hervieux, D., and Boutin, S. 2021. Demographic responses of a threatened, low-density ungulate to annual variation in </w:t>
      </w:r>
      <w:r w:rsidRPr="00FA1A79">
        <w:rPr>
          <w:lang w:val="en-US"/>
        </w:rPr>
        <w:lastRenderedPageBreak/>
        <w:t xml:space="preserve">meteorological and phenological conditions. </w:t>
      </w:r>
      <w:proofErr w:type="spellStart"/>
      <w:r w:rsidRPr="00FA1A79">
        <w:rPr>
          <w:lang w:val="en-US"/>
        </w:rPr>
        <w:t>PLoS</w:t>
      </w:r>
      <w:proofErr w:type="spellEnd"/>
      <w:r w:rsidRPr="00FA1A79">
        <w:rPr>
          <w:lang w:val="en-US"/>
        </w:rPr>
        <w:t xml:space="preserve"> ONE </w:t>
      </w:r>
      <w:r w:rsidRPr="00FA1A79">
        <w:rPr>
          <w:b/>
          <w:bCs/>
          <w:lang w:val="en-US"/>
        </w:rPr>
        <w:t>16</w:t>
      </w:r>
      <w:r w:rsidRPr="00FA1A79">
        <w:rPr>
          <w:lang w:val="en-US"/>
        </w:rPr>
        <w:t xml:space="preserve">(10): e0258136. </w:t>
      </w:r>
      <w:proofErr w:type="gramStart"/>
      <w:r w:rsidRPr="00FA1A79">
        <w:rPr>
          <w:lang w:val="en-US"/>
        </w:rPr>
        <w:t>doi:10.1371/journal.pone</w:t>
      </w:r>
      <w:proofErr w:type="gramEnd"/>
      <w:r w:rsidRPr="00FA1A79">
        <w:rPr>
          <w:lang w:val="en-US"/>
        </w:rPr>
        <w:t>.0258136.</w:t>
      </w:r>
    </w:p>
    <w:p w14:paraId="610AB60D" w14:textId="77777777" w:rsidR="00FA1A79" w:rsidRPr="00FA1A79" w:rsidRDefault="00FA1A79" w:rsidP="00FA1A79">
      <w:pPr>
        <w:pStyle w:val="Bibliography"/>
        <w:rPr>
          <w:lang w:val="en-US"/>
        </w:rPr>
      </w:pPr>
      <w:proofErr w:type="spellStart"/>
      <w:r w:rsidRPr="00FA1A79">
        <w:rPr>
          <w:lang w:val="en-US"/>
        </w:rPr>
        <w:t>Denryter</w:t>
      </w:r>
      <w:proofErr w:type="spellEnd"/>
      <w:r w:rsidRPr="00FA1A79">
        <w:rPr>
          <w:lang w:val="en-US"/>
        </w:rPr>
        <w:t xml:space="preserve">, K., Cook, R.C., Cook, J.G., and Parker, K.L. 2022. Animal-defined resources reveal nutritional inadequacies for woodland caribou during summer–autumn. The Journal of Wildlife Management </w:t>
      </w:r>
      <w:r w:rsidRPr="00FA1A79">
        <w:rPr>
          <w:b/>
          <w:bCs/>
          <w:lang w:val="en-US"/>
        </w:rPr>
        <w:t>86</w:t>
      </w:r>
      <w:r w:rsidRPr="00FA1A79">
        <w:rPr>
          <w:lang w:val="en-US"/>
        </w:rPr>
        <w:t>(2): e22161. doi:10.1002/jwmg.22161.</w:t>
      </w:r>
    </w:p>
    <w:p w14:paraId="72F6F845" w14:textId="77777777" w:rsidR="00FA1A79" w:rsidRPr="00FA1A79" w:rsidRDefault="00FA1A79" w:rsidP="00FA1A79">
      <w:pPr>
        <w:pStyle w:val="Bibliography"/>
        <w:rPr>
          <w:lang w:val="en-US"/>
        </w:rPr>
      </w:pPr>
      <w:proofErr w:type="spellStart"/>
      <w:r w:rsidRPr="00FA1A79">
        <w:rPr>
          <w:lang w:val="en-US"/>
        </w:rPr>
        <w:t>Donini</w:t>
      </w:r>
      <w:proofErr w:type="spellEnd"/>
      <w:r w:rsidRPr="00FA1A79">
        <w:rPr>
          <w:lang w:val="en-US"/>
        </w:rPr>
        <w:t xml:space="preserve">, V., </w:t>
      </w:r>
      <w:proofErr w:type="spellStart"/>
      <w:r w:rsidRPr="00FA1A79">
        <w:rPr>
          <w:lang w:val="en-US"/>
        </w:rPr>
        <w:t>Iacona</w:t>
      </w:r>
      <w:proofErr w:type="spellEnd"/>
      <w:r w:rsidRPr="00FA1A79">
        <w:rPr>
          <w:lang w:val="en-US"/>
        </w:rPr>
        <w:t xml:space="preserve">, E., Pedrotti, L., Macho-Maschler, S., Palme, R., and </w:t>
      </w:r>
      <w:proofErr w:type="spellStart"/>
      <w:r w:rsidRPr="00FA1A79">
        <w:rPr>
          <w:lang w:val="en-US"/>
        </w:rPr>
        <w:t>Corlatti</w:t>
      </w:r>
      <w:proofErr w:type="spellEnd"/>
      <w:r w:rsidRPr="00FA1A79">
        <w:rPr>
          <w:lang w:val="en-US"/>
        </w:rPr>
        <w:t xml:space="preserve">, L. 2022. Temporal stability of fecal cortisol metabolites in mountain-dwelling ungulates. Sci Nat </w:t>
      </w:r>
      <w:r w:rsidRPr="00FA1A79">
        <w:rPr>
          <w:b/>
          <w:bCs/>
          <w:lang w:val="en-US"/>
        </w:rPr>
        <w:t>109</w:t>
      </w:r>
      <w:r w:rsidRPr="00FA1A79">
        <w:rPr>
          <w:lang w:val="en-US"/>
        </w:rPr>
        <w:t>(2): 20. doi:10.1007/s00114-022-01792-y.</w:t>
      </w:r>
    </w:p>
    <w:p w14:paraId="079F7052" w14:textId="77777777" w:rsidR="00FA1A79" w:rsidRPr="00FA1A79" w:rsidRDefault="00FA1A79" w:rsidP="00FA1A79">
      <w:pPr>
        <w:pStyle w:val="Bibliography"/>
        <w:rPr>
          <w:lang w:val="en-US"/>
        </w:rPr>
      </w:pPr>
      <w:r w:rsidRPr="00FA1A79">
        <w:rPr>
          <w:lang w:val="en-US"/>
        </w:rPr>
        <w:t xml:space="preserve">Downs, C.J., </w:t>
      </w:r>
      <w:proofErr w:type="spellStart"/>
      <w:r w:rsidRPr="00FA1A79">
        <w:rPr>
          <w:lang w:val="en-US"/>
        </w:rPr>
        <w:t>Boan</w:t>
      </w:r>
      <w:proofErr w:type="spellEnd"/>
      <w:r w:rsidRPr="00FA1A79">
        <w:rPr>
          <w:lang w:val="en-US"/>
        </w:rPr>
        <w:t xml:space="preserve">, B.V., </w:t>
      </w:r>
      <w:proofErr w:type="spellStart"/>
      <w:r w:rsidRPr="00FA1A79">
        <w:rPr>
          <w:lang w:val="en-US"/>
        </w:rPr>
        <w:t>Lohuis</w:t>
      </w:r>
      <w:proofErr w:type="spellEnd"/>
      <w:r w:rsidRPr="00FA1A79">
        <w:rPr>
          <w:lang w:val="en-US"/>
        </w:rPr>
        <w:t xml:space="preserve">, T.D., and Stewart, K.M. 2018. Investigating Relationships between Reproduction, Immune Defenses, and Cortisol in Dall Sheep. Frontiers in Immunology </w:t>
      </w:r>
      <w:r w:rsidRPr="00FA1A79">
        <w:rPr>
          <w:b/>
          <w:bCs/>
          <w:lang w:val="en-US"/>
        </w:rPr>
        <w:t>9</w:t>
      </w:r>
      <w:r w:rsidRPr="00FA1A79">
        <w:rPr>
          <w:lang w:val="en-US"/>
        </w:rPr>
        <w:t>. Available from https://www.frontiersin.org/articles/10.3389/fimmu.2018.00105 [accessed 18 August 2023].</w:t>
      </w:r>
    </w:p>
    <w:p w14:paraId="0AA4BA02" w14:textId="77777777" w:rsidR="00FA1A79" w:rsidRPr="00FA1A79" w:rsidRDefault="00FA1A79" w:rsidP="00FA1A79">
      <w:pPr>
        <w:pStyle w:val="Bibliography"/>
        <w:rPr>
          <w:lang w:val="en-US"/>
        </w:rPr>
      </w:pPr>
      <w:r w:rsidRPr="00FA1A79">
        <w:rPr>
          <w:lang w:val="en-US"/>
        </w:rPr>
        <w:t xml:space="preserve">Dubey, J.P., </w:t>
      </w:r>
      <w:proofErr w:type="spellStart"/>
      <w:r w:rsidRPr="00FA1A79">
        <w:rPr>
          <w:lang w:val="en-US"/>
        </w:rPr>
        <w:t>Schares</w:t>
      </w:r>
      <w:proofErr w:type="spellEnd"/>
      <w:r w:rsidRPr="00FA1A79">
        <w:rPr>
          <w:lang w:val="en-US"/>
        </w:rPr>
        <w:t xml:space="preserve">, G., and Ortega-Mora, L.M. 2007. Epidemiology and Control of Neosporosis and </w:t>
      </w:r>
      <w:proofErr w:type="spellStart"/>
      <w:r w:rsidRPr="00FA1A79">
        <w:rPr>
          <w:lang w:val="en-US"/>
        </w:rPr>
        <w:t>Neospora</w:t>
      </w:r>
      <w:proofErr w:type="spellEnd"/>
      <w:r w:rsidRPr="00FA1A79">
        <w:rPr>
          <w:lang w:val="en-US"/>
        </w:rPr>
        <w:t xml:space="preserve"> caninum. Clinical Microbiology Reviews </w:t>
      </w:r>
      <w:r w:rsidRPr="00FA1A79">
        <w:rPr>
          <w:b/>
          <w:bCs/>
          <w:lang w:val="en-US"/>
        </w:rPr>
        <w:t>20</w:t>
      </w:r>
      <w:r w:rsidRPr="00FA1A79">
        <w:rPr>
          <w:lang w:val="en-US"/>
        </w:rPr>
        <w:t>(2): 323–367. American Society for Microbiology. doi:10.1128/CMR.00031-06.</w:t>
      </w:r>
    </w:p>
    <w:p w14:paraId="6C808563" w14:textId="77777777" w:rsidR="00FA1A79" w:rsidRPr="00FA1A79" w:rsidRDefault="00FA1A79" w:rsidP="00FA1A79">
      <w:pPr>
        <w:pStyle w:val="Bibliography"/>
        <w:rPr>
          <w:lang w:val="en-US"/>
        </w:rPr>
      </w:pPr>
      <w:proofErr w:type="spellStart"/>
      <w:r w:rsidRPr="00FA1A79">
        <w:rPr>
          <w:lang w:val="en-US"/>
        </w:rPr>
        <w:t>Ducrocq</w:t>
      </w:r>
      <w:proofErr w:type="spellEnd"/>
      <w:r w:rsidRPr="00FA1A79">
        <w:rPr>
          <w:lang w:val="en-US"/>
        </w:rPr>
        <w:t xml:space="preserve">, J., </w:t>
      </w:r>
      <w:proofErr w:type="spellStart"/>
      <w:r w:rsidRPr="00FA1A79">
        <w:rPr>
          <w:lang w:val="en-US"/>
        </w:rPr>
        <w:t>Kutz</w:t>
      </w:r>
      <w:proofErr w:type="spellEnd"/>
      <w:r w:rsidRPr="00FA1A79">
        <w:rPr>
          <w:lang w:val="en-US"/>
        </w:rPr>
        <w:t xml:space="preserve">, S., Simard, M., Croft, B., Elkin, B., and Lair, S. 2008. </w:t>
      </w:r>
      <w:proofErr w:type="spellStart"/>
      <w:r w:rsidRPr="00FA1A79">
        <w:rPr>
          <w:lang w:val="en-US"/>
        </w:rPr>
        <w:t>Besnoitiosis</w:t>
      </w:r>
      <w:proofErr w:type="spellEnd"/>
      <w:r w:rsidRPr="00FA1A79">
        <w:rPr>
          <w:lang w:val="en-US"/>
        </w:rPr>
        <w:t xml:space="preserve"> in caribou: What we know and what we don’t know</w:t>
      </w:r>
      <w:proofErr w:type="gramStart"/>
      <w:r w:rsidRPr="00FA1A79">
        <w:rPr>
          <w:lang w:val="en-US"/>
        </w:rPr>
        <w:t>. :</w:t>
      </w:r>
      <w:proofErr w:type="gramEnd"/>
      <w:r w:rsidRPr="00FA1A79">
        <w:rPr>
          <w:lang w:val="en-US"/>
        </w:rPr>
        <w:t xml:space="preserve"> 1.</w:t>
      </w:r>
    </w:p>
    <w:p w14:paraId="198A1CAE" w14:textId="77777777" w:rsidR="00FA1A79" w:rsidRPr="00FA1A79" w:rsidRDefault="00FA1A79" w:rsidP="00FA1A79">
      <w:pPr>
        <w:pStyle w:val="Bibliography"/>
        <w:rPr>
          <w:lang w:val="en-US"/>
        </w:rPr>
      </w:pPr>
      <w:proofErr w:type="spellStart"/>
      <w:r w:rsidRPr="00FA1A79">
        <w:rPr>
          <w:lang w:val="en-US"/>
        </w:rPr>
        <w:t>Dulude</w:t>
      </w:r>
      <w:proofErr w:type="spellEnd"/>
      <w:r w:rsidRPr="00FA1A79">
        <w:rPr>
          <w:lang w:val="en-US"/>
        </w:rPr>
        <w:t xml:space="preserve">-de </w:t>
      </w:r>
      <w:proofErr w:type="spellStart"/>
      <w:r w:rsidRPr="00FA1A79">
        <w:rPr>
          <w:lang w:val="en-US"/>
        </w:rPr>
        <w:t>Broin</w:t>
      </w:r>
      <w:proofErr w:type="spellEnd"/>
      <w:r w:rsidRPr="00FA1A79">
        <w:rPr>
          <w:lang w:val="en-US"/>
        </w:rPr>
        <w:t xml:space="preserve">, F., Hamel, S., </w:t>
      </w:r>
      <w:proofErr w:type="spellStart"/>
      <w:r w:rsidRPr="00FA1A79">
        <w:rPr>
          <w:lang w:val="en-US"/>
        </w:rPr>
        <w:t>Mastromonaco</w:t>
      </w:r>
      <w:proofErr w:type="spellEnd"/>
      <w:r w:rsidRPr="00FA1A79">
        <w:rPr>
          <w:lang w:val="en-US"/>
        </w:rPr>
        <w:t xml:space="preserve">, G.F., and </w:t>
      </w:r>
      <w:proofErr w:type="spellStart"/>
      <w:r w:rsidRPr="00FA1A79">
        <w:rPr>
          <w:lang w:val="en-US"/>
        </w:rPr>
        <w:t>Côté</w:t>
      </w:r>
      <w:proofErr w:type="spellEnd"/>
      <w:r w:rsidRPr="00FA1A79">
        <w:rPr>
          <w:lang w:val="en-US"/>
        </w:rPr>
        <w:t xml:space="preserve">, S.D. 2020. Predation risk and mountain goat reproduction: Evidence for stress-induced breeding suppression in a wild ungulate. Functional Ecology </w:t>
      </w:r>
      <w:r w:rsidRPr="00FA1A79">
        <w:rPr>
          <w:b/>
          <w:bCs/>
          <w:lang w:val="en-US"/>
        </w:rPr>
        <w:t>34</w:t>
      </w:r>
      <w:r w:rsidRPr="00FA1A79">
        <w:rPr>
          <w:lang w:val="en-US"/>
        </w:rPr>
        <w:t>(5): 1003–1014. doi:10.1111/1365-2435.13514.</w:t>
      </w:r>
    </w:p>
    <w:p w14:paraId="627B0079" w14:textId="77777777" w:rsidR="00FA1A79" w:rsidRPr="00FA1A79" w:rsidRDefault="00FA1A79" w:rsidP="00FA1A79">
      <w:pPr>
        <w:pStyle w:val="Bibliography"/>
        <w:rPr>
          <w:lang w:val="en-US"/>
        </w:rPr>
      </w:pPr>
      <w:r w:rsidRPr="00FA1A79">
        <w:rPr>
          <w:lang w:val="en-US"/>
        </w:rPr>
        <w:t>Environment Canada. 2014. Recovery strategy for the woodland caribou, southern mountain population (Rangifer tarandus caribou) in Canada. Available from https://central.bac-lac.gc.ca/.item?id=En3-4-187-2014-eng&amp;op=pdf&amp;app=Library [accessed 11 June 2021].</w:t>
      </w:r>
    </w:p>
    <w:p w14:paraId="23CE03D1" w14:textId="77777777" w:rsidR="00FA1A79" w:rsidRPr="00FA1A79" w:rsidRDefault="00FA1A79" w:rsidP="00FA1A79">
      <w:pPr>
        <w:pStyle w:val="Bibliography"/>
        <w:rPr>
          <w:lang w:val="en-US"/>
        </w:rPr>
      </w:pPr>
      <w:proofErr w:type="spellStart"/>
      <w:r w:rsidRPr="00FA1A79">
        <w:rPr>
          <w:lang w:val="en-US"/>
        </w:rPr>
        <w:t>Ewacha</w:t>
      </w:r>
      <w:proofErr w:type="spellEnd"/>
      <w:r w:rsidRPr="00FA1A79">
        <w:rPr>
          <w:lang w:val="en-US"/>
        </w:rPr>
        <w:t xml:space="preserve">, M.V.A., Roth, J.D., Anderson, W.G., Brannen, D.C., and Dupont, D.L.J. 2017. Disturbance and chronic levels of cortisol in boreal woodland caribou. The Journal of Wildlife Management </w:t>
      </w:r>
      <w:r w:rsidRPr="00FA1A79">
        <w:rPr>
          <w:b/>
          <w:bCs/>
          <w:lang w:val="en-US"/>
        </w:rPr>
        <w:t>81</w:t>
      </w:r>
      <w:r w:rsidRPr="00FA1A79">
        <w:rPr>
          <w:lang w:val="en-US"/>
        </w:rPr>
        <w:t>(7): 1266–1275. doi:10.1002/jwmg.21288.</w:t>
      </w:r>
    </w:p>
    <w:p w14:paraId="317524F2" w14:textId="77777777" w:rsidR="00FA1A79" w:rsidRPr="00FA1A79" w:rsidRDefault="00FA1A79" w:rsidP="00FA1A79">
      <w:pPr>
        <w:pStyle w:val="Bibliography"/>
        <w:rPr>
          <w:lang w:val="en-US"/>
        </w:rPr>
      </w:pPr>
      <w:r w:rsidRPr="00FA1A79">
        <w:rPr>
          <w:lang w:val="en-US"/>
        </w:rPr>
        <w:t xml:space="preserve">Fisher, J.T., Burton, A.C., Nolan, L., and Roy, L. 2020. Influences of landscape change and winter severity on invasive ungulate persistence in the Nearctic boreal forest. Sci Rep </w:t>
      </w:r>
      <w:r w:rsidRPr="00FA1A79">
        <w:rPr>
          <w:b/>
          <w:bCs/>
          <w:lang w:val="en-US"/>
        </w:rPr>
        <w:t>10</w:t>
      </w:r>
      <w:r w:rsidRPr="00FA1A79">
        <w:rPr>
          <w:lang w:val="en-US"/>
        </w:rPr>
        <w:t>(1): 8742. doi:10.1038/s41598-020-65385-3.</w:t>
      </w:r>
    </w:p>
    <w:p w14:paraId="76171E58" w14:textId="77777777" w:rsidR="00FA1A79" w:rsidRPr="00FA1A79" w:rsidRDefault="00FA1A79" w:rsidP="00FA1A79">
      <w:pPr>
        <w:pStyle w:val="Bibliography"/>
        <w:rPr>
          <w:lang w:val="en-US"/>
        </w:rPr>
      </w:pPr>
      <w:proofErr w:type="spellStart"/>
      <w:r w:rsidRPr="00FA1A79">
        <w:rPr>
          <w:lang w:val="en-US"/>
        </w:rPr>
        <w:t>Flueck</w:t>
      </w:r>
      <w:proofErr w:type="spellEnd"/>
      <w:r w:rsidRPr="00FA1A79">
        <w:rPr>
          <w:lang w:val="en-US"/>
        </w:rPr>
        <w:t xml:space="preserve">, W.T. 1994. Effect of Trace Elements on Population Dynamics: Selenium Deficiency in Free-Ranging Black-Tailed Deer. Ecology </w:t>
      </w:r>
      <w:r w:rsidRPr="00FA1A79">
        <w:rPr>
          <w:b/>
          <w:bCs/>
          <w:lang w:val="en-US"/>
        </w:rPr>
        <w:t>75</w:t>
      </w:r>
      <w:r w:rsidRPr="00FA1A79">
        <w:rPr>
          <w:lang w:val="en-US"/>
        </w:rPr>
        <w:t>(3): 807–812. Ecological Society of America. doi:10.2307/1941736.</w:t>
      </w:r>
    </w:p>
    <w:p w14:paraId="6FF40C47" w14:textId="77777777" w:rsidR="00FA1A79" w:rsidRPr="00FA1A79" w:rsidRDefault="00FA1A79" w:rsidP="00FA1A79">
      <w:pPr>
        <w:pStyle w:val="Bibliography"/>
        <w:rPr>
          <w:lang w:val="en-US"/>
        </w:rPr>
      </w:pPr>
      <w:r w:rsidRPr="00FA1A79">
        <w:rPr>
          <w:lang w:val="en-US"/>
        </w:rPr>
        <w:t>Freeman, N. 2008. Motorized backcountry recreation and stress response in Mountain Caribou (Rangifer tarandus caribou). University of British Columbia. Available from https://open.library.ubc.ca/soa/cIRcle/collections/ubctheses/24/items/1.0066622.</w:t>
      </w:r>
    </w:p>
    <w:p w14:paraId="0087F8CE" w14:textId="77777777" w:rsidR="00FA1A79" w:rsidRPr="00FA1A79" w:rsidRDefault="00FA1A79" w:rsidP="00FA1A79">
      <w:pPr>
        <w:pStyle w:val="Bibliography"/>
        <w:rPr>
          <w:lang w:val="en-US"/>
        </w:rPr>
      </w:pPr>
      <w:r w:rsidRPr="00FA1A79">
        <w:rPr>
          <w:lang w:val="en-US"/>
        </w:rPr>
        <w:t xml:space="preserve">Gerhart, K.L., White, R.G., Cameron, R.D., and Russell, D.E. 1996. Estimating Fat Content of Caribou from Body Condition Scores. The Journal of Wildlife Management </w:t>
      </w:r>
      <w:r w:rsidRPr="00FA1A79">
        <w:rPr>
          <w:b/>
          <w:bCs/>
          <w:lang w:val="en-US"/>
        </w:rPr>
        <w:t>60</w:t>
      </w:r>
      <w:r w:rsidRPr="00FA1A79">
        <w:rPr>
          <w:lang w:val="en-US"/>
        </w:rPr>
        <w:t>(4): 713–718. [Wiley, Wildlife Society]. doi:10.2307/3802369.</w:t>
      </w:r>
    </w:p>
    <w:p w14:paraId="7B60B7CC" w14:textId="77777777" w:rsidR="00FA1A79" w:rsidRPr="00FA1A79" w:rsidRDefault="00FA1A79" w:rsidP="00FA1A79">
      <w:pPr>
        <w:pStyle w:val="Bibliography"/>
        <w:rPr>
          <w:lang w:val="en-US"/>
        </w:rPr>
      </w:pPr>
      <w:proofErr w:type="spellStart"/>
      <w:r w:rsidRPr="00FA1A79">
        <w:rPr>
          <w:lang w:val="en-US"/>
        </w:rPr>
        <w:t>Goheen</w:t>
      </w:r>
      <w:proofErr w:type="spellEnd"/>
      <w:r w:rsidRPr="00FA1A79">
        <w:rPr>
          <w:lang w:val="en-US"/>
        </w:rPr>
        <w:t xml:space="preserve">, J., and </w:t>
      </w:r>
      <w:proofErr w:type="spellStart"/>
      <w:r w:rsidRPr="00FA1A79">
        <w:rPr>
          <w:lang w:val="en-US"/>
        </w:rPr>
        <w:t>Jesmer</w:t>
      </w:r>
      <w:proofErr w:type="spellEnd"/>
      <w:r w:rsidRPr="00FA1A79">
        <w:rPr>
          <w:lang w:val="en-US"/>
        </w:rPr>
        <w:t xml:space="preserve">, B. 2013. Validation of Fecal-based Methods for Monitoring Nutrition and Reproduction of Moose in the Greater Yellowstone Ecosystem. </w:t>
      </w:r>
      <w:proofErr w:type="spellStart"/>
      <w:r w:rsidRPr="00FA1A79">
        <w:rPr>
          <w:lang w:val="en-US"/>
        </w:rPr>
        <w:t>uwnpsrc</w:t>
      </w:r>
      <w:proofErr w:type="spellEnd"/>
      <w:r w:rsidRPr="00FA1A79">
        <w:rPr>
          <w:lang w:val="en-US"/>
        </w:rPr>
        <w:t xml:space="preserve"> </w:t>
      </w:r>
      <w:r w:rsidRPr="00FA1A79">
        <w:rPr>
          <w:b/>
          <w:bCs/>
          <w:lang w:val="en-US"/>
        </w:rPr>
        <w:t>36</w:t>
      </w:r>
      <w:r w:rsidRPr="00FA1A79">
        <w:rPr>
          <w:lang w:val="en-US"/>
        </w:rPr>
        <w:t>: 138–145. doi:10.13001/uwnpsrc.2013.4005.</w:t>
      </w:r>
    </w:p>
    <w:p w14:paraId="4877F975" w14:textId="77777777" w:rsidR="00FA1A79" w:rsidRPr="00FA1A79" w:rsidRDefault="00FA1A79" w:rsidP="00FA1A79">
      <w:pPr>
        <w:pStyle w:val="Bibliography"/>
        <w:rPr>
          <w:lang w:val="en-US"/>
        </w:rPr>
      </w:pPr>
      <w:r w:rsidRPr="00FA1A79">
        <w:rPr>
          <w:lang w:val="en-US"/>
        </w:rPr>
        <w:t xml:space="preserve">Heard, D.C., and Zimmerman, K.L. 2021. Fall supplemental feeding increases population growth rate of an endangered caribou herd. </w:t>
      </w:r>
      <w:proofErr w:type="spellStart"/>
      <w:r w:rsidRPr="00FA1A79">
        <w:rPr>
          <w:lang w:val="en-US"/>
        </w:rPr>
        <w:t>PeerJ</w:t>
      </w:r>
      <w:proofErr w:type="spellEnd"/>
      <w:r w:rsidRPr="00FA1A79">
        <w:rPr>
          <w:lang w:val="en-US"/>
        </w:rPr>
        <w:t xml:space="preserve"> </w:t>
      </w:r>
      <w:r w:rsidRPr="00FA1A79">
        <w:rPr>
          <w:b/>
          <w:bCs/>
          <w:lang w:val="en-US"/>
        </w:rPr>
        <w:t>9</w:t>
      </w:r>
      <w:r w:rsidRPr="00FA1A79">
        <w:rPr>
          <w:lang w:val="en-US"/>
        </w:rPr>
        <w:t>: e10708. doi:10.7717/peerj.10708.</w:t>
      </w:r>
    </w:p>
    <w:p w14:paraId="3DA9D58C" w14:textId="77777777" w:rsidR="00FA1A79" w:rsidRPr="00FA1A79" w:rsidRDefault="00FA1A79" w:rsidP="00FA1A79">
      <w:pPr>
        <w:pStyle w:val="Bibliography"/>
        <w:rPr>
          <w:lang w:val="en-US"/>
        </w:rPr>
      </w:pPr>
      <w:proofErr w:type="spellStart"/>
      <w:r w:rsidRPr="00FA1A79">
        <w:rPr>
          <w:lang w:val="en-US"/>
        </w:rPr>
        <w:t>Hebblewhite</w:t>
      </w:r>
      <w:proofErr w:type="spellEnd"/>
      <w:r w:rsidRPr="00FA1A79">
        <w:rPr>
          <w:lang w:val="en-US"/>
        </w:rPr>
        <w:t xml:space="preserve">, M. 2017. </w:t>
      </w:r>
      <w:proofErr w:type="gramStart"/>
      <w:r w:rsidRPr="00FA1A79">
        <w:rPr>
          <w:lang w:val="en-US"/>
        </w:rPr>
        <w:t>Billion dollar</w:t>
      </w:r>
      <w:proofErr w:type="gramEnd"/>
      <w:r w:rsidRPr="00FA1A79">
        <w:rPr>
          <w:lang w:val="en-US"/>
        </w:rPr>
        <w:t xml:space="preserve"> boreal woodland caribou and the biodiversity impacts of the global oil and gas industry. Biological Conservation </w:t>
      </w:r>
      <w:r w:rsidRPr="00FA1A79">
        <w:rPr>
          <w:b/>
          <w:bCs/>
          <w:lang w:val="en-US"/>
        </w:rPr>
        <w:t>206</w:t>
      </w:r>
      <w:r w:rsidRPr="00FA1A79">
        <w:rPr>
          <w:lang w:val="en-US"/>
        </w:rPr>
        <w:t xml:space="preserve">: 102–111. </w:t>
      </w:r>
      <w:proofErr w:type="gramStart"/>
      <w:r w:rsidRPr="00FA1A79">
        <w:rPr>
          <w:lang w:val="en-US"/>
        </w:rPr>
        <w:t>doi:10.1016/j.biocon</w:t>
      </w:r>
      <w:proofErr w:type="gramEnd"/>
      <w:r w:rsidRPr="00FA1A79">
        <w:rPr>
          <w:lang w:val="en-US"/>
        </w:rPr>
        <w:t>.2016.12.014.</w:t>
      </w:r>
    </w:p>
    <w:p w14:paraId="37721FBF" w14:textId="77777777" w:rsidR="00FA1A79" w:rsidRPr="00FA1A79" w:rsidRDefault="00FA1A79" w:rsidP="00FA1A79">
      <w:pPr>
        <w:pStyle w:val="Bibliography"/>
        <w:rPr>
          <w:lang w:val="en-US"/>
        </w:rPr>
      </w:pPr>
      <w:proofErr w:type="spellStart"/>
      <w:r w:rsidRPr="00FA1A79">
        <w:rPr>
          <w:lang w:val="en-US"/>
        </w:rPr>
        <w:t>Hidiroglou</w:t>
      </w:r>
      <w:proofErr w:type="spellEnd"/>
      <w:r w:rsidRPr="00FA1A79">
        <w:rPr>
          <w:lang w:val="en-US"/>
        </w:rPr>
        <w:t xml:space="preserve">, M. 1979. Trace Element Deficiencies and Fertility in Ruminants: A Review1. Journal of Dairy Science </w:t>
      </w:r>
      <w:r w:rsidRPr="00FA1A79">
        <w:rPr>
          <w:b/>
          <w:bCs/>
          <w:lang w:val="en-US"/>
        </w:rPr>
        <w:t>62</w:t>
      </w:r>
      <w:r w:rsidRPr="00FA1A79">
        <w:rPr>
          <w:lang w:val="en-US"/>
        </w:rPr>
        <w:t>(8): 1195–1206. doi:10.3168/</w:t>
      </w:r>
      <w:proofErr w:type="gramStart"/>
      <w:r w:rsidRPr="00FA1A79">
        <w:rPr>
          <w:lang w:val="en-US"/>
        </w:rPr>
        <w:t>jds.S</w:t>
      </w:r>
      <w:proofErr w:type="gramEnd"/>
      <w:r w:rsidRPr="00FA1A79">
        <w:rPr>
          <w:lang w:val="en-US"/>
        </w:rPr>
        <w:t>0022-0302(79)83400-1.</w:t>
      </w:r>
    </w:p>
    <w:p w14:paraId="3038AB98" w14:textId="77777777" w:rsidR="00FA1A79" w:rsidRPr="00FA1A79" w:rsidRDefault="00FA1A79" w:rsidP="00FA1A79">
      <w:pPr>
        <w:pStyle w:val="Bibliography"/>
        <w:rPr>
          <w:lang w:val="en-US"/>
        </w:rPr>
      </w:pPr>
      <w:r w:rsidRPr="00FA1A79">
        <w:rPr>
          <w:lang w:val="en-US"/>
        </w:rPr>
        <w:t xml:space="preserve">Holt, R.D. 1977. Predation, apparent competition, and the structure of prey communities. Theoretical Population Biology </w:t>
      </w:r>
      <w:r w:rsidRPr="00FA1A79">
        <w:rPr>
          <w:b/>
          <w:bCs/>
          <w:lang w:val="en-US"/>
        </w:rPr>
        <w:t>12</w:t>
      </w:r>
      <w:r w:rsidRPr="00FA1A79">
        <w:rPr>
          <w:lang w:val="en-US"/>
        </w:rPr>
        <w:t>(2): 197–229. doi:10.1016/0040-5809(77)90042-9.</w:t>
      </w:r>
    </w:p>
    <w:p w14:paraId="091BAB75" w14:textId="77777777" w:rsidR="00FA1A79" w:rsidRPr="00FA1A79" w:rsidRDefault="00FA1A79" w:rsidP="00FA1A79">
      <w:pPr>
        <w:pStyle w:val="Bibliography"/>
        <w:rPr>
          <w:lang w:val="en-US"/>
        </w:rPr>
      </w:pPr>
      <w:r w:rsidRPr="00FA1A79">
        <w:rPr>
          <w:lang w:val="en-US"/>
        </w:rPr>
        <w:t xml:space="preserve">Jack, J.C., </w:t>
      </w:r>
      <w:proofErr w:type="spellStart"/>
      <w:r w:rsidRPr="00FA1A79">
        <w:rPr>
          <w:lang w:val="en-US"/>
        </w:rPr>
        <w:t>Gonet</w:t>
      </w:r>
      <w:proofErr w:type="spellEnd"/>
      <w:r w:rsidRPr="00FA1A79">
        <w:rPr>
          <w:lang w:val="en-US"/>
        </w:rPr>
        <w:t xml:space="preserve">, J., </w:t>
      </w:r>
      <w:proofErr w:type="spellStart"/>
      <w:r w:rsidRPr="00FA1A79">
        <w:rPr>
          <w:lang w:val="en-US"/>
        </w:rPr>
        <w:t>Mease</w:t>
      </w:r>
      <w:proofErr w:type="spellEnd"/>
      <w:r w:rsidRPr="00FA1A79">
        <w:rPr>
          <w:lang w:val="en-US"/>
        </w:rPr>
        <w:t xml:space="preserve">, A., and Nowak, K. 2020. Traditional Knowledge underlies One Health. Science </w:t>
      </w:r>
      <w:r w:rsidRPr="00FA1A79">
        <w:rPr>
          <w:b/>
          <w:bCs/>
          <w:lang w:val="en-US"/>
        </w:rPr>
        <w:t>369</w:t>
      </w:r>
      <w:r w:rsidRPr="00FA1A79">
        <w:rPr>
          <w:lang w:val="en-US"/>
        </w:rPr>
        <w:t>(6511): 1576–1576. doi:10.1126/</w:t>
      </w:r>
      <w:proofErr w:type="gramStart"/>
      <w:r w:rsidRPr="00FA1A79">
        <w:rPr>
          <w:lang w:val="en-US"/>
        </w:rPr>
        <w:t>science.abe</w:t>
      </w:r>
      <w:proofErr w:type="gramEnd"/>
      <w:r w:rsidRPr="00FA1A79">
        <w:rPr>
          <w:lang w:val="en-US"/>
        </w:rPr>
        <w:t>2401.</w:t>
      </w:r>
    </w:p>
    <w:p w14:paraId="058D54B1" w14:textId="77777777" w:rsidR="00FA1A79" w:rsidRPr="00FA1A79" w:rsidRDefault="00FA1A79" w:rsidP="00FA1A79">
      <w:pPr>
        <w:pStyle w:val="Bibliography"/>
        <w:rPr>
          <w:lang w:val="en-US"/>
        </w:rPr>
      </w:pPr>
      <w:r w:rsidRPr="00FA1A79">
        <w:rPr>
          <w:lang w:val="en-US"/>
        </w:rPr>
        <w:lastRenderedPageBreak/>
        <w:t xml:space="preserve">Johnson, D., Harms, N.J., </w:t>
      </w:r>
      <w:proofErr w:type="spellStart"/>
      <w:r w:rsidRPr="00FA1A79">
        <w:rPr>
          <w:lang w:val="en-US"/>
        </w:rPr>
        <w:t>Larter</w:t>
      </w:r>
      <w:proofErr w:type="spellEnd"/>
      <w:r w:rsidRPr="00FA1A79">
        <w:rPr>
          <w:lang w:val="en-US"/>
        </w:rPr>
        <w:t xml:space="preserve">, N.C., Elkin, B.T., </w:t>
      </w:r>
      <w:proofErr w:type="spellStart"/>
      <w:r w:rsidRPr="00FA1A79">
        <w:rPr>
          <w:lang w:val="en-US"/>
        </w:rPr>
        <w:t>Tabel</w:t>
      </w:r>
      <w:proofErr w:type="spellEnd"/>
      <w:r w:rsidRPr="00FA1A79">
        <w:rPr>
          <w:lang w:val="en-US"/>
        </w:rPr>
        <w:t>, H., and Wei, G. 2010. Serum biochemistry, serology, and parasitology of boreal caribou (</w:t>
      </w:r>
      <w:proofErr w:type="spellStart"/>
      <w:r w:rsidRPr="00FA1A79">
        <w:rPr>
          <w:lang w:val="en-US"/>
        </w:rPr>
        <w:t>rangifer</w:t>
      </w:r>
      <w:proofErr w:type="spellEnd"/>
      <w:r w:rsidRPr="00FA1A79">
        <w:rPr>
          <w:lang w:val="en-US"/>
        </w:rPr>
        <w:t xml:space="preserve"> tarandus caribou) in the northwest territories, </w:t>
      </w:r>
      <w:proofErr w:type="spellStart"/>
      <w:r w:rsidRPr="00FA1A79">
        <w:rPr>
          <w:lang w:val="en-US"/>
        </w:rPr>
        <w:t>canada</w:t>
      </w:r>
      <w:proofErr w:type="spellEnd"/>
      <w:r w:rsidRPr="00FA1A79">
        <w:rPr>
          <w:lang w:val="en-US"/>
        </w:rPr>
        <w:t xml:space="preserve">. Journal of Wildlife Diseases </w:t>
      </w:r>
      <w:r w:rsidRPr="00FA1A79">
        <w:rPr>
          <w:b/>
          <w:bCs/>
          <w:lang w:val="en-US"/>
        </w:rPr>
        <w:t>46</w:t>
      </w:r>
      <w:r w:rsidRPr="00FA1A79">
        <w:rPr>
          <w:lang w:val="en-US"/>
        </w:rPr>
        <w:t>(4): 1096–1107. doi:10.7589/0090-3558-46.4.1096.</w:t>
      </w:r>
    </w:p>
    <w:p w14:paraId="19F6ABB9" w14:textId="77777777" w:rsidR="00FA1A79" w:rsidRPr="00FA1A79" w:rsidRDefault="00FA1A79" w:rsidP="00FA1A79">
      <w:pPr>
        <w:pStyle w:val="Bibliography"/>
        <w:rPr>
          <w:lang w:val="en-US"/>
        </w:rPr>
      </w:pPr>
      <w:r w:rsidRPr="00FA1A79">
        <w:rPr>
          <w:lang w:val="en-US"/>
        </w:rPr>
        <w:t xml:space="preserve">Joly, K., Wasser, S.K., and Booth, R. 2015. Non-Invasive Assessment of the Interrelationships of Diet, Pregnancy Rate, Group Composition, and Physiological and Nutritional Stress of Barren-Ground Caribou in Late Winter. </w:t>
      </w:r>
      <w:proofErr w:type="spellStart"/>
      <w:r w:rsidRPr="00FA1A79">
        <w:rPr>
          <w:lang w:val="en-US"/>
        </w:rPr>
        <w:t>PLoS</w:t>
      </w:r>
      <w:proofErr w:type="spellEnd"/>
      <w:r w:rsidRPr="00FA1A79">
        <w:rPr>
          <w:lang w:val="en-US"/>
        </w:rPr>
        <w:t xml:space="preserve"> ONE </w:t>
      </w:r>
      <w:r w:rsidRPr="00FA1A79">
        <w:rPr>
          <w:b/>
          <w:bCs/>
          <w:lang w:val="en-US"/>
        </w:rPr>
        <w:t>10</w:t>
      </w:r>
      <w:r w:rsidRPr="00FA1A79">
        <w:rPr>
          <w:lang w:val="en-US"/>
        </w:rPr>
        <w:t xml:space="preserve">(6): e0127586. </w:t>
      </w:r>
      <w:proofErr w:type="gramStart"/>
      <w:r w:rsidRPr="00FA1A79">
        <w:rPr>
          <w:lang w:val="en-US"/>
        </w:rPr>
        <w:t>doi:10.1371/journal.pone</w:t>
      </w:r>
      <w:proofErr w:type="gramEnd"/>
      <w:r w:rsidRPr="00FA1A79">
        <w:rPr>
          <w:lang w:val="en-US"/>
        </w:rPr>
        <w:t>.0127586.</w:t>
      </w:r>
    </w:p>
    <w:p w14:paraId="27268C22" w14:textId="77777777" w:rsidR="00FA1A79" w:rsidRPr="00FA1A79" w:rsidRDefault="00FA1A79" w:rsidP="00FA1A79">
      <w:pPr>
        <w:pStyle w:val="Bibliography"/>
        <w:rPr>
          <w:lang w:val="en-US"/>
        </w:rPr>
      </w:pPr>
      <w:proofErr w:type="spellStart"/>
      <w:r w:rsidRPr="00FA1A79">
        <w:rPr>
          <w:lang w:val="en-US"/>
        </w:rPr>
        <w:t>Karbø</w:t>
      </w:r>
      <w:proofErr w:type="spellEnd"/>
      <w:r w:rsidRPr="00FA1A79">
        <w:rPr>
          <w:lang w:val="en-US"/>
        </w:rPr>
        <w:t xml:space="preserve">, A. 2019. Linking behavior to diet in Svalbard reindeer (Rangifer tarandus </w:t>
      </w:r>
      <w:proofErr w:type="spellStart"/>
      <w:r w:rsidRPr="00FA1A79">
        <w:rPr>
          <w:lang w:val="en-US"/>
        </w:rPr>
        <w:t>platyrhynchus</w:t>
      </w:r>
      <w:proofErr w:type="spellEnd"/>
      <w:r w:rsidRPr="00FA1A79">
        <w:rPr>
          <w:lang w:val="en-US"/>
        </w:rPr>
        <w:t>) by use of DNA metabarcoding and GPS-telemetry. Norwegian University of Life Sciences.</w:t>
      </w:r>
    </w:p>
    <w:p w14:paraId="0CDAC979" w14:textId="77777777" w:rsidR="00FA1A79" w:rsidRPr="00FA1A79" w:rsidRDefault="00FA1A79" w:rsidP="00FA1A79">
      <w:pPr>
        <w:pStyle w:val="Bibliography"/>
        <w:rPr>
          <w:lang w:val="en-US"/>
        </w:rPr>
      </w:pPr>
      <w:r w:rsidRPr="00FA1A79">
        <w:rPr>
          <w:lang w:val="en-US"/>
        </w:rPr>
        <w:t xml:space="preserve">Kimmerer, R.W. 2015. Braiding Sweetgrass: Indigenous Wisdom, Scientific </w:t>
      </w:r>
      <w:proofErr w:type="gramStart"/>
      <w:r w:rsidRPr="00FA1A79">
        <w:rPr>
          <w:lang w:val="en-US"/>
        </w:rPr>
        <w:t>Knowledge</w:t>
      </w:r>
      <w:proofErr w:type="gramEnd"/>
      <w:r w:rsidRPr="00FA1A79">
        <w:rPr>
          <w:lang w:val="en-US"/>
        </w:rPr>
        <w:t xml:space="preserve"> and the Teachings of Plants. Milkweed Editions. Available from https://bookshop.org/books/braiding-sweetgrass-3e12996d-ea04-4dd2-b9a9-04cfd82f361f/9781571313560 [accessed 16 March 2022].</w:t>
      </w:r>
    </w:p>
    <w:p w14:paraId="406FE79F" w14:textId="77777777" w:rsidR="00FA1A79" w:rsidRPr="00FA1A79" w:rsidRDefault="00FA1A79" w:rsidP="00FA1A79">
      <w:pPr>
        <w:pStyle w:val="Bibliography"/>
        <w:rPr>
          <w:lang w:val="en-US"/>
        </w:rPr>
      </w:pPr>
      <w:r w:rsidRPr="00FA1A79">
        <w:rPr>
          <w:lang w:val="en-US"/>
        </w:rPr>
        <w:t xml:space="preserve">Knight, C.A., Anderson, L., Bunting, M.J., Champagne, M., </w:t>
      </w:r>
      <w:proofErr w:type="spellStart"/>
      <w:r w:rsidRPr="00FA1A79">
        <w:rPr>
          <w:lang w:val="en-US"/>
        </w:rPr>
        <w:t>Clayburn</w:t>
      </w:r>
      <w:proofErr w:type="spellEnd"/>
      <w:r w:rsidRPr="00FA1A79">
        <w:rPr>
          <w:lang w:val="en-US"/>
        </w:rPr>
        <w:t xml:space="preserve">, R.M., Crawford, J.N., </w:t>
      </w:r>
      <w:proofErr w:type="spellStart"/>
      <w:r w:rsidRPr="00FA1A79">
        <w:rPr>
          <w:lang w:val="en-US"/>
        </w:rPr>
        <w:t>Klimaszewski</w:t>
      </w:r>
      <w:proofErr w:type="spellEnd"/>
      <w:r w:rsidRPr="00FA1A79">
        <w:rPr>
          <w:lang w:val="en-US"/>
        </w:rPr>
        <w:t xml:space="preserve">-Patterson, A., Knapp, E.E., Lake, F.K., </w:t>
      </w:r>
      <w:proofErr w:type="spellStart"/>
      <w:r w:rsidRPr="00FA1A79">
        <w:rPr>
          <w:lang w:val="en-US"/>
        </w:rPr>
        <w:t>Mensing</w:t>
      </w:r>
      <w:proofErr w:type="spellEnd"/>
      <w:r w:rsidRPr="00FA1A79">
        <w:rPr>
          <w:lang w:val="en-US"/>
        </w:rPr>
        <w:t xml:space="preserve">, S.A., Wahl, D., </w:t>
      </w:r>
      <w:proofErr w:type="spellStart"/>
      <w:r w:rsidRPr="00FA1A79">
        <w:rPr>
          <w:lang w:val="en-US"/>
        </w:rPr>
        <w:t>Wanket</w:t>
      </w:r>
      <w:proofErr w:type="spellEnd"/>
      <w:r w:rsidRPr="00FA1A79">
        <w:rPr>
          <w:lang w:val="en-US"/>
        </w:rPr>
        <w:t xml:space="preserve">, J., Watts-Tobin, A., Potts, M.D., and Battles, J.J. 2022. Land management explains major trends in forest structure and composition over the last millennium in California’s Klamath Mountains. Proceedings of the National Academy of Sciences </w:t>
      </w:r>
      <w:r w:rsidRPr="00FA1A79">
        <w:rPr>
          <w:b/>
          <w:bCs/>
          <w:lang w:val="en-US"/>
        </w:rPr>
        <w:t>119</w:t>
      </w:r>
      <w:r w:rsidRPr="00FA1A79">
        <w:rPr>
          <w:lang w:val="en-US"/>
        </w:rPr>
        <w:t>(12): e2116264119. Proceedings of the National Academy of Sciences. doi:10.1073/pnas.2116264119.</w:t>
      </w:r>
    </w:p>
    <w:p w14:paraId="20158F3D" w14:textId="77777777" w:rsidR="00FA1A79" w:rsidRPr="00FA1A79" w:rsidRDefault="00FA1A79" w:rsidP="00FA1A79">
      <w:pPr>
        <w:pStyle w:val="Bibliography"/>
        <w:rPr>
          <w:lang w:val="en-US"/>
        </w:rPr>
      </w:pPr>
      <w:r w:rsidRPr="00FA1A79">
        <w:rPr>
          <w:lang w:val="en-US"/>
        </w:rPr>
        <w:t xml:space="preserve">Lamb, C.T., </w:t>
      </w:r>
      <w:proofErr w:type="spellStart"/>
      <w:r w:rsidRPr="00FA1A79">
        <w:rPr>
          <w:lang w:val="en-US"/>
        </w:rPr>
        <w:t>Willson</w:t>
      </w:r>
      <w:proofErr w:type="spellEnd"/>
      <w:r w:rsidRPr="00FA1A79">
        <w:rPr>
          <w:lang w:val="en-US"/>
        </w:rPr>
        <w:t xml:space="preserve">, R., Richter, C., Owens-Beek, N., Napoleon, J., Muir, B., </w:t>
      </w:r>
      <w:proofErr w:type="spellStart"/>
      <w:r w:rsidRPr="00FA1A79">
        <w:rPr>
          <w:lang w:val="en-US"/>
        </w:rPr>
        <w:t>McNay</w:t>
      </w:r>
      <w:proofErr w:type="spellEnd"/>
      <w:r w:rsidRPr="00FA1A79">
        <w:rPr>
          <w:lang w:val="en-US"/>
        </w:rPr>
        <w:t xml:space="preserve">, S., </w:t>
      </w:r>
      <w:proofErr w:type="spellStart"/>
      <w:r w:rsidRPr="00FA1A79">
        <w:rPr>
          <w:lang w:val="en-US"/>
        </w:rPr>
        <w:t>Lavis</w:t>
      </w:r>
      <w:proofErr w:type="spellEnd"/>
      <w:r w:rsidRPr="00FA1A79">
        <w:rPr>
          <w:lang w:val="en-US"/>
        </w:rPr>
        <w:t xml:space="preserve">, E., </w:t>
      </w:r>
      <w:proofErr w:type="spellStart"/>
      <w:r w:rsidRPr="00FA1A79">
        <w:rPr>
          <w:lang w:val="en-US"/>
        </w:rPr>
        <w:t>Hebblewhite</w:t>
      </w:r>
      <w:proofErr w:type="spellEnd"/>
      <w:r w:rsidRPr="00FA1A79">
        <w:rPr>
          <w:lang w:val="en-US"/>
        </w:rPr>
        <w:t xml:space="preserve">, M., </w:t>
      </w:r>
      <w:proofErr w:type="spellStart"/>
      <w:r w:rsidRPr="00FA1A79">
        <w:rPr>
          <w:lang w:val="en-US"/>
        </w:rPr>
        <w:t>Giguere</w:t>
      </w:r>
      <w:proofErr w:type="spellEnd"/>
      <w:r w:rsidRPr="00FA1A79">
        <w:rPr>
          <w:lang w:val="en-US"/>
        </w:rPr>
        <w:t xml:space="preserve">, L., </w:t>
      </w:r>
      <w:proofErr w:type="spellStart"/>
      <w:r w:rsidRPr="00FA1A79">
        <w:rPr>
          <w:lang w:val="en-US"/>
        </w:rPr>
        <w:t>Dokkie</w:t>
      </w:r>
      <w:proofErr w:type="spellEnd"/>
      <w:r w:rsidRPr="00FA1A79">
        <w:rPr>
          <w:lang w:val="en-US"/>
        </w:rPr>
        <w:t xml:space="preserve">, T., Boutin, S., and Ford, A.T. 2022. Indigenous-led conservation: pathways to recovery for the nearly extirpated </w:t>
      </w:r>
      <w:proofErr w:type="spellStart"/>
      <w:r w:rsidRPr="00FA1A79">
        <w:rPr>
          <w:lang w:val="en-US"/>
        </w:rPr>
        <w:t>Klinse</w:t>
      </w:r>
      <w:proofErr w:type="spellEnd"/>
      <w:r w:rsidRPr="00FA1A79">
        <w:rPr>
          <w:lang w:val="en-US"/>
        </w:rPr>
        <w:t xml:space="preserve">- </w:t>
      </w:r>
      <w:proofErr w:type="gramStart"/>
      <w:r w:rsidRPr="00FA1A79">
        <w:rPr>
          <w:lang w:val="en-US"/>
        </w:rPr>
        <w:t>Za mountain</w:t>
      </w:r>
      <w:proofErr w:type="gramEnd"/>
      <w:r w:rsidRPr="00FA1A79">
        <w:rPr>
          <w:lang w:val="en-US"/>
        </w:rPr>
        <w:t xml:space="preserve"> caribou. Ecological Applications.</w:t>
      </w:r>
    </w:p>
    <w:p w14:paraId="7624CDC8" w14:textId="77777777" w:rsidR="00FA1A79" w:rsidRPr="00FA1A79" w:rsidRDefault="00FA1A79" w:rsidP="00FA1A79">
      <w:pPr>
        <w:pStyle w:val="Bibliography"/>
        <w:rPr>
          <w:lang w:val="en-US"/>
        </w:rPr>
      </w:pPr>
      <w:r w:rsidRPr="00FA1A79">
        <w:rPr>
          <w:lang w:val="en-US"/>
        </w:rPr>
        <w:t xml:space="preserve">Laurent, M., Dickie, M., Becker, M., </w:t>
      </w:r>
      <w:proofErr w:type="spellStart"/>
      <w:r w:rsidRPr="00FA1A79">
        <w:rPr>
          <w:lang w:val="en-US"/>
        </w:rPr>
        <w:t>Serrouya</w:t>
      </w:r>
      <w:proofErr w:type="spellEnd"/>
      <w:r w:rsidRPr="00FA1A79">
        <w:rPr>
          <w:lang w:val="en-US"/>
        </w:rPr>
        <w:t>, R., and Boutin, S. 2021. Evaluating the Mechanisms of Landscape Change on White</w:t>
      </w:r>
      <w:r w:rsidRPr="00FA1A79">
        <w:rPr>
          <w:rFonts w:ascii="Cambria Math" w:hAnsi="Cambria Math" w:cs="Cambria Math"/>
          <w:lang w:val="en-US"/>
        </w:rPr>
        <w:t>‐</w:t>
      </w:r>
      <w:r w:rsidRPr="00FA1A79">
        <w:rPr>
          <w:lang w:val="en-US"/>
        </w:rPr>
        <w:t xml:space="preserve">Tailed Deer Populations. Jour. Wild. Mgmt. </w:t>
      </w:r>
      <w:r w:rsidRPr="00FA1A79">
        <w:rPr>
          <w:b/>
          <w:bCs/>
          <w:lang w:val="en-US"/>
        </w:rPr>
        <w:t>85</w:t>
      </w:r>
      <w:r w:rsidRPr="00FA1A79">
        <w:rPr>
          <w:lang w:val="en-US"/>
        </w:rPr>
        <w:t>(2): 340–353. doi:10.1002/jwmg.21979.</w:t>
      </w:r>
    </w:p>
    <w:p w14:paraId="7CF75B74" w14:textId="77777777" w:rsidR="00FA1A79" w:rsidRPr="00FA1A79" w:rsidRDefault="00FA1A79" w:rsidP="00FA1A79">
      <w:pPr>
        <w:pStyle w:val="Bibliography"/>
        <w:rPr>
          <w:lang w:val="en-US"/>
        </w:rPr>
      </w:pPr>
      <w:r w:rsidRPr="00FA1A79">
        <w:rPr>
          <w:lang w:val="en-US"/>
        </w:rPr>
        <w:t xml:space="preserve">Leslie Jr., D.M., Bowyer, R.T., and Jenks, J.A. 2008. Facts From Feces: Nitrogen Still Measures Up as a Nutritional Index for Mammalian Herbivores. The Journal of Wildlife Management </w:t>
      </w:r>
      <w:r w:rsidRPr="00FA1A79">
        <w:rPr>
          <w:b/>
          <w:bCs/>
          <w:lang w:val="en-US"/>
        </w:rPr>
        <w:t>72</w:t>
      </w:r>
      <w:r w:rsidRPr="00FA1A79">
        <w:rPr>
          <w:lang w:val="en-US"/>
        </w:rPr>
        <w:t>(6): 1420–1433. doi:10.2193/2007-404.</w:t>
      </w:r>
    </w:p>
    <w:p w14:paraId="387C5D43" w14:textId="77777777" w:rsidR="00FA1A79" w:rsidRPr="00FA1A79" w:rsidRDefault="00FA1A79" w:rsidP="00FA1A79">
      <w:pPr>
        <w:pStyle w:val="Bibliography"/>
        <w:rPr>
          <w:lang w:val="en-US"/>
        </w:rPr>
      </w:pPr>
      <w:r w:rsidRPr="00FA1A79">
        <w:rPr>
          <w:lang w:val="en-US"/>
        </w:rPr>
        <w:t>Macbeth, B.J. 2013. An evaluation of hair cortisol concentration as a potential biomarker of long-term stress in free-ranging grizzly bears (Ursus arctos), polar bears (Ursus maritimus), and caribou (Rangifer tarandus sp.). Doctoral dissertation, University of Saskatchewan.</w:t>
      </w:r>
    </w:p>
    <w:p w14:paraId="1612B161" w14:textId="77777777" w:rsidR="00FA1A79" w:rsidRPr="00FA1A79" w:rsidRDefault="00FA1A79" w:rsidP="00FA1A79">
      <w:pPr>
        <w:pStyle w:val="Bibliography"/>
        <w:rPr>
          <w:lang w:val="en-US"/>
        </w:rPr>
      </w:pPr>
      <w:r w:rsidRPr="00FA1A79">
        <w:rPr>
          <w:lang w:val="en-US"/>
        </w:rPr>
        <w:t xml:space="preserve">Martinez, A., and Hewitt, D.G. 1999. Nutritional Condition of White-Tailed Deer in Northern Mexico. Wildlife Society Bulletin (1973-2006) </w:t>
      </w:r>
      <w:r w:rsidRPr="00FA1A79">
        <w:rPr>
          <w:b/>
          <w:bCs/>
          <w:lang w:val="en-US"/>
        </w:rPr>
        <w:t>27</w:t>
      </w:r>
      <w:r w:rsidRPr="00FA1A79">
        <w:rPr>
          <w:lang w:val="en-US"/>
        </w:rPr>
        <w:t>(3): 543–546. [Wiley, Wildlife Society].</w:t>
      </w:r>
    </w:p>
    <w:p w14:paraId="662B8823" w14:textId="77777777" w:rsidR="00FA1A79" w:rsidRPr="00FA1A79" w:rsidRDefault="00FA1A79" w:rsidP="00FA1A79">
      <w:pPr>
        <w:pStyle w:val="Bibliography"/>
        <w:rPr>
          <w:lang w:val="en-US"/>
        </w:rPr>
      </w:pPr>
      <w:r w:rsidRPr="00FA1A79">
        <w:rPr>
          <w:lang w:val="en-US"/>
        </w:rPr>
        <w:t xml:space="preserve">McHugh, M.L. 2012. Interrater reliability: the kappa statistic. </w:t>
      </w:r>
      <w:proofErr w:type="spellStart"/>
      <w:r w:rsidRPr="00FA1A79">
        <w:rPr>
          <w:lang w:val="en-US"/>
        </w:rPr>
        <w:t>Biochem</w:t>
      </w:r>
      <w:proofErr w:type="spellEnd"/>
      <w:r w:rsidRPr="00FA1A79">
        <w:rPr>
          <w:lang w:val="en-US"/>
        </w:rPr>
        <w:t xml:space="preserve"> Med </w:t>
      </w:r>
      <w:r w:rsidRPr="00FA1A79">
        <w:rPr>
          <w:b/>
          <w:bCs/>
          <w:lang w:val="en-US"/>
        </w:rPr>
        <w:t>22</w:t>
      </w:r>
      <w:r w:rsidRPr="00FA1A79">
        <w:rPr>
          <w:lang w:val="en-US"/>
        </w:rPr>
        <w:t>(3): 276–282. Croatian Society of Medical Biochemistry and Laboratory Medicine. doi:10.11613/BM.2012.031.</w:t>
      </w:r>
    </w:p>
    <w:p w14:paraId="2F12A5DF" w14:textId="77777777" w:rsidR="00FA1A79" w:rsidRPr="00FA1A79" w:rsidRDefault="00FA1A79" w:rsidP="00FA1A79">
      <w:pPr>
        <w:pStyle w:val="Bibliography"/>
        <w:rPr>
          <w:lang w:val="en-US"/>
        </w:rPr>
      </w:pPr>
      <w:proofErr w:type="spellStart"/>
      <w:r w:rsidRPr="00FA1A79">
        <w:rPr>
          <w:lang w:val="en-US"/>
        </w:rPr>
        <w:t>McNay</w:t>
      </w:r>
      <w:proofErr w:type="spellEnd"/>
      <w:r w:rsidRPr="00FA1A79">
        <w:rPr>
          <w:lang w:val="en-US"/>
        </w:rPr>
        <w:t xml:space="preserve">, R.S., Lamb, C.T., </w:t>
      </w:r>
      <w:proofErr w:type="spellStart"/>
      <w:r w:rsidRPr="00FA1A79">
        <w:rPr>
          <w:lang w:val="en-US"/>
        </w:rPr>
        <w:t>Giguere</w:t>
      </w:r>
      <w:proofErr w:type="spellEnd"/>
      <w:r w:rsidRPr="00FA1A79">
        <w:rPr>
          <w:lang w:val="en-US"/>
        </w:rPr>
        <w:t xml:space="preserve">, L., Williams, S., Martin, H., Sutherland, G., and </w:t>
      </w:r>
      <w:proofErr w:type="spellStart"/>
      <w:r w:rsidRPr="00FA1A79">
        <w:rPr>
          <w:lang w:val="en-US"/>
        </w:rPr>
        <w:t>Hebblewhite</w:t>
      </w:r>
      <w:proofErr w:type="spellEnd"/>
      <w:r w:rsidRPr="00FA1A79">
        <w:rPr>
          <w:lang w:val="en-US"/>
        </w:rPr>
        <w:t>, M. 2022. Demographic responses of nearly extirpated endangered mountain caribou to recovery actions in central British Columbia. Ecological Applications.</w:t>
      </w:r>
    </w:p>
    <w:p w14:paraId="797218DA" w14:textId="77777777" w:rsidR="00FA1A79" w:rsidRPr="00FA1A79" w:rsidRDefault="00FA1A79" w:rsidP="00FA1A79">
      <w:pPr>
        <w:pStyle w:val="Bibliography"/>
        <w:rPr>
          <w:lang w:val="en-US"/>
        </w:rPr>
      </w:pPr>
      <w:proofErr w:type="spellStart"/>
      <w:r w:rsidRPr="00FA1A79">
        <w:rPr>
          <w:lang w:val="en-US"/>
        </w:rPr>
        <w:t>Millspaugh</w:t>
      </w:r>
      <w:proofErr w:type="spellEnd"/>
      <w:r w:rsidRPr="00FA1A79">
        <w:rPr>
          <w:lang w:val="en-US"/>
        </w:rPr>
        <w:t xml:space="preserve">, J.J., and Washburn, B.E. 2004. Use of fecal glucocorticoid metabolite measures in conservation biology research: considerations for application and interpretation. General and Comparative Endocrinology </w:t>
      </w:r>
      <w:r w:rsidRPr="00FA1A79">
        <w:rPr>
          <w:b/>
          <w:bCs/>
          <w:lang w:val="en-US"/>
        </w:rPr>
        <w:t>138</w:t>
      </w:r>
      <w:r w:rsidRPr="00FA1A79">
        <w:rPr>
          <w:lang w:val="en-US"/>
        </w:rPr>
        <w:t xml:space="preserve">(3): 189–199. </w:t>
      </w:r>
      <w:proofErr w:type="gramStart"/>
      <w:r w:rsidRPr="00FA1A79">
        <w:rPr>
          <w:lang w:val="en-US"/>
        </w:rPr>
        <w:t>doi:10.1016/j.ygcen</w:t>
      </w:r>
      <w:proofErr w:type="gramEnd"/>
      <w:r w:rsidRPr="00FA1A79">
        <w:rPr>
          <w:lang w:val="en-US"/>
        </w:rPr>
        <w:t>.2004.07.002.</w:t>
      </w:r>
    </w:p>
    <w:p w14:paraId="29304FEB" w14:textId="77777777" w:rsidR="00FA1A79" w:rsidRPr="00FA1A79" w:rsidRDefault="00FA1A79" w:rsidP="00FA1A79">
      <w:pPr>
        <w:pStyle w:val="Bibliography"/>
        <w:rPr>
          <w:lang w:val="en-US"/>
        </w:rPr>
      </w:pPr>
      <w:r w:rsidRPr="00FA1A79">
        <w:rPr>
          <w:lang w:val="en-US"/>
        </w:rPr>
        <w:t>Moskowitz, D. 2019. The contiguous United States just lost its last wild caribou. Science. Available from https://www.science.org/content/article/contiguous-united-states-just-lost-its-last-wild-caribou [accessed 16 March 2022].</w:t>
      </w:r>
    </w:p>
    <w:p w14:paraId="3D76B36D" w14:textId="77777777" w:rsidR="00FA1A79" w:rsidRPr="00FA1A79" w:rsidRDefault="00FA1A79" w:rsidP="00FA1A79">
      <w:pPr>
        <w:pStyle w:val="Bibliography"/>
        <w:rPr>
          <w:lang w:val="en-US"/>
        </w:rPr>
      </w:pPr>
      <w:r w:rsidRPr="00FA1A79">
        <w:rPr>
          <w:lang w:val="en-US"/>
        </w:rPr>
        <w:t xml:space="preserve">Muir, B.R., and Booth, A.L. 2012. An environmental justice analysis of caribou recovery planning, protection of an Indigenous culture, and coal mining development in northeast British Columbia, Canada. Environ Dev Sustain </w:t>
      </w:r>
      <w:r w:rsidRPr="00FA1A79">
        <w:rPr>
          <w:b/>
          <w:bCs/>
          <w:lang w:val="en-US"/>
        </w:rPr>
        <w:t>14</w:t>
      </w:r>
      <w:r w:rsidRPr="00FA1A79">
        <w:rPr>
          <w:lang w:val="en-US"/>
        </w:rPr>
        <w:t>(4): 455–476. doi:10.1007/s10668-011-9333-5.</w:t>
      </w:r>
    </w:p>
    <w:p w14:paraId="0DCE3A43" w14:textId="77777777" w:rsidR="00FA1A79" w:rsidRPr="00FA1A79" w:rsidRDefault="00FA1A79" w:rsidP="00FA1A79">
      <w:pPr>
        <w:pStyle w:val="Bibliography"/>
        <w:rPr>
          <w:lang w:val="en-US"/>
        </w:rPr>
      </w:pPr>
      <w:r w:rsidRPr="00FA1A79">
        <w:rPr>
          <w:lang w:val="en-US"/>
        </w:rPr>
        <w:t xml:space="preserve">Nagy-Reis, M., Dickie, M., Calvert, A.M., </w:t>
      </w:r>
      <w:proofErr w:type="spellStart"/>
      <w:r w:rsidRPr="00FA1A79">
        <w:rPr>
          <w:lang w:val="en-US"/>
        </w:rPr>
        <w:t>Hebblewhite</w:t>
      </w:r>
      <w:proofErr w:type="spellEnd"/>
      <w:r w:rsidRPr="00FA1A79">
        <w:rPr>
          <w:lang w:val="en-US"/>
        </w:rPr>
        <w:t xml:space="preserve">, M., Hervieux, D., </w:t>
      </w:r>
      <w:proofErr w:type="spellStart"/>
      <w:r w:rsidRPr="00FA1A79">
        <w:rPr>
          <w:lang w:val="en-US"/>
        </w:rPr>
        <w:t>Seip</w:t>
      </w:r>
      <w:proofErr w:type="spellEnd"/>
      <w:r w:rsidRPr="00FA1A79">
        <w:rPr>
          <w:lang w:val="en-US"/>
        </w:rPr>
        <w:t xml:space="preserve">, D.R., Gilbert, S.L., Venter, O., </w:t>
      </w:r>
      <w:proofErr w:type="spellStart"/>
      <w:r w:rsidRPr="00FA1A79">
        <w:rPr>
          <w:lang w:val="en-US"/>
        </w:rPr>
        <w:t>DeMars</w:t>
      </w:r>
      <w:proofErr w:type="spellEnd"/>
      <w:r w:rsidRPr="00FA1A79">
        <w:rPr>
          <w:lang w:val="en-US"/>
        </w:rPr>
        <w:t xml:space="preserve">, C., Boutin, S., and </w:t>
      </w:r>
      <w:proofErr w:type="spellStart"/>
      <w:r w:rsidRPr="00FA1A79">
        <w:rPr>
          <w:lang w:val="en-US"/>
        </w:rPr>
        <w:t>Serrouya</w:t>
      </w:r>
      <w:proofErr w:type="spellEnd"/>
      <w:r w:rsidRPr="00FA1A79">
        <w:rPr>
          <w:lang w:val="en-US"/>
        </w:rPr>
        <w:t xml:space="preserve">, R. 2021. Habitat loss accelerates for the </w:t>
      </w:r>
      <w:r w:rsidRPr="00FA1A79">
        <w:rPr>
          <w:lang w:val="en-US"/>
        </w:rPr>
        <w:lastRenderedPageBreak/>
        <w:t xml:space="preserve">endangered woodland caribou in western Canada. </w:t>
      </w:r>
      <w:proofErr w:type="spellStart"/>
      <w:r w:rsidRPr="00FA1A79">
        <w:rPr>
          <w:lang w:val="en-US"/>
        </w:rPr>
        <w:t>Conservat</w:t>
      </w:r>
      <w:proofErr w:type="spellEnd"/>
      <w:r w:rsidRPr="00FA1A79">
        <w:rPr>
          <w:lang w:val="en-US"/>
        </w:rPr>
        <w:t xml:space="preserve"> Sci and </w:t>
      </w:r>
      <w:proofErr w:type="spellStart"/>
      <w:r w:rsidRPr="00FA1A79">
        <w:rPr>
          <w:lang w:val="en-US"/>
        </w:rPr>
        <w:t>Prac</w:t>
      </w:r>
      <w:proofErr w:type="spellEnd"/>
      <w:r w:rsidRPr="00FA1A79">
        <w:rPr>
          <w:lang w:val="en-US"/>
        </w:rPr>
        <w:t xml:space="preserve"> </w:t>
      </w:r>
      <w:r w:rsidRPr="00FA1A79">
        <w:rPr>
          <w:b/>
          <w:bCs/>
          <w:lang w:val="en-US"/>
        </w:rPr>
        <w:t>3</w:t>
      </w:r>
      <w:r w:rsidRPr="00FA1A79">
        <w:rPr>
          <w:lang w:val="en-US"/>
        </w:rPr>
        <w:t>(7): e437. doi:10.1111/csp2.437.</w:t>
      </w:r>
    </w:p>
    <w:p w14:paraId="3B9DD1C4" w14:textId="77777777" w:rsidR="00FA1A79" w:rsidRPr="00FA1A79" w:rsidRDefault="00FA1A79" w:rsidP="00FA1A79">
      <w:pPr>
        <w:pStyle w:val="Bibliography"/>
        <w:rPr>
          <w:lang w:val="en-US"/>
        </w:rPr>
      </w:pPr>
      <w:r w:rsidRPr="00FA1A79">
        <w:rPr>
          <w:lang w:val="en-US"/>
        </w:rPr>
        <w:t xml:space="preserve">Newby, J.R., and DeCesare, N.J. 2020. Multiple nutritional currencies shape pregnancy in a large herbivore. Can. J. Zool. </w:t>
      </w:r>
      <w:r w:rsidRPr="00FA1A79">
        <w:rPr>
          <w:b/>
          <w:bCs/>
          <w:lang w:val="en-US"/>
        </w:rPr>
        <w:t>98</w:t>
      </w:r>
      <w:r w:rsidRPr="00FA1A79">
        <w:rPr>
          <w:lang w:val="en-US"/>
        </w:rPr>
        <w:t>(5): 307–315. doi:10.1139/cjz-2019-0241.</w:t>
      </w:r>
    </w:p>
    <w:p w14:paraId="3085133D" w14:textId="77777777" w:rsidR="00FA1A79" w:rsidRPr="00FA1A79" w:rsidRDefault="00FA1A79" w:rsidP="00FA1A79">
      <w:pPr>
        <w:pStyle w:val="Bibliography"/>
        <w:rPr>
          <w:lang w:val="en-US"/>
        </w:rPr>
      </w:pPr>
      <w:r w:rsidRPr="00FA1A79">
        <w:rPr>
          <w:lang w:val="en-US"/>
        </w:rPr>
        <w:t xml:space="preserve">Newton, E.J., Abraham, K.F., Schaefer, J.A., Pond, B.A., Brown, G.S., and Thompson, J.E. 2015. Causes and Consequences of Broad-Scale Changes in the Distribution of Migratory Caribou (Rangifer tarandus) of Southern Hudson Bay. Arctic </w:t>
      </w:r>
      <w:r w:rsidRPr="00FA1A79">
        <w:rPr>
          <w:b/>
          <w:bCs/>
          <w:lang w:val="en-US"/>
        </w:rPr>
        <w:t>68</w:t>
      </w:r>
      <w:r w:rsidRPr="00FA1A79">
        <w:rPr>
          <w:lang w:val="en-US"/>
        </w:rPr>
        <w:t>(4): 472–485. Arctic Institute of North America.</w:t>
      </w:r>
    </w:p>
    <w:p w14:paraId="7C3FC620" w14:textId="77777777" w:rsidR="00FA1A79" w:rsidRPr="00FA1A79" w:rsidRDefault="00FA1A79" w:rsidP="00FA1A79">
      <w:pPr>
        <w:pStyle w:val="Bibliography"/>
        <w:rPr>
          <w:lang w:val="en-US"/>
        </w:rPr>
      </w:pPr>
      <w:r w:rsidRPr="00FA1A79">
        <w:rPr>
          <w:lang w:val="en-US"/>
        </w:rPr>
        <w:t xml:space="preserve">Parker, K.L., Barboza, P.S., and Gillingham, M.P. 2009. Nutrition integrates environmental responses of ungulates. Functional Ecology </w:t>
      </w:r>
      <w:r w:rsidRPr="00FA1A79">
        <w:rPr>
          <w:b/>
          <w:bCs/>
          <w:lang w:val="en-US"/>
        </w:rPr>
        <w:t>23</w:t>
      </w:r>
      <w:r w:rsidRPr="00FA1A79">
        <w:rPr>
          <w:lang w:val="en-US"/>
        </w:rPr>
        <w:t>(1): 57–69. doi:10.1111/j.1365-2435.2009.</w:t>
      </w:r>
      <w:proofErr w:type="gramStart"/>
      <w:r w:rsidRPr="00FA1A79">
        <w:rPr>
          <w:lang w:val="en-US"/>
        </w:rPr>
        <w:t>01528.x.</w:t>
      </w:r>
      <w:proofErr w:type="gramEnd"/>
    </w:p>
    <w:p w14:paraId="35A0B7F4" w14:textId="77777777" w:rsidR="00FA1A79" w:rsidRPr="00FA1A79" w:rsidRDefault="00FA1A79" w:rsidP="00FA1A79">
      <w:pPr>
        <w:pStyle w:val="Bibliography"/>
        <w:rPr>
          <w:lang w:val="en-US"/>
        </w:rPr>
      </w:pPr>
      <w:proofErr w:type="spellStart"/>
      <w:r w:rsidRPr="00FA1A79">
        <w:rPr>
          <w:lang w:val="en-US"/>
        </w:rPr>
        <w:t>Parlee</w:t>
      </w:r>
      <w:proofErr w:type="spellEnd"/>
      <w:r w:rsidRPr="00FA1A79">
        <w:rPr>
          <w:lang w:val="en-US"/>
        </w:rPr>
        <w:t>, B.L., and Caine, K.J. 2018. When the Caribou Do Not Come Indigenous Knowledge and Adaptive Management in the Western Arctic. UBC Press. Available from https://www.ubcpress.ca/when-the-caribou-do-not-come [accessed 16 March 2022].</w:t>
      </w:r>
    </w:p>
    <w:p w14:paraId="71BDEEEB" w14:textId="77777777" w:rsidR="00FA1A79" w:rsidRPr="00FA1A79" w:rsidRDefault="00FA1A79" w:rsidP="00FA1A79">
      <w:pPr>
        <w:pStyle w:val="Bibliography"/>
        <w:rPr>
          <w:lang w:val="en-US"/>
        </w:rPr>
      </w:pPr>
      <w:r w:rsidRPr="00FA1A79">
        <w:rPr>
          <w:lang w:val="en-US"/>
        </w:rPr>
        <w:t>Parnell, T., Narayan, E.J., Nicolson, V., Martin-</w:t>
      </w:r>
      <w:proofErr w:type="spellStart"/>
      <w:r w:rsidRPr="00FA1A79">
        <w:rPr>
          <w:lang w:val="en-US"/>
        </w:rPr>
        <w:t>Vegue</w:t>
      </w:r>
      <w:proofErr w:type="spellEnd"/>
      <w:r w:rsidRPr="00FA1A79">
        <w:rPr>
          <w:lang w:val="en-US"/>
        </w:rPr>
        <w:t xml:space="preserve">, P., </w:t>
      </w:r>
      <w:proofErr w:type="spellStart"/>
      <w:r w:rsidRPr="00FA1A79">
        <w:rPr>
          <w:lang w:val="en-US"/>
        </w:rPr>
        <w:t>Mucci</w:t>
      </w:r>
      <w:proofErr w:type="spellEnd"/>
      <w:r w:rsidRPr="00FA1A79">
        <w:rPr>
          <w:lang w:val="en-US"/>
        </w:rPr>
        <w:t xml:space="preserve">, A., and Hero, J.-M. 2015. Maximizing the reliability of non-invasive endocrine sampling in the tiger </w:t>
      </w:r>
      <w:proofErr w:type="gramStart"/>
      <w:r w:rsidRPr="00FA1A79">
        <w:rPr>
          <w:lang w:val="en-US"/>
        </w:rPr>
        <w:t xml:space="preserve">( </w:t>
      </w:r>
      <w:r w:rsidRPr="00FA1A79">
        <w:rPr>
          <w:i/>
          <w:iCs/>
          <w:lang w:val="en-US"/>
        </w:rPr>
        <w:t>Panthera</w:t>
      </w:r>
      <w:proofErr w:type="gramEnd"/>
      <w:r w:rsidRPr="00FA1A79">
        <w:rPr>
          <w:i/>
          <w:iCs/>
          <w:lang w:val="en-US"/>
        </w:rPr>
        <w:t xml:space="preserve"> </w:t>
      </w:r>
      <w:proofErr w:type="spellStart"/>
      <w:r w:rsidRPr="00FA1A79">
        <w:rPr>
          <w:i/>
          <w:iCs/>
          <w:lang w:val="en-US"/>
        </w:rPr>
        <w:t>tigris</w:t>
      </w:r>
      <w:proofErr w:type="spellEnd"/>
      <w:r w:rsidRPr="00FA1A79">
        <w:rPr>
          <w:lang w:val="en-US"/>
        </w:rPr>
        <w:t xml:space="preserve"> ): environmental decay and intra-sample variation in </w:t>
      </w:r>
      <w:proofErr w:type="spellStart"/>
      <w:r w:rsidRPr="00FA1A79">
        <w:rPr>
          <w:lang w:val="en-US"/>
        </w:rPr>
        <w:t>faecal</w:t>
      </w:r>
      <w:proofErr w:type="spellEnd"/>
      <w:r w:rsidRPr="00FA1A79">
        <w:rPr>
          <w:lang w:val="en-US"/>
        </w:rPr>
        <w:t xml:space="preserve"> glucocorticoid metabolites. </w:t>
      </w:r>
      <w:proofErr w:type="spellStart"/>
      <w:r w:rsidRPr="00FA1A79">
        <w:rPr>
          <w:lang w:val="en-US"/>
        </w:rPr>
        <w:t>Conserv</w:t>
      </w:r>
      <w:proofErr w:type="spellEnd"/>
      <w:r w:rsidRPr="00FA1A79">
        <w:rPr>
          <w:lang w:val="en-US"/>
        </w:rPr>
        <w:t xml:space="preserve"> </w:t>
      </w:r>
      <w:proofErr w:type="spellStart"/>
      <w:r w:rsidRPr="00FA1A79">
        <w:rPr>
          <w:lang w:val="en-US"/>
        </w:rPr>
        <w:t>Physiol</w:t>
      </w:r>
      <w:proofErr w:type="spellEnd"/>
      <w:r w:rsidRPr="00FA1A79">
        <w:rPr>
          <w:lang w:val="en-US"/>
        </w:rPr>
        <w:t xml:space="preserve"> </w:t>
      </w:r>
      <w:r w:rsidRPr="00FA1A79">
        <w:rPr>
          <w:b/>
          <w:bCs/>
          <w:lang w:val="en-US"/>
        </w:rPr>
        <w:t>3</w:t>
      </w:r>
      <w:r w:rsidRPr="00FA1A79">
        <w:rPr>
          <w:lang w:val="en-US"/>
        </w:rPr>
        <w:t>(1): cov053. doi:10.1093/</w:t>
      </w:r>
      <w:proofErr w:type="spellStart"/>
      <w:r w:rsidRPr="00FA1A79">
        <w:rPr>
          <w:lang w:val="en-US"/>
        </w:rPr>
        <w:t>conphys</w:t>
      </w:r>
      <w:proofErr w:type="spellEnd"/>
      <w:r w:rsidRPr="00FA1A79">
        <w:rPr>
          <w:lang w:val="en-US"/>
        </w:rPr>
        <w:t>/cov053.</w:t>
      </w:r>
    </w:p>
    <w:p w14:paraId="1E83A110" w14:textId="77777777" w:rsidR="00FA1A79" w:rsidRPr="00FA1A79" w:rsidRDefault="00FA1A79" w:rsidP="00FA1A79">
      <w:pPr>
        <w:pStyle w:val="Bibliography"/>
        <w:rPr>
          <w:lang w:val="en-US"/>
        </w:rPr>
      </w:pPr>
      <w:proofErr w:type="spellStart"/>
      <w:r w:rsidRPr="00FA1A79">
        <w:rPr>
          <w:lang w:val="en-US"/>
        </w:rPr>
        <w:t>Puls</w:t>
      </w:r>
      <w:proofErr w:type="spellEnd"/>
      <w:r w:rsidRPr="00FA1A79">
        <w:rPr>
          <w:lang w:val="en-US"/>
        </w:rPr>
        <w:t xml:space="preserve">, R. 1994. Mineral levels in animal health. </w:t>
      </w:r>
      <w:r w:rsidRPr="00FA1A79">
        <w:rPr>
          <w:i/>
          <w:iCs/>
          <w:lang w:val="en-US"/>
        </w:rPr>
        <w:t>In</w:t>
      </w:r>
      <w:r w:rsidRPr="00FA1A79">
        <w:rPr>
          <w:lang w:val="en-US"/>
        </w:rPr>
        <w:t xml:space="preserve"> 2nd Ed. Sherpa International, Clearbrook, British Columbia, Canada.</w:t>
      </w:r>
    </w:p>
    <w:p w14:paraId="3AC6A7AC" w14:textId="77777777" w:rsidR="00FA1A79" w:rsidRPr="00FA1A79" w:rsidRDefault="00FA1A79" w:rsidP="00FA1A79">
      <w:pPr>
        <w:pStyle w:val="Bibliography"/>
        <w:rPr>
          <w:lang w:val="en-US"/>
        </w:rPr>
      </w:pPr>
      <w:r w:rsidRPr="00FA1A79">
        <w:rPr>
          <w:lang w:val="en-US"/>
        </w:rPr>
        <w:t xml:space="preserve">Quaye, I.K. 2008. Haptoglobin, inflammation and disease. Transactions of The Royal Society of Tropical Medicine and Hygiene </w:t>
      </w:r>
      <w:r w:rsidRPr="00FA1A79">
        <w:rPr>
          <w:b/>
          <w:bCs/>
          <w:lang w:val="en-US"/>
        </w:rPr>
        <w:t>102</w:t>
      </w:r>
      <w:r w:rsidRPr="00FA1A79">
        <w:rPr>
          <w:lang w:val="en-US"/>
        </w:rPr>
        <w:t xml:space="preserve">(8): 735–742. </w:t>
      </w:r>
      <w:proofErr w:type="gramStart"/>
      <w:r w:rsidRPr="00FA1A79">
        <w:rPr>
          <w:lang w:val="en-US"/>
        </w:rPr>
        <w:t>doi:10.1016/j.trstmh</w:t>
      </w:r>
      <w:proofErr w:type="gramEnd"/>
      <w:r w:rsidRPr="00FA1A79">
        <w:rPr>
          <w:lang w:val="en-US"/>
        </w:rPr>
        <w:t>.2008.04.010.</w:t>
      </w:r>
    </w:p>
    <w:p w14:paraId="721B488C" w14:textId="77777777" w:rsidR="00FA1A79" w:rsidRPr="00FA1A79" w:rsidRDefault="00FA1A79" w:rsidP="00FA1A79">
      <w:pPr>
        <w:pStyle w:val="Bibliography"/>
        <w:rPr>
          <w:lang w:val="en-US"/>
        </w:rPr>
      </w:pPr>
      <w:r w:rsidRPr="00FA1A79">
        <w:rPr>
          <w:lang w:val="en-US"/>
        </w:rPr>
        <w:t>R Core Team. 2021. R: A language and environment for statistical computing. R Foundation for Statistical Computing, Vienna, Austria. Available from https://www.R-project.org/.</w:t>
      </w:r>
    </w:p>
    <w:p w14:paraId="1BBB259D" w14:textId="77777777" w:rsidR="00FA1A79" w:rsidRPr="00FA1A79" w:rsidRDefault="00FA1A79" w:rsidP="00FA1A79">
      <w:pPr>
        <w:pStyle w:val="Bibliography"/>
        <w:rPr>
          <w:lang w:val="en-US"/>
        </w:rPr>
      </w:pPr>
      <w:proofErr w:type="spellStart"/>
      <w:r w:rsidRPr="00FA1A79">
        <w:rPr>
          <w:lang w:val="en-US"/>
        </w:rPr>
        <w:t>Rehbinder</w:t>
      </w:r>
      <w:proofErr w:type="spellEnd"/>
      <w:r w:rsidRPr="00FA1A79">
        <w:rPr>
          <w:lang w:val="en-US"/>
        </w:rPr>
        <w:t xml:space="preserve">, C., and </w:t>
      </w:r>
      <w:proofErr w:type="spellStart"/>
      <w:r w:rsidRPr="00FA1A79">
        <w:rPr>
          <w:lang w:val="en-US"/>
        </w:rPr>
        <w:t>Hau</w:t>
      </w:r>
      <w:proofErr w:type="spellEnd"/>
      <w:r w:rsidRPr="00FA1A79">
        <w:rPr>
          <w:lang w:val="en-US"/>
        </w:rPr>
        <w:t>, J. 2005. Quantification of cortisol, cortisol immunoreactive metabolites, and immunoglobulin A in serum, saliva, urine, and feces for noninvasive assessment of stress in reindeer. The Canadian Journal of Veterinary Research: 4.</w:t>
      </w:r>
    </w:p>
    <w:p w14:paraId="759EAA29" w14:textId="77777777" w:rsidR="00FA1A79" w:rsidRPr="00FA1A79" w:rsidRDefault="00FA1A79" w:rsidP="00FA1A79">
      <w:pPr>
        <w:pStyle w:val="Bibliography"/>
        <w:rPr>
          <w:lang w:val="en-US"/>
        </w:rPr>
      </w:pPr>
      <w:r w:rsidRPr="00FA1A79">
        <w:rPr>
          <w:lang w:val="en-US"/>
        </w:rPr>
        <w:t xml:space="preserve">Russell, D.E., Gerhart, K.L., White, R.G., and Van De </w:t>
      </w:r>
      <w:proofErr w:type="spellStart"/>
      <w:r w:rsidRPr="00FA1A79">
        <w:rPr>
          <w:lang w:val="en-US"/>
        </w:rPr>
        <w:t>Wetering</w:t>
      </w:r>
      <w:proofErr w:type="spellEnd"/>
      <w:r w:rsidRPr="00FA1A79">
        <w:rPr>
          <w:lang w:val="en-US"/>
        </w:rPr>
        <w:t xml:space="preserve">, D. 1998. Detection of Early Pregnancy in Caribou: Evidence for Embryonic Mortality. The Journal of Wildlife Management </w:t>
      </w:r>
      <w:r w:rsidRPr="00FA1A79">
        <w:rPr>
          <w:b/>
          <w:bCs/>
          <w:lang w:val="en-US"/>
        </w:rPr>
        <w:t>62</w:t>
      </w:r>
      <w:r w:rsidRPr="00FA1A79">
        <w:rPr>
          <w:lang w:val="en-US"/>
        </w:rPr>
        <w:t>(3): 1066–1075. [Wiley, Wildlife Society]. doi:10.2307/3802559.</w:t>
      </w:r>
    </w:p>
    <w:p w14:paraId="62F2D496" w14:textId="77777777" w:rsidR="00FA1A79" w:rsidRPr="00FA1A79" w:rsidRDefault="00FA1A79" w:rsidP="00FA1A79">
      <w:pPr>
        <w:pStyle w:val="Bibliography"/>
        <w:rPr>
          <w:lang w:val="en-US"/>
        </w:rPr>
      </w:pPr>
      <w:r w:rsidRPr="00FA1A79">
        <w:rPr>
          <w:lang w:val="en-US"/>
        </w:rPr>
        <w:t xml:space="preserve">Sasser, R., </w:t>
      </w:r>
      <w:proofErr w:type="spellStart"/>
      <w:r w:rsidRPr="00FA1A79">
        <w:rPr>
          <w:lang w:val="en-US"/>
        </w:rPr>
        <w:t>Branen</w:t>
      </w:r>
      <w:proofErr w:type="spellEnd"/>
      <w:r w:rsidRPr="00FA1A79">
        <w:rPr>
          <w:lang w:val="en-US"/>
        </w:rPr>
        <w:t xml:space="preserve">, J., Howard, J., Passavant, C., and Pals, D. 2009. </w:t>
      </w:r>
      <w:proofErr w:type="spellStart"/>
      <w:r w:rsidRPr="00FA1A79">
        <w:rPr>
          <w:lang w:val="en-US"/>
        </w:rPr>
        <w:t>BioPRYN</w:t>
      </w:r>
      <w:proofErr w:type="spellEnd"/>
      <w:r w:rsidRPr="00FA1A79">
        <w:rPr>
          <w:lang w:val="en-US"/>
        </w:rPr>
        <w:t xml:space="preserve">®, a Measure of Pregnancy-specific Protein B for Detection of Pregnancy in Run1inant </w:t>
      </w:r>
      <w:proofErr w:type="spellStart"/>
      <w:r w:rsidRPr="00FA1A79">
        <w:rPr>
          <w:lang w:val="en-US"/>
        </w:rPr>
        <w:t>Anilllals</w:t>
      </w:r>
      <w:proofErr w:type="spellEnd"/>
      <w:r w:rsidRPr="00FA1A79">
        <w:rPr>
          <w:lang w:val="en-US"/>
        </w:rPr>
        <w:t xml:space="preserve">. </w:t>
      </w:r>
      <w:r w:rsidRPr="00FA1A79">
        <w:rPr>
          <w:b/>
          <w:bCs/>
          <w:lang w:val="en-US"/>
        </w:rPr>
        <w:t>42</w:t>
      </w:r>
      <w:r w:rsidRPr="00FA1A79">
        <w:rPr>
          <w:lang w:val="en-US"/>
        </w:rPr>
        <w:t>.</w:t>
      </w:r>
    </w:p>
    <w:p w14:paraId="18D27BB3" w14:textId="77777777" w:rsidR="00FA1A79" w:rsidRPr="00FA1A79" w:rsidRDefault="00FA1A79" w:rsidP="00FA1A79">
      <w:pPr>
        <w:pStyle w:val="Bibliography"/>
        <w:rPr>
          <w:lang w:val="en-US"/>
        </w:rPr>
      </w:pPr>
      <w:proofErr w:type="spellStart"/>
      <w:r w:rsidRPr="00FA1A79">
        <w:rPr>
          <w:lang w:val="en-US"/>
        </w:rPr>
        <w:t>Scherpenhuizen</w:t>
      </w:r>
      <w:proofErr w:type="spellEnd"/>
      <w:r w:rsidRPr="00FA1A79">
        <w:rPr>
          <w:lang w:val="en-US"/>
        </w:rPr>
        <w:t xml:space="preserve">, J.M., Narayan, E.J., and Quinn, J.C. 2020. Timed environmental exposure indicates sample stability for reliable noninvasive measurement of fecal cortisol metabolite concentrations in sheep. Domestic Animal Endocrinology </w:t>
      </w:r>
      <w:r w:rsidRPr="00FA1A79">
        <w:rPr>
          <w:b/>
          <w:bCs/>
          <w:lang w:val="en-US"/>
        </w:rPr>
        <w:t>72</w:t>
      </w:r>
      <w:r w:rsidRPr="00FA1A79">
        <w:rPr>
          <w:lang w:val="en-US"/>
        </w:rPr>
        <w:t xml:space="preserve">: 106423. </w:t>
      </w:r>
      <w:proofErr w:type="gramStart"/>
      <w:r w:rsidRPr="00FA1A79">
        <w:rPr>
          <w:lang w:val="en-US"/>
        </w:rPr>
        <w:t>doi:10.1016/j.domaniend</w:t>
      </w:r>
      <w:proofErr w:type="gramEnd"/>
      <w:r w:rsidRPr="00FA1A79">
        <w:rPr>
          <w:lang w:val="en-US"/>
        </w:rPr>
        <w:t>.2019.106423.</w:t>
      </w:r>
    </w:p>
    <w:p w14:paraId="5DE04982" w14:textId="77777777" w:rsidR="00FA1A79" w:rsidRPr="00FA1A79" w:rsidRDefault="00FA1A79" w:rsidP="00FA1A79">
      <w:pPr>
        <w:pStyle w:val="Bibliography"/>
        <w:rPr>
          <w:lang w:val="en-US"/>
        </w:rPr>
      </w:pPr>
      <w:proofErr w:type="spellStart"/>
      <w:r w:rsidRPr="00FA1A79">
        <w:rPr>
          <w:lang w:val="en-US"/>
        </w:rPr>
        <w:t>Schwantje</w:t>
      </w:r>
      <w:proofErr w:type="spellEnd"/>
      <w:r w:rsidRPr="00FA1A79">
        <w:rPr>
          <w:lang w:val="en-US"/>
        </w:rPr>
        <w:t xml:space="preserve">, H., Macbeth, B.J., </w:t>
      </w:r>
      <w:proofErr w:type="spellStart"/>
      <w:r w:rsidRPr="00FA1A79">
        <w:rPr>
          <w:lang w:val="en-US"/>
        </w:rPr>
        <w:t>Kutz</w:t>
      </w:r>
      <w:proofErr w:type="spellEnd"/>
      <w:r w:rsidRPr="00FA1A79">
        <w:rPr>
          <w:lang w:val="en-US"/>
        </w:rPr>
        <w:t>, S., and Elkin, B. 2014. British Columbia Boreal Caribou Health Program Progress Report: Year 1 (November 1, 2013 – December 31, 2014). The British Columbia Boreal Caribou Health Research Program Working Group.</w:t>
      </w:r>
    </w:p>
    <w:p w14:paraId="0070E502" w14:textId="77777777" w:rsidR="00FA1A79" w:rsidRPr="00FA1A79" w:rsidRDefault="00FA1A79" w:rsidP="00FA1A79">
      <w:pPr>
        <w:pStyle w:val="Bibliography"/>
        <w:rPr>
          <w:lang w:val="en-US"/>
        </w:rPr>
      </w:pPr>
      <w:proofErr w:type="spellStart"/>
      <w:r w:rsidRPr="00FA1A79">
        <w:rPr>
          <w:lang w:val="en-US"/>
        </w:rPr>
        <w:t>Serrouya</w:t>
      </w:r>
      <w:proofErr w:type="spellEnd"/>
      <w:r w:rsidRPr="00FA1A79">
        <w:rPr>
          <w:lang w:val="en-US"/>
        </w:rPr>
        <w:t xml:space="preserve">, R., Dickie, M., Lamb, C., van Oort, H., Kelly, A.P., </w:t>
      </w:r>
      <w:proofErr w:type="spellStart"/>
      <w:r w:rsidRPr="00FA1A79">
        <w:rPr>
          <w:lang w:val="en-US"/>
        </w:rPr>
        <w:t>DeMars</w:t>
      </w:r>
      <w:proofErr w:type="spellEnd"/>
      <w:r w:rsidRPr="00FA1A79">
        <w:rPr>
          <w:lang w:val="en-US"/>
        </w:rPr>
        <w:t xml:space="preserve">, C., McLoughlin, P.D., </w:t>
      </w:r>
      <w:proofErr w:type="spellStart"/>
      <w:r w:rsidRPr="00FA1A79">
        <w:rPr>
          <w:lang w:val="en-US"/>
        </w:rPr>
        <w:t>Larter</w:t>
      </w:r>
      <w:proofErr w:type="spellEnd"/>
      <w:r w:rsidRPr="00FA1A79">
        <w:rPr>
          <w:lang w:val="en-US"/>
        </w:rPr>
        <w:t xml:space="preserve">, N.C., Hervieux, D., Ford, A.T., and Boutin, S. 2021. Trophic consequences of terrestrial eutrophication for a threatened ungulate. Proc. R. Soc. B. </w:t>
      </w:r>
      <w:r w:rsidRPr="00FA1A79">
        <w:rPr>
          <w:b/>
          <w:bCs/>
          <w:lang w:val="en-US"/>
        </w:rPr>
        <w:t>288</w:t>
      </w:r>
      <w:r w:rsidRPr="00FA1A79">
        <w:rPr>
          <w:lang w:val="en-US"/>
        </w:rPr>
        <w:t>(1943): 20202811. doi:10.1098/rspb.2020.2811.</w:t>
      </w:r>
    </w:p>
    <w:p w14:paraId="060E3CF8" w14:textId="77777777" w:rsidR="00FA1A79" w:rsidRPr="00FA1A79" w:rsidRDefault="00FA1A79" w:rsidP="00FA1A79">
      <w:pPr>
        <w:pStyle w:val="Bibliography"/>
        <w:rPr>
          <w:lang w:val="en-US"/>
        </w:rPr>
      </w:pPr>
      <w:proofErr w:type="spellStart"/>
      <w:r w:rsidRPr="00FA1A79">
        <w:rPr>
          <w:lang w:val="en-US"/>
        </w:rPr>
        <w:t>Serrouya</w:t>
      </w:r>
      <w:proofErr w:type="spellEnd"/>
      <w:r w:rsidRPr="00FA1A79">
        <w:rPr>
          <w:lang w:val="en-US"/>
        </w:rPr>
        <w:t xml:space="preserve">, R., McLellan, B.N., Boutin, S., </w:t>
      </w:r>
      <w:proofErr w:type="spellStart"/>
      <w:r w:rsidRPr="00FA1A79">
        <w:rPr>
          <w:lang w:val="en-US"/>
        </w:rPr>
        <w:t>Seip</w:t>
      </w:r>
      <w:proofErr w:type="spellEnd"/>
      <w:r w:rsidRPr="00FA1A79">
        <w:rPr>
          <w:lang w:val="en-US"/>
        </w:rPr>
        <w:t xml:space="preserve">, D.R., and Nielsen, S.E. 2011. Developing a population target for an overabundant ungulate for ecosystem restoration. Journal of Applied Ecology </w:t>
      </w:r>
      <w:r w:rsidRPr="00FA1A79">
        <w:rPr>
          <w:b/>
          <w:bCs/>
          <w:lang w:val="en-US"/>
        </w:rPr>
        <w:t>48</w:t>
      </w:r>
      <w:r w:rsidRPr="00FA1A79">
        <w:rPr>
          <w:lang w:val="en-US"/>
        </w:rPr>
        <w:t>(4): 935–942. doi:10.1111/j.1365-2664.2011.</w:t>
      </w:r>
      <w:proofErr w:type="gramStart"/>
      <w:r w:rsidRPr="00FA1A79">
        <w:rPr>
          <w:lang w:val="en-US"/>
        </w:rPr>
        <w:t>01998.x.</w:t>
      </w:r>
      <w:proofErr w:type="gramEnd"/>
    </w:p>
    <w:p w14:paraId="6B45B542" w14:textId="77777777" w:rsidR="00FA1A79" w:rsidRPr="00FA1A79" w:rsidRDefault="00FA1A79" w:rsidP="00FA1A79">
      <w:pPr>
        <w:pStyle w:val="Bibliography"/>
        <w:rPr>
          <w:lang w:val="en-US"/>
        </w:rPr>
      </w:pPr>
      <w:proofErr w:type="spellStart"/>
      <w:r w:rsidRPr="00FA1A79">
        <w:rPr>
          <w:lang w:val="en-US"/>
        </w:rPr>
        <w:t>Serrouya</w:t>
      </w:r>
      <w:proofErr w:type="spellEnd"/>
      <w:r w:rsidRPr="00FA1A79">
        <w:rPr>
          <w:lang w:val="en-US"/>
        </w:rPr>
        <w:t xml:space="preserve">, R., </w:t>
      </w:r>
      <w:proofErr w:type="spellStart"/>
      <w:r w:rsidRPr="00FA1A79">
        <w:rPr>
          <w:lang w:val="en-US"/>
        </w:rPr>
        <w:t>Seip</w:t>
      </w:r>
      <w:proofErr w:type="spellEnd"/>
      <w:r w:rsidRPr="00FA1A79">
        <w:rPr>
          <w:lang w:val="en-US"/>
        </w:rPr>
        <w:t xml:space="preserve">, D.R., Hervieux, D., McLellan, B.N., </w:t>
      </w:r>
      <w:proofErr w:type="spellStart"/>
      <w:r w:rsidRPr="00FA1A79">
        <w:rPr>
          <w:lang w:val="en-US"/>
        </w:rPr>
        <w:t>McNay</w:t>
      </w:r>
      <w:proofErr w:type="spellEnd"/>
      <w:r w:rsidRPr="00FA1A79">
        <w:rPr>
          <w:lang w:val="en-US"/>
        </w:rPr>
        <w:t xml:space="preserve">, R.S., </w:t>
      </w:r>
      <w:proofErr w:type="spellStart"/>
      <w:r w:rsidRPr="00FA1A79">
        <w:rPr>
          <w:lang w:val="en-US"/>
        </w:rPr>
        <w:t>Steenweg</w:t>
      </w:r>
      <w:proofErr w:type="spellEnd"/>
      <w:r w:rsidRPr="00FA1A79">
        <w:rPr>
          <w:lang w:val="en-US"/>
        </w:rPr>
        <w:t xml:space="preserve">, R., Heard, D.C., </w:t>
      </w:r>
      <w:proofErr w:type="spellStart"/>
      <w:r w:rsidRPr="00FA1A79">
        <w:rPr>
          <w:lang w:val="en-US"/>
        </w:rPr>
        <w:t>Hebblewhite</w:t>
      </w:r>
      <w:proofErr w:type="spellEnd"/>
      <w:r w:rsidRPr="00FA1A79">
        <w:rPr>
          <w:lang w:val="en-US"/>
        </w:rPr>
        <w:t xml:space="preserve">, M., Gillingham, M., and Boutin, S. 2019. Saving endangered species using adaptive management. Proc Natl </w:t>
      </w:r>
      <w:proofErr w:type="spellStart"/>
      <w:r w:rsidRPr="00FA1A79">
        <w:rPr>
          <w:lang w:val="en-US"/>
        </w:rPr>
        <w:t>Acad</w:t>
      </w:r>
      <w:proofErr w:type="spellEnd"/>
      <w:r w:rsidRPr="00FA1A79">
        <w:rPr>
          <w:lang w:val="en-US"/>
        </w:rPr>
        <w:t xml:space="preserve"> Sci USA </w:t>
      </w:r>
      <w:r w:rsidRPr="00FA1A79">
        <w:rPr>
          <w:b/>
          <w:bCs/>
          <w:lang w:val="en-US"/>
        </w:rPr>
        <w:t>116</w:t>
      </w:r>
      <w:r w:rsidRPr="00FA1A79">
        <w:rPr>
          <w:lang w:val="en-US"/>
        </w:rPr>
        <w:t>(13): 6181–6186. doi:10.1073/pnas.1816923116.</w:t>
      </w:r>
    </w:p>
    <w:p w14:paraId="6C478F09" w14:textId="77777777" w:rsidR="00FA1A79" w:rsidRPr="00FA1A79" w:rsidRDefault="00FA1A79" w:rsidP="00FA1A79">
      <w:pPr>
        <w:pStyle w:val="Bibliography"/>
        <w:rPr>
          <w:lang w:val="en-US"/>
        </w:rPr>
      </w:pPr>
      <w:r w:rsidRPr="00FA1A79">
        <w:rPr>
          <w:lang w:val="en-US"/>
        </w:rPr>
        <w:t>Sharp, H.S., and Sharp, K. 2015. Hunting Caribou: Subsistence Hunting along the Northern Edge of the Boreal Forest by Karyn Sharp</w:t>
      </w:r>
      <w:proofErr w:type="gramStart"/>
      <w:r w:rsidRPr="00FA1A79">
        <w:rPr>
          <w:lang w:val="en-US"/>
        </w:rPr>
        <w:t>, ,</w:t>
      </w:r>
      <w:proofErr w:type="gramEnd"/>
      <w:r w:rsidRPr="00FA1A79">
        <w:rPr>
          <w:lang w:val="en-US"/>
        </w:rPr>
        <w:t xml:space="preserve"> Hardcover | Barnes &amp; Noble®. Nebraska. Available </w:t>
      </w:r>
      <w:r w:rsidRPr="00FA1A79">
        <w:rPr>
          <w:lang w:val="en-US"/>
        </w:rPr>
        <w:lastRenderedPageBreak/>
        <w:t>from https://www.barnesandnoble.com/w/hunting-caribou-henry-s-sharp/1120736860 [accessed 16 March 2022].</w:t>
      </w:r>
    </w:p>
    <w:p w14:paraId="10473DA4" w14:textId="77777777" w:rsidR="00FA1A79" w:rsidRPr="00FA1A79" w:rsidRDefault="00FA1A79" w:rsidP="00FA1A79">
      <w:pPr>
        <w:pStyle w:val="Bibliography"/>
        <w:rPr>
          <w:lang w:val="en-US"/>
        </w:rPr>
      </w:pPr>
      <w:r w:rsidRPr="00FA1A79">
        <w:rPr>
          <w:lang w:val="en-US"/>
        </w:rPr>
        <w:t xml:space="preserve">Sheriff, M.J., Krebs, C.J., and </w:t>
      </w:r>
      <w:proofErr w:type="spellStart"/>
      <w:r w:rsidRPr="00FA1A79">
        <w:rPr>
          <w:lang w:val="en-US"/>
        </w:rPr>
        <w:t>Boonstra</w:t>
      </w:r>
      <w:proofErr w:type="spellEnd"/>
      <w:r w:rsidRPr="00FA1A79">
        <w:rPr>
          <w:lang w:val="en-US"/>
        </w:rPr>
        <w:t xml:space="preserve">, R. 2011. From process to pattern: how fluctuating predation risk impacts the stress axis of snowshoe hares during the 10-year cycle. </w:t>
      </w:r>
      <w:proofErr w:type="spellStart"/>
      <w:r w:rsidRPr="00FA1A79">
        <w:rPr>
          <w:lang w:val="en-US"/>
        </w:rPr>
        <w:t>Oecologia</w:t>
      </w:r>
      <w:proofErr w:type="spellEnd"/>
      <w:r w:rsidRPr="00FA1A79">
        <w:rPr>
          <w:lang w:val="en-US"/>
        </w:rPr>
        <w:t xml:space="preserve"> </w:t>
      </w:r>
      <w:r w:rsidRPr="00FA1A79">
        <w:rPr>
          <w:b/>
          <w:bCs/>
          <w:lang w:val="en-US"/>
        </w:rPr>
        <w:t>166</w:t>
      </w:r>
      <w:r w:rsidRPr="00FA1A79">
        <w:rPr>
          <w:lang w:val="en-US"/>
        </w:rPr>
        <w:t>(3): 593–605. doi:10.1007/s00442-011-1907-2.</w:t>
      </w:r>
    </w:p>
    <w:p w14:paraId="18146950" w14:textId="77777777" w:rsidR="00FA1A79" w:rsidRPr="00FA1A79" w:rsidRDefault="00FA1A79" w:rsidP="00FA1A79">
      <w:pPr>
        <w:pStyle w:val="Bibliography"/>
        <w:rPr>
          <w:lang w:val="en-US"/>
        </w:rPr>
      </w:pPr>
      <w:proofErr w:type="spellStart"/>
      <w:r w:rsidRPr="00FA1A79">
        <w:rPr>
          <w:lang w:val="en-US"/>
        </w:rPr>
        <w:t>Spong</w:t>
      </w:r>
      <w:proofErr w:type="spellEnd"/>
      <w:r w:rsidRPr="00FA1A79">
        <w:rPr>
          <w:lang w:val="en-US"/>
        </w:rPr>
        <w:t xml:space="preserve">, G., Gould, N.P., </w:t>
      </w:r>
      <w:proofErr w:type="spellStart"/>
      <w:r w:rsidRPr="00FA1A79">
        <w:rPr>
          <w:lang w:val="en-US"/>
        </w:rPr>
        <w:t>Sahlén</w:t>
      </w:r>
      <w:proofErr w:type="spellEnd"/>
      <w:r w:rsidRPr="00FA1A79">
        <w:rPr>
          <w:lang w:val="en-US"/>
        </w:rPr>
        <w:t xml:space="preserve">, E., </w:t>
      </w:r>
      <w:proofErr w:type="spellStart"/>
      <w:r w:rsidRPr="00FA1A79">
        <w:rPr>
          <w:lang w:val="en-US"/>
        </w:rPr>
        <w:t>Cromsigt</w:t>
      </w:r>
      <w:proofErr w:type="spellEnd"/>
      <w:r w:rsidRPr="00FA1A79">
        <w:rPr>
          <w:lang w:val="en-US"/>
        </w:rPr>
        <w:t xml:space="preserve">, J.P.G.M., </w:t>
      </w:r>
      <w:proofErr w:type="spellStart"/>
      <w:r w:rsidRPr="00FA1A79">
        <w:rPr>
          <w:lang w:val="en-US"/>
        </w:rPr>
        <w:t>Kindberg</w:t>
      </w:r>
      <w:proofErr w:type="spellEnd"/>
      <w:r w:rsidRPr="00FA1A79">
        <w:rPr>
          <w:lang w:val="en-US"/>
        </w:rPr>
        <w:t xml:space="preserve">, J., and </w:t>
      </w:r>
      <w:proofErr w:type="spellStart"/>
      <w:r w:rsidRPr="00FA1A79">
        <w:rPr>
          <w:lang w:val="en-US"/>
        </w:rPr>
        <w:t>DePerno</w:t>
      </w:r>
      <w:proofErr w:type="spellEnd"/>
      <w:r w:rsidRPr="00FA1A79">
        <w:rPr>
          <w:lang w:val="en-US"/>
        </w:rPr>
        <w:t xml:space="preserve">, C.S. 2020. Large-scale spatial variation of chronic stress signals in moose. </w:t>
      </w:r>
      <w:proofErr w:type="spellStart"/>
      <w:r w:rsidRPr="00FA1A79">
        <w:rPr>
          <w:lang w:val="en-US"/>
        </w:rPr>
        <w:t>PLoS</w:t>
      </w:r>
      <w:proofErr w:type="spellEnd"/>
      <w:r w:rsidRPr="00FA1A79">
        <w:rPr>
          <w:lang w:val="en-US"/>
        </w:rPr>
        <w:t xml:space="preserve"> ONE </w:t>
      </w:r>
      <w:r w:rsidRPr="00FA1A79">
        <w:rPr>
          <w:b/>
          <w:bCs/>
          <w:lang w:val="en-US"/>
        </w:rPr>
        <w:t>15</w:t>
      </w:r>
      <w:r w:rsidRPr="00FA1A79">
        <w:rPr>
          <w:lang w:val="en-US"/>
        </w:rPr>
        <w:t xml:space="preserve">(1): e0225990. </w:t>
      </w:r>
      <w:proofErr w:type="gramStart"/>
      <w:r w:rsidRPr="00FA1A79">
        <w:rPr>
          <w:lang w:val="en-US"/>
        </w:rPr>
        <w:t>doi:10.1371/journal.pone</w:t>
      </w:r>
      <w:proofErr w:type="gramEnd"/>
      <w:r w:rsidRPr="00FA1A79">
        <w:rPr>
          <w:lang w:val="en-US"/>
        </w:rPr>
        <w:t>.0225990.</w:t>
      </w:r>
    </w:p>
    <w:p w14:paraId="6218E665" w14:textId="77777777" w:rsidR="00FA1A79" w:rsidRPr="00FA1A79" w:rsidRDefault="00FA1A79" w:rsidP="00FA1A79">
      <w:pPr>
        <w:pStyle w:val="Bibliography"/>
        <w:rPr>
          <w:lang w:val="en-US"/>
        </w:rPr>
      </w:pPr>
      <w:r w:rsidRPr="00FA1A79">
        <w:rPr>
          <w:lang w:val="en-US"/>
        </w:rPr>
        <w:t xml:space="preserve">Stephen, C. 2014. Toward a modernized definition of wildlife health. Journal of Wildlife Diseases </w:t>
      </w:r>
      <w:r w:rsidRPr="00FA1A79">
        <w:rPr>
          <w:b/>
          <w:bCs/>
          <w:lang w:val="en-US"/>
        </w:rPr>
        <w:t>50</w:t>
      </w:r>
      <w:r w:rsidRPr="00FA1A79">
        <w:rPr>
          <w:lang w:val="en-US"/>
        </w:rPr>
        <w:t>(3): 427–430. doi:10.7589/2013-11-305.</w:t>
      </w:r>
    </w:p>
    <w:p w14:paraId="704BA3B4" w14:textId="77777777" w:rsidR="00FA1A79" w:rsidRPr="00FA1A79" w:rsidRDefault="00FA1A79" w:rsidP="00FA1A79">
      <w:pPr>
        <w:pStyle w:val="Bibliography"/>
        <w:rPr>
          <w:lang w:val="en-US"/>
        </w:rPr>
      </w:pPr>
      <w:proofErr w:type="spellStart"/>
      <w:r w:rsidRPr="00FA1A79">
        <w:rPr>
          <w:lang w:val="en-US"/>
        </w:rPr>
        <w:t>Steyrer</w:t>
      </w:r>
      <w:proofErr w:type="spellEnd"/>
      <w:r w:rsidRPr="00FA1A79">
        <w:rPr>
          <w:lang w:val="en-US"/>
        </w:rPr>
        <w:t xml:space="preserve">, C., Miller, M., Hewlett, J., Buss, P., and </w:t>
      </w:r>
      <w:proofErr w:type="spellStart"/>
      <w:r w:rsidRPr="00FA1A79">
        <w:rPr>
          <w:lang w:val="en-US"/>
        </w:rPr>
        <w:t>Hooijberg</w:t>
      </w:r>
      <w:proofErr w:type="spellEnd"/>
      <w:r w:rsidRPr="00FA1A79">
        <w:rPr>
          <w:lang w:val="en-US"/>
        </w:rPr>
        <w:t xml:space="preserve">, E.H. 2023. Markers of inflammation in free-living African elephants (Loxodonta </w:t>
      </w:r>
      <w:proofErr w:type="spellStart"/>
      <w:r w:rsidRPr="00FA1A79">
        <w:rPr>
          <w:lang w:val="en-US"/>
        </w:rPr>
        <w:t>africana</w:t>
      </w:r>
      <w:proofErr w:type="spellEnd"/>
      <w:r w:rsidRPr="00FA1A79">
        <w:rPr>
          <w:lang w:val="en-US"/>
        </w:rPr>
        <w:t xml:space="preserve">): Reference intervals and diagnostic performance of acute phase reactants. Vet Clin </w:t>
      </w:r>
      <w:proofErr w:type="spellStart"/>
      <w:r w:rsidRPr="00FA1A79">
        <w:rPr>
          <w:lang w:val="en-US"/>
        </w:rPr>
        <w:t>Pathol</w:t>
      </w:r>
      <w:proofErr w:type="spellEnd"/>
      <w:r w:rsidRPr="00FA1A79">
        <w:rPr>
          <w:lang w:val="en-US"/>
        </w:rPr>
        <w:t xml:space="preserve"> </w:t>
      </w:r>
      <w:r w:rsidRPr="00FA1A79">
        <w:rPr>
          <w:b/>
          <w:bCs/>
          <w:lang w:val="en-US"/>
        </w:rPr>
        <w:t>52 Suppl 1</w:t>
      </w:r>
      <w:r w:rsidRPr="00FA1A79">
        <w:rPr>
          <w:lang w:val="en-US"/>
        </w:rPr>
        <w:t>: 75–86. doi:10.1111/vcp.13197.</w:t>
      </w:r>
    </w:p>
    <w:p w14:paraId="20D429A0" w14:textId="77777777" w:rsidR="00FA1A79" w:rsidRPr="00FA1A79" w:rsidRDefault="00FA1A79" w:rsidP="00FA1A79">
      <w:pPr>
        <w:pStyle w:val="Bibliography"/>
        <w:rPr>
          <w:lang w:val="en-US"/>
        </w:rPr>
      </w:pPr>
      <w:proofErr w:type="spellStart"/>
      <w:r w:rsidRPr="00FA1A79">
        <w:rPr>
          <w:lang w:val="en-US"/>
        </w:rPr>
        <w:t>Trondrud</w:t>
      </w:r>
      <w:proofErr w:type="spellEnd"/>
      <w:r w:rsidRPr="00FA1A79">
        <w:rPr>
          <w:lang w:val="en-US"/>
        </w:rPr>
        <w:t xml:space="preserve">, L.M., </w:t>
      </w:r>
      <w:proofErr w:type="spellStart"/>
      <w:r w:rsidRPr="00FA1A79">
        <w:rPr>
          <w:lang w:val="en-US"/>
        </w:rPr>
        <w:t>Ugland</w:t>
      </w:r>
      <w:proofErr w:type="spellEnd"/>
      <w:r w:rsidRPr="00FA1A79">
        <w:rPr>
          <w:lang w:val="en-US"/>
        </w:rPr>
        <w:t xml:space="preserve">, C., </w:t>
      </w:r>
      <w:proofErr w:type="spellStart"/>
      <w:r w:rsidRPr="00FA1A79">
        <w:rPr>
          <w:lang w:val="en-US"/>
        </w:rPr>
        <w:t>Ropstad</w:t>
      </w:r>
      <w:proofErr w:type="spellEnd"/>
      <w:r w:rsidRPr="00FA1A79">
        <w:rPr>
          <w:lang w:val="en-US"/>
        </w:rPr>
        <w:t xml:space="preserve">, E., </w:t>
      </w:r>
      <w:proofErr w:type="spellStart"/>
      <w:r w:rsidRPr="00FA1A79">
        <w:rPr>
          <w:lang w:val="en-US"/>
        </w:rPr>
        <w:t>Loe</w:t>
      </w:r>
      <w:proofErr w:type="spellEnd"/>
      <w:r w:rsidRPr="00FA1A79">
        <w:rPr>
          <w:lang w:val="en-US"/>
        </w:rPr>
        <w:t xml:space="preserve">, L.E., </w:t>
      </w:r>
      <w:proofErr w:type="spellStart"/>
      <w:r w:rsidRPr="00FA1A79">
        <w:rPr>
          <w:lang w:val="en-US"/>
        </w:rPr>
        <w:t>Albon</w:t>
      </w:r>
      <w:proofErr w:type="spellEnd"/>
      <w:r w:rsidRPr="00FA1A79">
        <w:rPr>
          <w:lang w:val="en-US"/>
        </w:rPr>
        <w:t xml:space="preserve">, S., </w:t>
      </w:r>
      <w:proofErr w:type="spellStart"/>
      <w:r w:rsidRPr="00FA1A79">
        <w:rPr>
          <w:lang w:val="en-US"/>
        </w:rPr>
        <w:t>Stien</w:t>
      </w:r>
      <w:proofErr w:type="spellEnd"/>
      <w:r w:rsidRPr="00FA1A79">
        <w:rPr>
          <w:lang w:val="en-US"/>
        </w:rPr>
        <w:t xml:space="preserve">, A., Evans, A.L., Thorsby, P.M., </w:t>
      </w:r>
      <w:proofErr w:type="spellStart"/>
      <w:r w:rsidRPr="00FA1A79">
        <w:rPr>
          <w:lang w:val="en-US"/>
        </w:rPr>
        <w:t>Veiberg</w:t>
      </w:r>
      <w:proofErr w:type="spellEnd"/>
      <w:r w:rsidRPr="00FA1A79">
        <w:rPr>
          <w:lang w:val="en-US"/>
        </w:rPr>
        <w:t xml:space="preserve">, V., Irvine, R.J., and Pigeon, G. 2022. Stress responses to repeated captures in a wild ungulate. Sci Rep </w:t>
      </w:r>
      <w:r w:rsidRPr="00FA1A79">
        <w:rPr>
          <w:b/>
          <w:bCs/>
          <w:lang w:val="en-US"/>
        </w:rPr>
        <w:t>12</w:t>
      </w:r>
      <w:r w:rsidRPr="00FA1A79">
        <w:rPr>
          <w:lang w:val="en-US"/>
        </w:rPr>
        <w:t>(1): 16289. doi:10.1038/s41598-022-20270-z.</w:t>
      </w:r>
    </w:p>
    <w:p w14:paraId="064DB4EC" w14:textId="77777777" w:rsidR="00FA1A79" w:rsidRPr="00FA1A79" w:rsidRDefault="00FA1A79" w:rsidP="00FA1A79">
      <w:pPr>
        <w:pStyle w:val="Bibliography"/>
        <w:rPr>
          <w:lang w:val="en-US"/>
        </w:rPr>
      </w:pPr>
      <w:proofErr w:type="spellStart"/>
      <w:r w:rsidRPr="00FA1A79">
        <w:rPr>
          <w:lang w:val="en-US"/>
        </w:rPr>
        <w:t>Tryland</w:t>
      </w:r>
      <w:proofErr w:type="spellEnd"/>
      <w:r w:rsidRPr="00FA1A79">
        <w:rPr>
          <w:lang w:val="en-US"/>
        </w:rPr>
        <w:t xml:space="preserve">, M., </w:t>
      </w:r>
      <w:proofErr w:type="spellStart"/>
      <w:r w:rsidRPr="00FA1A79">
        <w:rPr>
          <w:lang w:val="en-US"/>
        </w:rPr>
        <w:t>Nymo</w:t>
      </w:r>
      <w:proofErr w:type="spellEnd"/>
      <w:r w:rsidRPr="00FA1A79">
        <w:rPr>
          <w:lang w:val="en-US"/>
        </w:rPr>
        <w:t xml:space="preserve">, I.H., Sánchez Romano, J., </w:t>
      </w:r>
      <w:proofErr w:type="spellStart"/>
      <w:r w:rsidRPr="00FA1A79">
        <w:rPr>
          <w:lang w:val="en-US"/>
        </w:rPr>
        <w:t>Mørk</w:t>
      </w:r>
      <w:proofErr w:type="spellEnd"/>
      <w:r w:rsidRPr="00FA1A79">
        <w:rPr>
          <w:lang w:val="en-US"/>
        </w:rPr>
        <w:t xml:space="preserve">, T., Klein, J., and </w:t>
      </w:r>
      <w:proofErr w:type="spellStart"/>
      <w:r w:rsidRPr="00FA1A79">
        <w:rPr>
          <w:lang w:val="en-US"/>
        </w:rPr>
        <w:t>Rockström</w:t>
      </w:r>
      <w:proofErr w:type="spellEnd"/>
      <w:r w:rsidRPr="00FA1A79">
        <w:rPr>
          <w:lang w:val="en-US"/>
        </w:rPr>
        <w:t xml:space="preserve">, U. 2019. Infectious Disease Outbreak Associated </w:t>
      </w:r>
      <w:proofErr w:type="gramStart"/>
      <w:r w:rsidRPr="00FA1A79">
        <w:rPr>
          <w:lang w:val="en-US"/>
        </w:rPr>
        <w:t>With</w:t>
      </w:r>
      <w:proofErr w:type="gramEnd"/>
      <w:r w:rsidRPr="00FA1A79">
        <w:rPr>
          <w:lang w:val="en-US"/>
        </w:rPr>
        <w:t xml:space="preserve"> Supplementary Feeding of Semi-domesticated Reindeer. Front. Vet. Sci. </w:t>
      </w:r>
      <w:r w:rsidRPr="00FA1A79">
        <w:rPr>
          <w:b/>
          <w:bCs/>
          <w:lang w:val="en-US"/>
        </w:rPr>
        <w:t>6</w:t>
      </w:r>
      <w:r w:rsidRPr="00FA1A79">
        <w:rPr>
          <w:lang w:val="en-US"/>
        </w:rPr>
        <w:t>: 126. doi:10.3389/fvets.2019.00126.</w:t>
      </w:r>
    </w:p>
    <w:p w14:paraId="6E227462" w14:textId="77777777" w:rsidR="00FA1A79" w:rsidRPr="00FA1A79" w:rsidRDefault="00FA1A79" w:rsidP="00FA1A79">
      <w:pPr>
        <w:pStyle w:val="Bibliography"/>
        <w:rPr>
          <w:lang w:val="en-US"/>
        </w:rPr>
      </w:pPr>
      <w:r w:rsidRPr="00FA1A79">
        <w:rPr>
          <w:lang w:val="en-US"/>
        </w:rPr>
        <w:t xml:space="preserve">Vicente, J., Martinez-Guijosa, J., </w:t>
      </w:r>
      <w:proofErr w:type="spellStart"/>
      <w:r w:rsidRPr="00FA1A79">
        <w:rPr>
          <w:lang w:val="en-US"/>
        </w:rPr>
        <w:t>Tvarijonaviciute</w:t>
      </w:r>
      <w:proofErr w:type="spellEnd"/>
      <w:r w:rsidRPr="00FA1A79">
        <w:rPr>
          <w:lang w:val="en-US"/>
        </w:rPr>
        <w:t xml:space="preserve">, A., Fernandez-de </w:t>
      </w:r>
      <w:proofErr w:type="spellStart"/>
      <w:r w:rsidRPr="00FA1A79">
        <w:rPr>
          <w:lang w:val="en-US"/>
        </w:rPr>
        <w:t>Mera</w:t>
      </w:r>
      <w:proofErr w:type="spellEnd"/>
      <w:r w:rsidRPr="00FA1A79">
        <w:rPr>
          <w:lang w:val="en-US"/>
        </w:rPr>
        <w:t xml:space="preserve">, I.G., </w:t>
      </w:r>
      <w:proofErr w:type="spellStart"/>
      <w:r w:rsidRPr="00FA1A79">
        <w:rPr>
          <w:lang w:val="en-US"/>
        </w:rPr>
        <w:t>Gortazar</w:t>
      </w:r>
      <w:proofErr w:type="spellEnd"/>
      <w:r w:rsidRPr="00FA1A79">
        <w:rPr>
          <w:lang w:val="en-US"/>
        </w:rPr>
        <w:t xml:space="preserve">, C., </w:t>
      </w:r>
      <w:proofErr w:type="spellStart"/>
      <w:r w:rsidRPr="00FA1A79">
        <w:rPr>
          <w:lang w:val="en-US"/>
        </w:rPr>
        <w:t>Ceron</w:t>
      </w:r>
      <w:proofErr w:type="spellEnd"/>
      <w:r w:rsidRPr="00FA1A79">
        <w:rPr>
          <w:lang w:val="en-US"/>
        </w:rPr>
        <w:t>, J.J., and Martinez-</w:t>
      </w:r>
      <w:proofErr w:type="spellStart"/>
      <w:r w:rsidRPr="00FA1A79">
        <w:rPr>
          <w:lang w:val="en-US"/>
        </w:rPr>
        <w:t>Subiela</w:t>
      </w:r>
      <w:proofErr w:type="spellEnd"/>
      <w:r w:rsidRPr="00FA1A79">
        <w:rPr>
          <w:lang w:val="en-US"/>
        </w:rPr>
        <w:t xml:space="preserve">, S. 2019. Serum haptoglobin response in red deer naturally infected with tuberculosis. Comp Immunol </w:t>
      </w:r>
      <w:proofErr w:type="spellStart"/>
      <w:r w:rsidRPr="00FA1A79">
        <w:rPr>
          <w:lang w:val="en-US"/>
        </w:rPr>
        <w:t>Microbiol</w:t>
      </w:r>
      <w:proofErr w:type="spellEnd"/>
      <w:r w:rsidRPr="00FA1A79">
        <w:rPr>
          <w:lang w:val="en-US"/>
        </w:rPr>
        <w:t xml:space="preserve"> Infect Dis </w:t>
      </w:r>
      <w:r w:rsidRPr="00FA1A79">
        <w:rPr>
          <w:b/>
          <w:bCs/>
          <w:lang w:val="en-US"/>
        </w:rPr>
        <w:t>64</w:t>
      </w:r>
      <w:r w:rsidRPr="00FA1A79">
        <w:rPr>
          <w:lang w:val="en-US"/>
        </w:rPr>
        <w:t xml:space="preserve">: 25–30. </w:t>
      </w:r>
      <w:proofErr w:type="gramStart"/>
      <w:r w:rsidRPr="00FA1A79">
        <w:rPr>
          <w:lang w:val="en-US"/>
        </w:rPr>
        <w:t>doi:10.1016/j.cimid</w:t>
      </w:r>
      <w:proofErr w:type="gramEnd"/>
      <w:r w:rsidRPr="00FA1A79">
        <w:rPr>
          <w:lang w:val="en-US"/>
        </w:rPr>
        <w:t>.2019.01.021.</w:t>
      </w:r>
    </w:p>
    <w:p w14:paraId="3AD7CBB6" w14:textId="77777777" w:rsidR="00FA1A79" w:rsidRPr="00FA1A79" w:rsidRDefault="00FA1A79" w:rsidP="00FA1A79">
      <w:pPr>
        <w:pStyle w:val="Bibliography"/>
        <w:rPr>
          <w:lang w:val="en-US"/>
        </w:rPr>
      </w:pPr>
      <w:r w:rsidRPr="00FA1A79">
        <w:rPr>
          <w:lang w:val="en-US"/>
        </w:rPr>
        <w:t xml:space="preserve">Wallingford, P.D., Morelli, T.L., Allen, J.M., </w:t>
      </w:r>
      <w:proofErr w:type="spellStart"/>
      <w:r w:rsidRPr="00FA1A79">
        <w:rPr>
          <w:lang w:val="en-US"/>
        </w:rPr>
        <w:t>Beaury</w:t>
      </w:r>
      <w:proofErr w:type="spellEnd"/>
      <w:r w:rsidRPr="00FA1A79">
        <w:rPr>
          <w:lang w:val="en-US"/>
        </w:rPr>
        <w:t xml:space="preserve">, E.M., Blumenthal, D.M., Bradley, B.A., Dukes, J.S., Early, R., Fusco, E.J., Goldberg, D.E., Ibáñez, I., </w:t>
      </w:r>
      <w:proofErr w:type="spellStart"/>
      <w:r w:rsidRPr="00FA1A79">
        <w:rPr>
          <w:lang w:val="en-US"/>
        </w:rPr>
        <w:t>Laginhas</w:t>
      </w:r>
      <w:proofErr w:type="spellEnd"/>
      <w:r w:rsidRPr="00FA1A79">
        <w:rPr>
          <w:lang w:val="en-US"/>
        </w:rPr>
        <w:t xml:space="preserve">, B.B., </w:t>
      </w:r>
      <w:proofErr w:type="spellStart"/>
      <w:r w:rsidRPr="00FA1A79">
        <w:rPr>
          <w:lang w:val="en-US"/>
        </w:rPr>
        <w:t>Vilà</w:t>
      </w:r>
      <w:proofErr w:type="spellEnd"/>
      <w:r w:rsidRPr="00FA1A79">
        <w:rPr>
          <w:lang w:val="en-US"/>
        </w:rPr>
        <w:t xml:space="preserve">, M., and </w:t>
      </w:r>
      <w:proofErr w:type="spellStart"/>
      <w:r w:rsidRPr="00FA1A79">
        <w:rPr>
          <w:lang w:val="en-US"/>
        </w:rPr>
        <w:t>Sorte</w:t>
      </w:r>
      <w:proofErr w:type="spellEnd"/>
      <w:r w:rsidRPr="00FA1A79">
        <w:rPr>
          <w:lang w:val="en-US"/>
        </w:rPr>
        <w:t xml:space="preserve">, C.J.B. 2020. Adjusting the lens of invasion biology to focus on the impacts of climate-driven range shifts. Nat. </w:t>
      </w:r>
      <w:proofErr w:type="spellStart"/>
      <w:r w:rsidRPr="00FA1A79">
        <w:rPr>
          <w:lang w:val="en-US"/>
        </w:rPr>
        <w:t>Clim</w:t>
      </w:r>
      <w:proofErr w:type="spellEnd"/>
      <w:r w:rsidRPr="00FA1A79">
        <w:rPr>
          <w:lang w:val="en-US"/>
        </w:rPr>
        <w:t xml:space="preserve">. Chang. </w:t>
      </w:r>
      <w:r w:rsidRPr="00FA1A79">
        <w:rPr>
          <w:b/>
          <w:bCs/>
          <w:lang w:val="en-US"/>
        </w:rPr>
        <w:t>10</w:t>
      </w:r>
      <w:r w:rsidRPr="00FA1A79">
        <w:rPr>
          <w:lang w:val="en-US"/>
        </w:rPr>
        <w:t>(5): 398–405. doi:10.1038/s41558-020-0768-2.</w:t>
      </w:r>
    </w:p>
    <w:p w14:paraId="03AEE58E" w14:textId="77777777" w:rsidR="00FA1A79" w:rsidRPr="00FA1A79" w:rsidRDefault="00FA1A79" w:rsidP="00FA1A79">
      <w:pPr>
        <w:pStyle w:val="Bibliography"/>
        <w:rPr>
          <w:lang w:val="en-US"/>
        </w:rPr>
      </w:pPr>
      <w:r w:rsidRPr="00FA1A79">
        <w:rPr>
          <w:lang w:val="en-US"/>
        </w:rPr>
        <w:t xml:space="preserve">Wasser, S.K., </w:t>
      </w:r>
      <w:proofErr w:type="spellStart"/>
      <w:r w:rsidRPr="00FA1A79">
        <w:rPr>
          <w:lang w:val="en-US"/>
        </w:rPr>
        <w:t>Keim</w:t>
      </w:r>
      <w:proofErr w:type="spellEnd"/>
      <w:r w:rsidRPr="00FA1A79">
        <w:rPr>
          <w:lang w:val="en-US"/>
        </w:rPr>
        <w:t xml:space="preserve">, J.L., Taper, M.L., and </w:t>
      </w:r>
      <w:proofErr w:type="spellStart"/>
      <w:r w:rsidRPr="00FA1A79">
        <w:rPr>
          <w:lang w:val="en-US"/>
        </w:rPr>
        <w:t>Lele</w:t>
      </w:r>
      <w:proofErr w:type="spellEnd"/>
      <w:r w:rsidRPr="00FA1A79">
        <w:rPr>
          <w:lang w:val="en-US"/>
        </w:rPr>
        <w:t xml:space="preserve">, S.R. 2011. The influences of wolf predation, habitat loss, and human activity on caribou and moose in the Alberta oil sands. Frontiers in Ecology and the Environment </w:t>
      </w:r>
      <w:r w:rsidRPr="00FA1A79">
        <w:rPr>
          <w:b/>
          <w:bCs/>
          <w:lang w:val="en-US"/>
        </w:rPr>
        <w:t>9</w:t>
      </w:r>
      <w:r w:rsidRPr="00FA1A79">
        <w:rPr>
          <w:lang w:val="en-US"/>
        </w:rPr>
        <w:t>(10): 546–551. Ecological Society of America. doi:10.1890/100071.</w:t>
      </w:r>
    </w:p>
    <w:p w14:paraId="67A9234B" w14:textId="77777777" w:rsidR="00FA1A79" w:rsidRPr="00FA1A79" w:rsidRDefault="00FA1A79" w:rsidP="00FA1A79">
      <w:pPr>
        <w:pStyle w:val="Bibliography"/>
        <w:rPr>
          <w:lang w:val="en-US"/>
        </w:rPr>
      </w:pPr>
      <w:r w:rsidRPr="00FA1A79">
        <w:rPr>
          <w:lang w:val="en-US"/>
        </w:rPr>
        <w:t>West Moberly First Nations. 2014. Population and Distribution Objectives and Identification of Critical Habitat for Seven Herds of Woodland Caribou in the South Peace Area of British Columbia. Moberly Lake, BC.</w:t>
      </w:r>
    </w:p>
    <w:p w14:paraId="5EBBE29D" w14:textId="77777777" w:rsidR="00FA1A79" w:rsidRPr="00FA1A79" w:rsidRDefault="00FA1A79" w:rsidP="00FA1A79">
      <w:pPr>
        <w:pStyle w:val="Bibliography"/>
        <w:rPr>
          <w:lang w:val="en-US"/>
        </w:rPr>
      </w:pPr>
      <w:proofErr w:type="spellStart"/>
      <w:r w:rsidRPr="00FA1A79">
        <w:rPr>
          <w:lang w:val="en-US"/>
        </w:rPr>
        <w:t>Wittmer</w:t>
      </w:r>
      <w:proofErr w:type="spellEnd"/>
      <w:r w:rsidRPr="00FA1A79">
        <w:rPr>
          <w:lang w:val="en-US"/>
        </w:rPr>
        <w:t xml:space="preserve">, H.U., Sinclair, A.R.E., and McLellan, B.N. 2005. The role of predation in the decline and extirpation of woodland caribou. </w:t>
      </w:r>
      <w:proofErr w:type="spellStart"/>
      <w:r w:rsidRPr="00FA1A79">
        <w:rPr>
          <w:lang w:val="en-US"/>
        </w:rPr>
        <w:t>Oecologia</w:t>
      </w:r>
      <w:proofErr w:type="spellEnd"/>
      <w:r w:rsidRPr="00FA1A79">
        <w:rPr>
          <w:lang w:val="en-US"/>
        </w:rPr>
        <w:t xml:space="preserve"> </w:t>
      </w:r>
      <w:r w:rsidRPr="00FA1A79">
        <w:rPr>
          <w:b/>
          <w:bCs/>
          <w:lang w:val="en-US"/>
        </w:rPr>
        <w:t>144</w:t>
      </w:r>
      <w:r w:rsidRPr="00FA1A79">
        <w:rPr>
          <w:lang w:val="en-US"/>
        </w:rPr>
        <w:t>(2): 257–267. doi:10.1007/s00442-005-0055-y.</w:t>
      </w:r>
    </w:p>
    <w:p w14:paraId="68F1903A" w14:textId="77777777" w:rsidR="00FA1A79" w:rsidRPr="00FA1A79" w:rsidRDefault="00FA1A79" w:rsidP="00FA1A79">
      <w:pPr>
        <w:pStyle w:val="Bibliography"/>
        <w:rPr>
          <w:lang w:val="en-US"/>
        </w:rPr>
      </w:pPr>
      <w:proofErr w:type="spellStart"/>
      <w:r w:rsidRPr="00FA1A79">
        <w:rPr>
          <w:lang w:val="en-US"/>
        </w:rPr>
        <w:t>Zinsstag</w:t>
      </w:r>
      <w:proofErr w:type="spellEnd"/>
      <w:r w:rsidRPr="00FA1A79">
        <w:rPr>
          <w:lang w:val="en-US"/>
        </w:rPr>
        <w:t xml:space="preserve">, J., Schelling, E., </w:t>
      </w:r>
      <w:proofErr w:type="spellStart"/>
      <w:r w:rsidRPr="00FA1A79">
        <w:rPr>
          <w:lang w:val="en-US"/>
        </w:rPr>
        <w:t>Waltner</w:t>
      </w:r>
      <w:proofErr w:type="spellEnd"/>
      <w:r w:rsidRPr="00FA1A79">
        <w:rPr>
          <w:lang w:val="en-US"/>
        </w:rPr>
        <w:t xml:space="preserve">-Toews, D., and Tanner, M. 2011. From “one medicine” to “one health” and systemic approaches to health and well-being. </w:t>
      </w:r>
      <w:proofErr w:type="spellStart"/>
      <w:r w:rsidRPr="00FA1A79">
        <w:rPr>
          <w:lang w:val="en-US"/>
        </w:rPr>
        <w:t>Prev</w:t>
      </w:r>
      <w:proofErr w:type="spellEnd"/>
      <w:r w:rsidRPr="00FA1A79">
        <w:rPr>
          <w:lang w:val="en-US"/>
        </w:rPr>
        <w:t xml:space="preserve"> Vet Med </w:t>
      </w:r>
      <w:r w:rsidRPr="00FA1A79">
        <w:rPr>
          <w:b/>
          <w:bCs/>
          <w:lang w:val="en-US"/>
        </w:rPr>
        <w:t>101</w:t>
      </w:r>
      <w:r w:rsidRPr="00FA1A79">
        <w:rPr>
          <w:lang w:val="en-US"/>
        </w:rPr>
        <w:t xml:space="preserve">(3–4): 148–156. </w:t>
      </w:r>
      <w:proofErr w:type="gramStart"/>
      <w:r w:rsidRPr="00FA1A79">
        <w:rPr>
          <w:lang w:val="en-US"/>
        </w:rPr>
        <w:t>doi:10.1016/j.prevetmed</w:t>
      </w:r>
      <w:proofErr w:type="gramEnd"/>
      <w:r w:rsidRPr="00FA1A79">
        <w:rPr>
          <w:lang w:val="en-US"/>
        </w:rPr>
        <w:t>.2010.07.003.</w:t>
      </w:r>
    </w:p>
    <w:p w14:paraId="47F38B7A" w14:textId="6934B630" w:rsidR="00A12A2F" w:rsidRPr="00366A3B" w:rsidRDefault="00366A3B" w:rsidP="00C12E97">
      <w:pPr>
        <w:spacing w:line="480" w:lineRule="auto"/>
        <w:rPr>
          <w:rFonts w:ascii="Times New Roman" w:hAnsi="Times New Roman"/>
          <w:b/>
          <w:color w:val="000000" w:themeColor="text1"/>
          <w:sz w:val="24"/>
          <w:szCs w:val="24"/>
        </w:rPr>
        <w:sectPr w:rsidR="00A12A2F" w:rsidRPr="00366A3B" w:rsidSect="00446D6D">
          <w:headerReference w:type="default" r:id="rId20"/>
          <w:footerReference w:type="even" r:id="rId21"/>
          <w:footerReference w:type="default" r:id="rId22"/>
          <w:pgSz w:w="12240" w:h="15840" w:code="1"/>
          <w:pgMar w:top="1440" w:right="1800" w:bottom="1440" w:left="1800" w:header="720" w:footer="965" w:gutter="0"/>
          <w:lnNumType w:countBy="1" w:restart="continuous"/>
          <w:pgNumType w:start="1"/>
          <w:cols w:space="720"/>
          <w:docGrid w:linePitch="299"/>
        </w:sectPr>
      </w:pPr>
      <w:r>
        <w:rPr>
          <w:rFonts w:ascii="Times New Roman" w:hAnsi="Times New Roman"/>
          <w:b/>
          <w:color w:val="000000" w:themeColor="text1"/>
          <w:sz w:val="24"/>
          <w:szCs w:val="24"/>
        </w:rPr>
        <w:fldChar w:fldCharType="end"/>
      </w:r>
    </w:p>
    <w:p w14:paraId="733E0C28" w14:textId="77777777" w:rsidR="00615553" w:rsidRPr="00366A3B" w:rsidRDefault="00615553" w:rsidP="00615553">
      <w:pPr>
        <w:pStyle w:val="BodyText"/>
        <w:rPr>
          <w:rFonts w:ascii="Times New Roman" w:hAnsi="Times New Roman"/>
          <w:sz w:val="24"/>
          <w:szCs w:val="24"/>
          <w:rPrChange w:id="2458" w:author="Clayton Lamb" w:date="2023-07-19T07:26:00Z">
            <w:rPr>
              <w:rFonts w:ascii="Times New Roman" w:hAnsi="Times New Roman"/>
            </w:rPr>
          </w:rPrChange>
        </w:rPr>
      </w:pPr>
    </w:p>
    <w:sectPr w:rsidR="00615553" w:rsidRPr="00366A3B" w:rsidSect="00F54FCB">
      <w:pgSz w:w="12240" w:h="15840" w:code="1"/>
      <w:pgMar w:top="1440" w:right="1800" w:bottom="1440" w:left="1800" w:header="720" w:footer="9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5" w:author="Evgenia Dubman" w:date="2023-08-02T13:03:00Z" w:initials="ED">
    <w:p w14:paraId="38F7B5A8" w14:textId="77777777" w:rsidR="00486EF7" w:rsidRDefault="00486EF7" w:rsidP="002B1D58">
      <w:pPr>
        <w:pStyle w:val="CommentText"/>
      </w:pPr>
      <w:r>
        <w:rPr>
          <w:rStyle w:val="CommentReference"/>
        </w:rPr>
        <w:annotationRef/>
      </w:r>
      <w:r>
        <w:rPr>
          <w:color w:val="000000"/>
        </w:rPr>
        <w:t>(</w:t>
      </w:r>
      <w:proofErr w:type="spellStart"/>
      <w:r>
        <w:rPr>
          <w:color w:val="000000"/>
        </w:rPr>
        <w:t>Schwantje</w:t>
      </w:r>
      <w:proofErr w:type="spellEnd"/>
      <w:r>
        <w:rPr>
          <w:color w:val="000000"/>
        </w:rPr>
        <w:t xml:space="preserve"> et al. 2014; Bondo et al. 2019</w:t>
      </w:r>
    </w:p>
  </w:comment>
  <w:comment w:id="306" w:author="Clayton Lamb" w:date="2023-07-14T07:57:00Z" w:initials="CL">
    <w:p w14:paraId="39C55944" w14:textId="51E3F0E8" w:rsidR="001444E0" w:rsidRDefault="001444E0" w:rsidP="001444E0">
      <w:pPr>
        <w:rPr>
          <w:rFonts w:ascii="Helvetica" w:hAnsi="Helvetica"/>
          <w:color w:val="000000"/>
          <w:sz w:val="18"/>
          <w:szCs w:val="18"/>
        </w:rPr>
      </w:pPr>
      <w:r>
        <w:rPr>
          <w:rStyle w:val="CommentReference"/>
        </w:rPr>
        <w:annotationRef/>
      </w:r>
      <w:r>
        <w:rPr>
          <w:rFonts w:ascii="Helvetica" w:hAnsi="Helvetica"/>
          <w:color w:val="000000"/>
          <w:sz w:val="18"/>
          <w:szCs w:val="18"/>
        </w:rPr>
        <w:t>Some additional detail is needed to describe the sample collection in the Methods section, including the drug dosage given to the animals, centrifuge speed and centrifuge model used and how long the samples were centrifuged. From what vein was the blood collected from and what needle and syringe size were used? For the serum, plasma, buffy coat, and red cell components, mention the type of blood tube or vacutainer that each of these samples were collected. Lines 167-168 mention that blood was centrifuged within one to two days of capture. Mention whether the blood was kept on ice or refrigerated during the time period prior to being centrifuged or if it was kept at room temperature?</w:t>
      </w:r>
    </w:p>
    <w:p w14:paraId="4264FEFA" w14:textId="62FE4D7C" w:rsidR="001444E0" w:rsidRDefault="001444E0">
      <w:pPr>
        <w:pStyle w:val="CommentText"/>
      </w:pPr>
    </w:p>
  </w:comment>
  <w:comment w:id="352" w:author="Evgenia Dubman" w:date="2023-07-20T12:16:00Z" w:initials="ED">
    <w:p w14:paraId="700BEA0A" w14:textId="77777777" w:rsidR="00433745" w:rsidRDefault="00433745" w:rsidP="000348F0">
      <w:pPr>
        <w:pStyle w:val="CommentText"/>
      </w:pPr>
      <w:r>
        <w:rPr>
          <w:rStyle w:val="CommentReference"/>
        </w:rPr>
        <w:annotationRef/>
      </w:r>
      <w:r>
        <w:t>Waiting for dosage from WLH team</w:t>
      </w:r>
    </w:p>
  </w:comment>
  <w:comment w:id="382" w:author="Clayton Lamb" w:date="2023-07-18T12:00:00Z" w:initials="CL">
    <w:p w14:paraId="49307152" w14:textId="3FE4DB51" w:rsidR="00D6768F" w:rsidRDefault="00D6768F">
      <w:pPr>
        <w:pStyle w:val="CommentText"/>
      </w:pPr>
      <w:r>
        <w:rPr>
          <w:rStyle w:val="CommentReference"/>
        </w:rPr>
        <w:annotationRef/>
      </w:r>
      <w:r w:rsidRPr="00E5699C">
        <w:rPr>
          <w:rFonts w:ascii="Times New Roman" w:hAnsi="Times New Roman"/>
          <w:color w:val="000000"/>
          <w:szCs w:val="22"/>
        </w:rPr>
        <w:t>Line 164: What were the categories for the qualitative assessment. Provide references</w:t>
      </w:r>
      <w:r>
        <w:rPr>
          <w:rFonts w:ascii="Times New Roman" w:hAnsi="Times New Roman"/>
          <w:color w:val="000000"/>
          <w:szCs w:val="22"/>
        </w:rPr>
        <w:t>?</w:t>
      </w:r>
    </w:p>
  </w:comment>
  <w:comment w:id="383" w:author="Evgenia Dubman" w:date="2023-07-20T14:13:00Z" w:initials="ED">
    <w:p w14:paraId="39DE2852" w14:textId="77777777" w:rsidR="006E6578" w:rsidRDefault="006E6578">
      <w:pPr>
        <w:pStyle w:val="CommentText"/>
      </w:pPr>
      <w:r>
        <w:rPr>
          <w:rStyle w:val="CommentReference"/>
        </w:rPr>
        <w:annotationRef/>
      </w:r>
      <w:r>
        <w:rPr>
          <w:color w:val="222222"/>
          <w:highlight w:val="white"/>
        </w:rPr>
        <w:t>Gerhart, K.L., White, R.G., Cameron, R. and Russell, D.E., 1996. Estimating fat content of caribou from body condition scores. </w:t>
      </w:r>
      <w:r>
        <w:rPr>
          <w:i/>
          <w:iCs/>
          <w:color w:val="222222"/>
          <w:highlight w:val="white"/>
        </w:rPr>
        <w:t>The Journal of Wildlife Management</w:t>
      </w:r>
      <w:r>
        <w:rPr>
          <w:color w:val="222222"/>
          <w:highlight w:val="white"/>
        </w:rPr>
        <w:t>, pp.713-718.</w:t>
      </w:r>
      <w:r>
        <w:t xml:space="preserve"> </w:t>
      </w:r>
    </w:p>
    <w:p w14:paraId="1ABDB752" w14:textId="77777777" w:rsidR="006E6578" w:rsidRDefault="006E6578">
      <w:pPr>
        <w:pStyle w:val="CommentText"/>
      </w:pPr>
    </w:p>
    <w:p w14:paraId="615781DE" w14:textId="77777777" w:rsidR="006E6578" w:rsidRDefault="006E6578" w:rsidP="00582718">
      <w:pPr>
        <w:pStyle w:val="CommentText"/>
      </w:pPr>
      <w:r>
        <w:rPr>
          <w:color w:val="222222"/>
          <w:highlight w:val="white"/>
        </w:rPr>
        <w:t>Adams, B., Adamczewski, J., Cooley, D., Kofinas, G., Langvatn, R., Otto, R., Russell, D., White, R., Barboza, P., Branigan, M. and Gamberg, M., 2008. Rangifer Health &amp; Body Condition Monitoring MANUAL. </w:t>
      </w:r>
      <w:r>
        <w:rPr>
          <w:i/>
          <w:iCs/>
          <w:color w:val="222222"/>
          <w:highlight w:val="white"/>
        </w:rPr>
        <w:t>Edited by</w:t>
      </w:r>
      <w:r>
        <w:rPr>
          <w:color w:val="222222"/>
          <w:highlight w:val="white"/>
        </w:rPr>
        <w:t>.</w:t>
      </w:r>
      <w:r>
        <w:t xml:space="preserve"> </w:t>
      </w:r>
    </w:p>
  </w:comment>
  <w:comment w:id="401" w:author="Clayton Lamb" w:date="2023-07-18T12:01:00Z" w:initials="CL">
    <w:p w14:paraId="4AB1703E" w14:textId="417DB23A" w:rsidR="00D6768F" w:rsidRDefault="00D6768F">
      <w:pPr>
        <w:pStyle w:val="CommentText"/>
      </w:pPr>
      <w:r>
        <w:rPr>
          <w:rStyle w:val="CommentReference"/>
        </w:rPr>
        <w:annotationRef/>
      </w:r>
      <w:r w:rsidRPr="00E5699C">
        <w:rPr>
          <w:rFonts w:ascii="Times New Roman" w:hAnsi="Times New Roman"/>
          <w:color w:val="000000"/>
          <w:szCs w:val="22"/>
        </w:rPr>
        <w:t>“ultrasound” of what? Add back fat with the units (mm). Provide citation.</w:t>
      </w:r>
    </w:p>
  </w:comment>
  <w:comment w:id="402" w:author="Evgenia Dubman" w:date="2023-07-20T13:31:00Z" w:initials="ED">
    <w:p w14:paraId="389AAD57" w14:textId="77777777" w:rsidR="00EF36AA" w:rsidRDefault="00EF36AA" w:rsidP="000B5D32">
      <w:pPr>
        <w:pStyle w:val="CommentText"/>
      </w:pPr>
      <w:r>
        <w:rPr>
          <w:rStyle w:val="CommentReference"/>
        </w:rPr>
        <w:annotationRef/>
      </w:r>
      <w:r>
        <w:rPr>
          <w:color w:val="222222"/>
          <w:highlight w:val="white"/>
        </w:rPr>
        <w:t>Cook, R.C., Cook, J.G., Stephenson, T.R., Myers, W.L., Mccorquodale, S.M., Vales, D.J., Irwin, L.L., Hall, P.B., Spencer, R.D., Murphie, S.L. and Schoenecker, K.A., 2010. Revisions of rump fat and body scoring indices for deer, elk, and moose. </w:t>
      </w:r>
      <w:r>
        <w:rPr>
          <w:i/>
          <w:iCs/>
          <w:color w:val="222222"/>
          <w:highlight w:val="white"/>
        </w:rPr>
        <w:t>The Journal of Wildlife Management</w:t>
      </w:r>
      <w:r>
        <w:rPr>
          <w:color w:val="222222"/>
          <w:highlight w:val="white"/>
        </w:rPr>
        <w:t>, </w:t>
      </w:r>
      <w:r>
        <w:rPr>
          <w:i/>
          <w:iCs/>
          <w:color w:val="222222"/>
          <w:highlight w:val="white"/>
        </w:rPr>
        <w:t>74</w:t>
      </w:r>
      <w:r>
        <w:rPr>
          <w:color w:val="222222"/>
          <w:highlight w:val="white"/>
        </w:rPr>
        <w:t>(4), pp.880-896.</w:t>
      </w:r>
      <w:r>
        <w:t xml:space="preserve"> </w:t>
      </w:r>
    </w:p>
  </w:comment>
  <w:comment w:id="414" w:author="Clayton Lamb" w:date="2023-07-18T12:02:00Z" w:initials="CL">
    <w:p w14:paraId="1CBA3D89" w14:textId="10B964B2" w:rsidR="00D6768F" w:rsidRDefault="00D6768F">
      <w:pPr>
        <w:pStyle w:val="CommentText"/>
      </w:pPr>
      <w:r>
        <w:rPr>
          <w:rStyle w:val="CommentReference"/>
        </w:rPr>
        <w:annotationRef/>
      </w:r>
      <w:r w:rsidRPr="00E5699C">
        <w:rPr>
          <w:rFonts w:ascii="Times New Roman" w:hAnsi="Times New Roman"/>
          <w:color w:val="000000"/>
          <w:szCs w:val="22"/>
        </w:rPr>
        <w:t>Add “, using a X mm biopsy punch”.</w:t>
      </w:r>
    </w:p>
  </w:comment>
  <w:comment w:id="451" w:author="Clayton Lamb" w:date="2023-07-18T16:44:00Z" w:initials="CL">
    <w:p w14:paraId="526DAB95" w14:textId="77777777" w:rsidR="00F1609A" w:rsidRDefault="00F1609A" w:rsidP="00F1609A">
      <w:pPr>
        <w:pStyle w:val="CommentText"/>
      </w:pPr>
      <w:r>
        <w:rPr>
          <w:rStyle w:val="CommentReference"/>
        </w:rPr>
        <w:annotationRef/>
      </w:r>
      <w:r>
        <w:t>CL to add citations if this is all correct.</w:t>
      </w:r>
    </w:p>
  </w:comment>
  <w:comment w:id="452" w:author="Evgenia Dubman" w:date="2023-08-02T14:53:00Z" w:initials="ED">
    <w:p w14:paraId="4D2F1ED8" w14:textId="77777777" w:rsidR="00F1609A" w:rsidRDefault="00F1609A" w:rsidP="00AA43D8">
      <w:pPr>
        <w:pStyle w:val="CommentText"/>
      </w:pPr>
      <w:r>
        <w:rPr>
          <w:rStyle w:val="CommentReference"/>
        </w:rPr>
        <w:annotationRef/>
      </w:r>
      <w:r>
        <w:t>All correct ☺️</w:t>
      </w:r>
    </w:p>
  </w:comment>
  <w:comment w:id="458" w:author="Clayton Lamb" w:date="2023-07-19T12:23:00Z" w:initials="CL">
    <w:p w14:paraId="737D9BE1" w14:textId="23EAAA98" w:rsidR="0071099F" w:rsidRPr="0071099F" w:rsidRDefault="0071099F" w:rsidP="0071099F">
      <w:pPr>
        <w:rPr>
          <w:rFonts w:ascii="Times New Roman" w:hAnsi="Times New Roman"/>
          <w:color w:val="000000"/>
          <w:szCs w:val="22"/>
        </w:rPr>
      </w:pPr>
      <w:r>
        <w:rPr>
          <w:rStyle w:val="CommentReference"/>
        </w:rPr>
        <w:annotationRef/>
      </w:r>
      <w:r w:rsidRPr="00FF21AC">
        <w:rPr>
          <w:rFonts w:ascii="Times New Roman" w:hAnsi="Times New Roman"/>
          <w:color w:val="000000"/>
          <w:szCs w:val="22"/>
        </w:rPr>
        <w:t xml:space="preserve">Regarding the </w:t>
      </w:r>
      <w:proofErr w:type="spellStart"/>
      <w:r w:rsidRPr="00FF21AC">
        <w:rPr>
          <w:rFonts w:ascii="Times New Roman" w:hAnsi="Times New Roman"/>
          <w:color w:val="000000"/>
          <w:szCs w:val="22"/>
        </w:rPr>
        <w:t>Omineca</w:t>
      </w:r>
      <w:proofErr w:type="spellEnd"/>
      <w:r w:rsidRPr="00FF21AC">
        <w:rPr>
          <w:rFonts w:ascii="Times New Roman" w:hAnsi="Times New Roman"/>
          <w:color w:val="000000"/>
          <w:szCs w:val="22"/>
        </w:rPr>
        <w:t xml:space="preserve"> sub-populations that were contrasted with the Klinse-Za, you need to make a stronger case for WHY these caribou were a useful contrast to your main study population. Are they comparable</w:t>
      </w:r>
      <w:r>
        <w:rPr>
          <w:rFonts w:ascii="Times New Roman" w:hAnsi="Times New Roman"/>
          <w:color w:val="000000"/>
          <w:szCs w:val="22"/>
        </w:rPr>
        <w:t>?</w:t>
      </w:r>
    </w:p>
  </w:comment>
  <w:comment w:id="459" w:author="Evgenia Dubman" w:date="2023-07-20T15:14:00Z" w:initials="ED">
    <w:p w14:paraId="340DB12F" w14:textId="77777777" w:rsidR="005967D8" w:rsidRDefault="007F49F7">
      <w:pPr>
        <w:pStyle w:val="CommentText"/>
      </w:pPr>
      <w:r>
        <w:rPr>
          <w:rStyle w:val="CommentReference"/>
        </w:rPr>
        <w:annotationRef/>
      </w:r>
      <w:r w:rsidR="005967D8">
        <w:t xml:space="preserve">They are comparable in both being mountain caribou on north-central BC…. How much more comparable can you get? </w:t>
      </w:r>
    </w:p>
    <w:p w14:paraId="0C5330CB" w14:textId="77777777" w:rsidR="005967D8" w:rsidRDefault="005967D8">
      <w:pPr>
        <w:pStyle w:val="CommentText"/>
      </w:pPr>
    </w:p>
    <w:p w14:paraId="49532D5C" w14:textId="77777777" w:rsidR="005967D8" w:rsidRDefault="005967D8" w:rsidP="00B07B8C">
      <w:pPr>
        <w:pStyle w:val="CommentText"/>
      </w:pPr>
      <w:r>
        <w:t>Question for Scott: can you speak a little more to the relative herd-wide anthropogenic disturbance in the KZ recently versus the ONCP in the early aughts? I realize I don't actually know how similar versus different they are.</w:t>
      </w:r>
    </w:p>
  </w:comment>
  <w:comment w:id="464" w:author="Clayton Lamb" w:date="2023-07-13T12:48:00Z" w:initials="CL">
    <w:p w14:paraId="70718D27" w14:textId="48764B3E" w:rsidR="00B678FA" w:rsidRDefault="00B678FA" w:rsidP="00B678FA">
      <w:pPr>
        <w:rPr>
          <w:rFonts w:ascii="Helvetica" w:hAnsi="Helvetica"/>
          <w:color w:val="000000"/>
          <w:sz w:val="18"/>
          <w:szCs w:val="18"/>
        </w:rPr>
      </w:pPr>
      <w:r>
        <w:rPr>
          <w:rStyle w:val="CommentReference"/>
        </w:rPr>
        <w:annotationRef/>
      </w:r>
      <w:r>
        <w:rPr>
          <w:rFonts w:ascii="Helvetica" w:hAnsi="Helvetica"/>
          <w:color w:val="000000"/>
          <w:sz w:val="18"/>
          <w:szCs w:val="18"/>
        </w:rPr>
        <w:t>Line 174: Confused by wording. “Samples from six caribou subpopulations…were subsampled.” Is sub-sampling the correct word? Were sub-samples collected from the samples collected? Or does it mean that not all individuals in population were sampled? Reword to clarify.</w:t>
      </w:r>
    </w:p>
    <w:p w14:paraId="39D22DD8" w14:textId="4F40F379" w:rsidR="00B678FA" w:rsidRDefault="00B678FA">
      <w:pPr>
        <w:pStyle w:val="CommentText"/>
      </w:pPr>
    </w:p>
  </w:comment>
  <w:comment w:id="465" w:author="Clayton Lamb" w:date="2023-07-13T12:48:00Z" w:initials="CL">
    <w:p w14:paraId="446D58B9" w14:textId="505A33DA" w:rsidR="00B678FA" w:rsidRDefault="00B678FA">
      <w:pPr>
        <w:pStyle w:val="CommentText"/>
      </w:pPr>
      <w:r>
        <w:rPr>
          <w:rStyle w:val="CommentReference"/>
        </w:rPr>
        <w:annotationRef/>
      </w:r>
      <w:r>
        <w:t>CL assuming sub sample is correct, but wanted to check</w:t>
      </w:r>
    </w:p>
  </w:comment>
  <w:comment w:id="466" w:author="Evgenia Dubman" w:date="2023-07-20T14:53:00Z" w:initials="ED">
    <w:p w14:paraId="4B695BD0" w14:textId="77777777" w:rsidR="00FA6842" w:rsidRDefault="00FA6842" w:rsidP="000F42C6">
      <w:pPr>
        <w:pStyle w:val="CommentText"/>
      </w:pPr>
      <w:r>
        <w:rPr>
          <w:rStyle w:val="CommentReference"/>
        </w:rPr>
        <w:annotationRef/>
      </w:r>
      <w:r>
        <w:t>'Subsampled' is correct in that a portion of the sample was kept back for archival storage and a portion was used for lab analysis. But whether we kept some back or not doesn’t actually matter for the MS, so I just deleted that wording that they got hung up on. What do you think?</w:t>
      </w:r>
    </w:p>
  </w:comment>
  <w:comment w:id="477" w:author="Evgenia Dubman" w:date="2023-08-04T00:03:00Z" w:initials="ED">
    <w:p w14:paraId="2B058F49" w14:textId="77777777" w:rsidR="00AF4B98" w:rsidRDefault="00AF4B98" w:rsidP="008E0EF6">
      <w:pPr>
        <w:pStyle w:val="CommentText"/>
      </w:pPr>
      <w:r>
        <w:rPr>
          <w:rStyle w:val="CommentReference"/>
        </w:rPr>
        <w:annotationRef/>
      </w:r>
      <w:r>
        <w:t>I hoped this phrasing is OK, but feel free to change. If you think we can/should cite the report that Scott referenced in his email, go ahead, but it seems to me like it's not going to have a specific value for ONCP levels of disturbance either.</w:t>
      </w:r>
    </w:p>
  </w:comment>
  <w:comment w:id="513" w:author="Evgenia Dubman" w:date="2023-08-03T17:36:00Z" w:initials="ED">
    <w:p w14:paraId="7AEFB832" w14:textId="0ADD6333" w:rsidR="00943AE9" w:rsidRDefault="00943AE9" w:rsidP="008064E6">
      <w:pPr>
        <w:pStyle w:val="CommentText"/>
      </w:pPr>
      <w:r>
        <w:rPr>
          <w:rStyle w:val="CommentReference"/>
        </w:rPr>
        <w:annotationRef/>
      </w:r>
      <w:r>
        <w:rPr>
          <w:color w:val="222222"/>
          <w:highlight w:val="white"/>
        </w:rPr>
        <w:t>Freeman, N.L., 2008. </w:t>
      </w:r>
      <w:r>
        <w:rPr>
          <w:i/>
          <w:iCs/>
          <w:color w:val="222222"/>
          <w:highlight w:val="white"/>
        </w:rPr>
        <w:t>Motorized backcountry recreation and stress response in mountain caribou (Rangifer tarandus caribou)</w:t>
      </w:r>
      <w:r>
        <w:rPr>
          <w:color w:val="222222"/>
          <w:highlight w:val="white"/>
        </w:rPr>
        <w:t> (Doctoral dissertation, University of British Columbia).</w:t>
      </w:r>
      <w:r>
        <w:t xml:space="preserve"> </w:t>
      </w:r>
    </w:p>
  </w:comment>
  <w:comment w:id="563" w:author="Clayton Lamb" w:date="2023-07-18T12:54:00Z" w:initials="CL">
    <w:p w14:paraId="205B8128" w14:textId="009B8B77" w:rsidR="00AD7713" w:rsidRDefault="00AD7713">
      <w:pPr>
        <w:pStyle w:val="CommentText"/>
      </w:pPr>
      <w:r>
        <w:rPr>
          <w:rStyle w:val="CommentReference"/>
        </w:rPr>
        <w:annotationRef/>
      </w:r>
      <w:r>
        <w:rPr>
          <w:rFonts w:ascii="Helvetica" w:hAnsi="Helvetica"/>
          <w:color w:val="000000"/>
          <w:sz w:val="18"/>
          <w:szCs w:val="18"/>
        </w:rPr>
        <w:t>It also was unclear as to how pregnancy was assessed. I may have missed it in the methods, but was it from a pregnancy test or determined from whether a calf was born dead or alive?</w:t>
      </w:r>
    </w:p>
  </w:comment>
  <w:comment w:id="564" w:author="Clayton Lamb" w:date="2023-07-18T16:42:00Z" w:initials="CL">
    <w:p w14:paraId="5E9A288B" w14:textId="5BCCE919" w:rsidR="00244601" w:rsidRDefault="00244601">
      <w:pPr>
        <w:pStyle w:val="CommentText"/>
      </w:pPr>
      <w:r>
        <w:rPr>
          <w:rStyle w:val="CommentReference"/>
        </w:rPr>
        <w:annotationRef/>
      </w:r>
      <w:r>
        <w:t>From McNay 2022, this still correct? “</w:t>
      </w:r>
      <w:r w:rsidRPr="00244601">
        <w:t>Pregnancy of adult females in Klinse-Za after 2013 was estimated based on blood parameters sampled at capture (positive pregnancy indicators: progesterone exceeding 1.2 mg/ml [2014–2017], and pregnancy-specific protein B levels exceeding 0.21 mg/ml [2018–2019]) (Russell et al., 1998;Sasseretal.,2009).</w:t>
      </w:r>
      <w:r>
        <w:t>”</w:t>
      </w:r>
    </w:p>
  </w:comment>
  <w:comment w:id="565" w:author="Evgenia Dubman" w:date="2023-07-20T15:56:00Z" w:initials="ED">
    <w:p w14:paraId="418E899A" w14:textId="77777777" w:rsidR="00B96CC5" w:rsidRDefault="00B96CC5" w:rsidP="00002BB8">
      <w:pPr>
        <w:pStyle w:val="CommentText"/>
      </w:pPr>
      <w:r>
        <w:rPr>
          <w:rStyle w:val="CommentReference"/>
        </w:rPr>
        <w:annotationRef/>
      </w:r>
      <w:r>
        <w:t>Yes, correct!</w:t>
      </w:r>
    </w:p>
  </w:comment>
  <w:comment w:id="556" w:author="Clayton Lamb" w:date="2023-07-18T12:53:00Z" w:initials="CL">
    <w:p w14:paraId="715A4A70" w14:textId="460519FA" w:rsidR="00AD7713" w:rsidRDefault="00AD7713">
      <w:pPr>
        <w:pStyle w:val="CommentText"/>
      </w:pPr>
      <w:r>
        <w:rPr>
          <w:rStyle w:val="CommentReference"/>
        </w:rPr>
        <w:annotationRef/>
      </w:r>
      <w:r w:rsidRPr="00E5699C">
        <w:rPr>
          <w:rFonts w:ascii="Times New Roman" w:hAnsi="Times New Roman"/>
          <w:color w:val="000000"/>
          <w:szCs w:val="22"/>
        </w:rPr>
        <w:t>“We selected the tests that, based on current best knowledge, could help provide information related to animal survival and reproductive success” HOW? You need to flesh this out rather than just make an open-ended statement such as this. Please make these linkages for each health metric you used explicit, preferably in the Introduction. This is key to provide the context for the utility of your study.</w:t>
      </w:r>
    </w:p>
  </w:comment>
  <w:comment w:id="573" w:author="Clayton Lamb" w:date="2023-07-18T16:44:00Z" w:initials="CL">
    <w:p w14:paraId="4A0A5A87" w14:textId="7596AEE9" w:rsidR="00244601" w:rsidRDefault="00244601">
      <w:pPr>
        <w:pStyle w:val="CommentText"/>
      </w:pPr>
      <w:r>
        <w:rPr>
          <w:rStyle w:val="CommentReference"/>
        </w:rPr>
        <w:annotationRef/>
      </w:r>
      <w:r>
        <w:t>CL to add citations if this is all correct.</w:t>
      </w:r>
    </w:p>
  </w:comment>
  <w:comment w:id="578" w:author="Clayton Lamb" w:date="2023-07-14T07:59:00Z" w:initials="CL">
    <w:p w14:paraId="3BEE313B" w14:textId="69EF8ED7" w:rsidR="001444E0" w:rsidRDefault="001444E0">
      <w:pPr>
        <w:pStyle w:val="CommentText"/>
      </w:pPr>
      <w:r>
        <w:rPr>
          <w:rStyle w:val="CommentReference"/>
        </w:rPr>
        <w:annotationRef/>
      </w:r>
    </w:p>
  </w:comment>
  <w:comment w:id="588" w:author="Evgenia Dubman" w:date="2023-08-03T12:08:00Z" w:initials="ED">
    <w:p w14:paraId="3A32F38C" w14:textId="77777777" w:rsidR="00B44E1B" w:rsidRDefault="00B44E1B" w:rsidP="00FC393B">
      <w:pPr>
        <w:pStyle w:val="CommentText"/>
      </w:pPr>
      <w:r>
        <w:rPr>
          <w:rStyle w:val="CommentReference"/>
        </w:rPr>
        <w:annotationRef/>
      </w:r>
      <w:r>
        <w:rPr>
          <w:color w:val="222222"/>
          <w:highlight w:val="white"/>
        </w:rPr>
        <w:t>Parker, K.L., Barboza, P.S. and Gillingham, M.P., 2009. Nutrition integrates environmental responses of ungulates. </w:t>
      </w:r>
      <w:r>
        <w:rPr>
          <w:i/>
          <w:iCs/>
          <w:color w:val="222222"/>
          <w:highlight w:val="white"/>
        </w:rPr>
        <w:t>Functional ecology</w:t>
      </w:r>
      <w:r>
        <w:rPr>
          <w:color w:val="222222"/>
          <w:highlight w:val="white"/>
        </w:rPr>
        <w:t>, </w:t>
      </w:r>
      <w:r>
        <w:rPr>
          <w:i/>
          <w:iCs/>
          <w:color w:val="222222"/>
          <w:highlight w:val="white"/>
        </w:rPr>
        <w:t>23</w:t>
      </w:r>
      <w:r>
        <w:rPr>
          <w:color w:val="222222"/>
          <w:highlight w:val="white"/>
        </w:rPr>
        <w:t>(1), pp.57-69.</w:t>
      </w:r>
      <w:r>
        <w:t xml:space="preserve"> </w:t>
      </w:r>
    </w:p>
  </w:comment>
  <w:comment w:id="614" w:author="Evgenia Dubman" w:date="2023-08-03T14:21:00Z" w:initials="ED">
    <w:p w14:paraId="0F1DCA7A" w14:textId="77777777" w:rsidR="00342829" w:rsidRDefault="00342829" w:rsidP="00AB2330">
      <w:pPr>
        <w:pStyle w:val="CommentText"/>
      </w:pPr>
      <w:r>
        <w:rPr>
          <w:rStyle w:val="CommentReference"/>
        </w:rPr>
        <w:annotationRef/>
      </w:r>
      <w:r>
        <w:rPr>
          <w:color w:val="222222"/>
          <w:highlight w:val="white"/>
        </w:rPr>
        <w:t>Quaye, I.K., 2008. Haptoglobin, inflammation and disease. </w:t>
      </w:r>
      <w:r>
        <w:rPr>
          <w:i/>
          <w:iCs/>
          <w:color w:val="222222"/>
          <w:highlight w:val="white"/>
        </w:rPr>
        <w:t>Transactions of the royal society of tropical medicine and hygiene</w:t>
      </w:r>
      <w:r>
        <w:rPr>
          <w:color w:val="222222"/>
          <w:highlight w:val="white"/>
        </w:rPr>
        <w:t>, </w:t>
      </w:r>
      <w:r>
        <w:rPr>
          <w:i/>
          <w:iCs/>
          <w:color w:val="222222"/>
          <w:highlight w:val="white"/>
        </w:rPr>
        <w:t>102</w:t>
      </w:r>
      <w:r>
        <w:rPr>
          <w:color w:val="222222"/>
          <w:highlight w:val="white"/>
        </w:rPr>
        <w:t>(8), pp.735-742.</w:t>
      </w:r>
      <w:r>
        <w:t xml:space="preserve"> </w:t>
      </w:r>
    </w:p>
  </w:comment>
  <w:comment w:id="641" w:author="Evgenia Dubman" w:date="2023-08-03T13:53:00Z" w:initials="ED">
    <w:p w14:paraId="66D545EB" w14:textId="40307095" w:rsidR="0091336C" w:rsidRDefault="0091336C" w:rsidP="002950F4">
      <w:pPr>
        <w:pStyle w:val="CommentText"/>
      </w:pPr>
      <w:r>
        <w:rPr>
          <w:rStyle w:val="CommentReference"/>
        </w:rPr>
        <w:annotationRef/>
      </w:r>
      <w:r>
        <w:rPr>
          <w:color w:val="222222"/>
          <w:highlight w:val="white"/>
        </w:rPr>
        <w:t>Vicente, J., Martinez-Guijosa, J., Tvarijonaviciute, A., Fernandez-de Mera, I.G., Gortázar, C., Ceron, J.J. and Martínez-Subiela, S., 2019. Serum haptoglobin response in red deer naturally infected with tuberculosis. </w:t>
      </w:r>
      <w:r>
        <w:rPr>
          <w:i/>
          <w:iCs/>
          <w:color w:val="222222"/>
          <w:highlight w:val="white"/>
        </w:rPr>
        <w:t>Comparative Immunology, Microbiology and Infectious Diseases</w:t>
      </w:r>
      <w:r>
        <w:rPr>
          <w:color w:val="222222"/>
          <w:highlight w:val="white"/>
        </w:rPr>
        <w:t>, </w:t>
      </w:r>
      <w:r>
        <w:rPr>
          <w:i/>
          <w:iCs/>
          <w:color w:val="222222"/>
          <w:highlight w:val="white"/>
        </w:rPr>
        <w:t>64</w:t>
      </w:r>
      <w:r>
        <w:rPr>
          <w:color w:val="222222"/>
          <w:highlight w:val="white"/>
        </w:rPr>
        <w:t>, pp.25-30.</w:t>
      </w:r>
      <w:r>
        <w:t xml:space="preserve"> </w:t>
      </w:r>
    </w:p>
  </w:comment>
  <w:comment w:id="661" w:author="Evgenia Dubman" w:date="2023-08-03T13:56:00Z" w:initials="ED">
    <w:p w14:paraId="29A8CE93" w14:textId="77777777" w:rsidR="009D7436" w:rsidRDefault="009D7436" w:rsidP="00B207EC">
      <w:pPr>
        <w:pStyle w:val="CommentText"/>
      </w:pPr>
      <w:r>
        <w:rPr>
          <w:rStyle w:val="CommentReference"/>
        </w:rPr>
        <w:annotationRef/>
      </w:r>
      <w:r>
        <w:rPr>
          <w:color w:val="222222"/>
          <w:highlight w:val="white"/>
        </w:rPr>
        <w:t>Steyrer, C., Miller, M., Hewlett, J., Buss, P. and Hooijberg, E.H., 2023. Markers of inflammation in free‐living African elephants (Loxodonta africana): Reference intervals and diagnostic performance of acute phase reactants. </w:t>
      </w:r>
      <w:r>
        <w:rPr>
          <w:i/>
          <w:iCs/>
          <w:color w:val="222222"/>
          <w:highlight w:val="white"/>
        </w:rPr>
        <w:t>Veterinary Clinical Pathology</w:t>
      </w:r>
      <w:r>
        <w:rPr>
          <w:color w:val="222222"/>
          <w:highlight w:val="white"/>
        </w:rPr>
        <w:t>, </w:t>
      </w:r>
      <w:r>
        <w:rPr>
          <w:i/>
          <w:iCs/>
          <w:color w:val="222222"/>
          <w:highlight w:val="white"/>
        </w:rPr>
        <w:t>52</w:t>
      </w:r>
      <w:r>
        <w:rPr>
          <w:color w:val="222222"/>
          <w:highlight w:val="white"/>
        </w:rPr>
        <w:t>, pp.75-86.</w:t>
      </w:r>
      <w:r>
        <w:t xml:space="preserve"> </w:t>
      </w:r>
    </w:p>
  </w:comment>
  <w:comment w:id="669" w:author="Evgenia Dubman" w:date="2023-08-03T14:16:00Z" w:initials="ED">
    <w:p w14:paraId="48FBE5F7" w14:textId="77777777" w:rsidR="00342829" w:rsidRDefault="00342829" w:rsidP="008502A6">
      <w:pPr>
        <w:pStyle w:val="CommentText"/>
      </w:pPr>
      <w:r>
        <w:rPr>
          <w:rStyle w:val="CommentReference"/>
        </w:rPr>
        <w:annotationRef/>
      </w:r>
      <w:r>
        <w:rPr>
          <w:color w:val="222222"/>
          <w:highlight w:val="white"/>
        </w:rPr>
        <w:t>Ulutas, B., Tan, T., Ulutas, P.A. and Bayramli, G., 2011. Haptoglobin and serum amyloid A responses in cattle persistently infected with bovine viral diarrhea virus. </w:t>
      </w:r>
      <w:r>
        <w:rPr>
          <w:i/>
          <w:iCs/>
          <w:color w:val="222222"/>
          <w:highlight w:val="white"/>
        </w:rPr>
        <w:t>Acta Scientiae Veterinariae</w:t>
      </w:r>
      <w:r>
        <w:rPr>
          <w:color w:val="222222"/>
          <w:highlight w:val="white"/>
        </w:rPr>
        <w:t>, </w:t>
      </w:r>
      <w:r>
        <w:rPr>
          <w:i/>
          <w:iCs/>
          <w:color w:val="222222"/>
          <w:highlight w:val="white"/>
        </w:rPr>
        <w:t>39</w:t>
      </w:r>
      <w:r>
        <w:rPr>
          <w:color w:val="222222"/>
          <w:highlight w:val="white"/>
        </w:rPr>
        <w:t>(3), pp.1-6.</w:t>
      </w:r>
      <w:r>
        <w:t xml:space="preserve"> </w:t>
      </w:r>
    </w:p>
  </w:comment>
  <w:comment w:id="692" w:author="Evgenia Dubman" w:date="2023-08-03T14:50:00Z" w:initials="ED">
    <w:p w14:paraId="17650536" w14:textId="77777777" w:rsidR="008B7713" w:rsidRDefault="008B7713">
      <w:pPr>
        <w:pStyle w:val="CommentText"/>
      </w:pPr>
      <w:r>
        <w:rPr>
          <w:rStyle w:val="CommentReference"/>
        </w:rPr>
        <w:annotationRef/>
      </w:r>
      <w:r>
        <w:rPr>
          <w:color w:val="222222"/>
          <w:highlight w:val="white"/>
        </w:rPr>
        <w:t>Downs, C.J., Boan, B.V., Lohuis, T.D. and Stewart, K.M., 2018. Investigating relationships between reproduction, immune defenses, and cortisol in Dall sheep. </w:t>
      </w:r>
      <w:r>
        <w:rPr>
          <w:i/>
          <w:iCs/>
          <w:color w:val="222222"/>
          <w:highlight w:val="white"/>
        </w:rPr>
        <w:t>Frontiers in immunology</w:t>
      </w:r>
      <w:r>
        <w:rPr>
          <w:color w:val="222222"/>
          <w:highlight w:val="white"/>
        </w:rPr>
        <w:t>, </w:t>
      </w:r>
      <w:r>
        <w:rPr>
          <w:i/>
          <w:iCs/>
          <w:color w:val="222222"/>
          <w:highlight w:val="white"/>
        </w:rPr>
        <w:t>9</w:t>
      </w:r>
      <w:r>
        <w:rPr>
          <w:color w:val="222222"/>
          <w:highlight w:val="white"/>
        </w:rPr>
        <w:t>, p.105.</w:t>
      </w:r>
      <w:r>
        <w:t xml:space="preserve"> </w:t>
      </w:r>
    </w:p>
    <w:p w14:paraId="1985A9F5" w14:textId="77777777" w:rsidR="008B7713" w:rsidRDefault="008B7713">
      <w:pPr>
        <w:pStyle w:val="CommentText"/>
      </w:pPr>
    </w:p>
    <w:p w14:paraId="7EF9ECDF" w14:textId="77777777" w:rsidR="008B7713" w:rsidRDefault="008B7713" w:rsidP="007E1E42">
      <w:pPr>
        <w:pStyle w:val="CommentText"/>
      </w:pPr>
      <w:r>
        <w:rPr>
          <w:color w:val="222222"/>
          <w:highlight w:val="white"/>
        </w:rPr>
        <w:t>Dulude‐de Broin, F., Hamel, S., Mastromonaco, G.F. and Côté, S.D., 2020. Predation risk and mountain goat reproduction: Evidence for stress‐induced breeding suppression in a wild ungulate. </w:t>
      </w:r>
      <w:r>
        <w:rPr>
          <w:i/>
          <w:iCs/>
          <w:color w:val="222222"/>
          <w:highlight w:val="white"/>
        </w:rPr>
        <w:t>Functional Ecology</w:t>
      </w:r>
      <w:r>
        <w:rPr>
          <w:color w:val="222222"/>
          <w:highlight w:val="white"/>
        </w:rPr>
        <w:t>, </w:t>
      </w:r>
      <w:r>
        <w:rPr>
          <w:i/>
          <w:iCs/>
          <w:color w:val="222222"/>
          <w:highlight w:val="white"/>
        </w:rPr>
        <w:t>34</w:t>
      </w:r>
      <w:r>
        <w:rPr>
          <w:color w:val="222222"/>
          <w:highlight w:val="white"/>
        </w:rPr>
        <w:t>(5), pp.1003-1014.</w:t>
      </w:r>
      <w:r>
        <w:t xml:space="preserve"> </w:t>
      </w:r>
    </w:p>
  </w:comment>
  <w:comment w:id="713" w:author="Evgenia Dubman" w:date="2023-07-20T16:00:00Z" w:initials="ED">
    <w:p w14:paraId="6F160315" w14:textId="22C4597E" w:rsidR="00111B73" w:rsidRDefault="00111B73" w:rsidP="00111B73">
      <w:pPr>
        <w:pStyle w:val="CommentText"/>
      </w:pPr>
      <w:r>
        <w:rPr>
          <w:rStyle w:val="CommentReference"/>
        </w:rPr>
        <w:annotationRef/>
      </w:r>
      <w:r>
        <w:t>I suggest cutting this here as I have fleshed the diet N rationale in the 'Nutrition' section above.</w:t>
      </w:r>
    </w:p>
  </w:comment>
  <w:comment w:id="721" w:author="Evgenia Dubman" w:date="2023-07-20T16:00:00Z" w:initials="ED">
    <w:p w14:paraId="086ACCB5" w14:textId="62EB6C3B" w:rsidR="001B7521" w:rsidRDefault="00B96CC5" w:rsidP="00F10A76">
      <w:pPr>
        <w:pStyle w:val="CommentText"/>
      </w:pPr>
      <w:r>
        <w:rPr>
          <w:rStyle w:val="CommentReference"/>
        </w:rPr>
        <w:annotationRef/>
      </w:r>
      <w:r w:rsidR="001B7521">
        <w:t>I suggest cutting this here as I have fleshed the diet N rationale in the 'Nutrition' section above.</w:t>
      </w:r>
    </w:p>
  </w:comment>
  <w:comment w:id="725" w:author="Clayton Lamb" w:date="2023-07-13T13:07:00Z" w:initials="CL">
    <w:p w14:paraId="5C5154EF" w14:textId="4782684C" w:rsidR="0037685A" w:rsidRDefault="0037685A">
      <w:pPr>
        <w:pStyle w:val="CommentText"/>
      </w:pPr>
      <w:r>
        <w:rPr>
          <w:rStyle w:val="CommentReference"/>
        </w:rPr>
        <w:annotationRef/>
      </w:r>
      <w:r>
        <w:rPr>
          <w:rFonts w:ascii="Helvetica" w:hAnsi="Helvetica"/>
          <w:color w:val="000000"/>
          <w:sz w:val="18"/>
          <w:szCs w:val="18"/>
        </w:rPr>
        <w:t>Line 252: Here it says that individual and sex analysis was done on fecal samples, but in line 204, it says that all samples were genotyped to identify sex. Should line 204 also say that samples were genotyped to identify individuals as well?</w:t>
      </w:r>
    </w:p>
  </w:comment>
  <w:comment w:id="726" w:author="Clayton Lamb" w:date="2023-07-13T13:10:00Z" w:initials="CL">
    <w:p w14:paraId="450E3D67" w14:textId="2B957F1D" w:rsidR="0037685A" w:rsidRDefault="0037685A">
      <w:pPr>
        <w:pStyle w:val="CommentText"/>
      </w:pPr>
      <w:r>
        <w:rPr>
          <w:rStyle w:val="CommentReference"/>
        </w:rPr>
        <w:annotationRef/>
      </w:r>
      <w:r>
        <w:t>Line 252 is this: “</w:t>
      </w:r>
      <w:r w:rsidRPr="00133EEF">
        <w:rPr>
          <w:rFonts w:ascii="Times New Roman" w:hAnsi="Times New Roman"/>
          <w:color w:val="000000" w:themeColor="text1"/>
          <w:sz w:val="24"/>
          <w:szCs w:val="24"/>
        </w:rPr>
        <w:t>Upon completion of fecal sampling in 2019, we genotyped all samples to identify sex.</w:t>
      </w:r>
      <w:r>
        <w:rPr>
          <w:rFonts w:ascii="Times New Roman" w:hAnsi="Times New Roman"/>
          <w:color w:val="000000" w:themeColor="text1"/>
          <w:sz w:val="24"/>
          <w:szCs w:val="24"/>
        </w:rPr>
        <w:t>”</w:t>
      </w:r>
    </w:p>
  </w:comment>
  <w:comment w:id="727" w:author="Evgenia Dubman" w:date="2023-07-20T16:10:00Z" w:initials="ED">
    <w:p w14:paraId="69C8DE85" w14:textId="77777777" w:rsidR="00792EA2" w:rsidRDefault="00792EA2" w:rsidP="005A334F">
      <w:pPr>
        <w:pStyle w:val="CommentText"/>
      </w:pPr>
      <w:r>
        <w:rPr>
          <w:rStyle w:val="CommentReference"/>
        </w:rPr>
        <w:annotationRef/>
      </w:r>
      <w:r>
        <w:t>Done, see line 289 above.</w:t>
      </w:r>
    </w:p>
  </w:comment>
  <w:comment w:id="787" w:author="Clayton Lamb" w:date="2023-07-18T13:01:00Z" w:initials="CL">
    <w:p w14:paraId="1ACD0CE8" w14:textId="3F1CA773" w:rsidR="00AD7713" w:rsidRDefault="00AD7713">
      <w:pPr>
        <w:pStyle w:val="CommentText"/>
      </w:pPr>
      <w:r>
        <w:rPr>
          <w:rStyle w:val="CommentReference"/>
        </w:rPr>
        <w:annotationRef/>
      </w:r>
      <w:r w:rsidRPr="00E5699C">
        <w:rPr>
          <w:rFonts w:ascii="Times New Roman" w:hAnsi="Times New Roman"/>
          <w:color w:val="000000"/>
          <w:szCs w:val="22"/>
        </w:rPr>
        <w:t>Line 299: The blood would represent the stress level after capture if the blood was taken &gt;3 min after capture…</w:t>
      </w:r>
    </w:p>
  </w:comment>
  <w:comment w:id="788" w:author="Evgenia Dubman" w:date="2023-07-20T16:19:00Z" w:initials="ED">
    <w:p w14:paraId="25323CFA" w14:textId="77777777" w:rsidR="00375055" w:rsidRDefault="00375055" w:rsidP="00E12D5D">
      <w:pPr>
        <w:pStyle w:val="CommentText"/>
      </w:pPr>
      <w:r>
        <w:rPr>
          <w:rStyle w:val="CommentReference"/>
        </w:rPr>
        <w:annotationRef/>
      </w:r>
      <w:r>
        <w:t>This is a bit nuanced and maybe we need to elaborate on this section a little bit. While cortisol level in the blood might represent the stress experienced a few minutes ago, the serum from that same blood sample carries information about longer-term levels of nutrients in the animal's system, as does the level of antibodies to pathogens that the caribou was exposed to months or years ago...</w:t>
      </w:r>
    </w:p>
  </w:comment>
  <w:comment w:id="789" w:author="Evgenia Dubman" w:date="2023-07-25T11:20:00Z" w:initials="ED">
    <w:p w14:paraId="2490E243" w14:textId="77777777" w:rsidR="00444BB3" w:rsidRDefault="00444BB3" w:rsidP="003E529E">
      <w:pPr>
        <w:pStyle w:val="CommentText"/>
      </w:pPr>
      <w:r>
        <w:rPr>
          <w:rStyle w:val="CommentReference"/>
        </w:rPr>
        <w:annotationRef/>
      </w:r>
      <w:r>
        <w:t xml:space="preserve">Remove inaccurate associations between samples and time scales, but keep the part about samples collected at capture do not reflect effects of capture that year because the give us basically data about the past. </w:t>
      </w:r>
    </w:p>
  </w:comment>
  <w:comment w:id="799" w:author="Evgenia Dubman" w:date="2023-07-20T16:20:00Z" w:initials="ED">
    <w:p w14:paraId="6BAF3AC0" w14:textId="3F151297" w:rsidR="00375055" w:rsidRDefault="00375055" w:rsidP="00E41EE3">
      <w:pPr>
        <w:pStyle w:val="CommentText"/>
      </w:pPr>
      <w:r>
        <w:rPr>
          <w:rStyle w:val="CommentReference"/>
        </w:rPr>
        <w:annotationRef/>
      </w:r>
      <w:r>
        <w:t>Refe what?</w:t>
      </w:r>
    </w:p>
  </w:comment>
  <w:comment w:id="1078" w:author="Clayton Lamb" w:date="2023-08-18T10:33:00Z" w:initials="CL">
    <w:p w14:paraId="2B97009C" w14:textId="2593D2E6" w:rsidR="000251B5" w:rsidRPr="000251B5" w:rsidRDefault="000251B5" w:rsidP="000251B5">
      <w:pPr>
        <w:pStyle w:val="CommentText"/>
      </w:pPr>
      <w:r>
        <w:rPr>
          <w:rStyle w:val="CommentReference"/>
        </w:rPr>
        <w:annotationRef/>
      </w:r>
      <w:r>
        <w:t>CWD?</w:t>
      </w:r>
    </w:p>
  </w:comment>
  <w:comment w:id="1080" w:author="Clayton Lamb" w:date="2023-07-18T14:18:00Z" w:initials="CL">
    <w:p w14:paraId="79A50E6F" w14:textId="4C673D6A" w:rsidR="00044816" w:rsidRDefault="00044816">
      <w:pPr>
        <w:pStyle w:val="CommentText"/>
      </w:pPr>
      <w:r>
        <w:rPr>
          <w:rStyle w:val="CommentReference"/>
        </w:rPr>
        <w:annotationRef/>
      </w:r>
      <w:r w:rsidRPr="00E5699C">
        <w:rPr>
          <w:rFonts w:ascii="Times New Roman" w:hAnsi="Times New Roman"/>
          <w:color w:val="000000"/>
          <w:szCs w:val="22"/>
        </w:rPr>
        <w:t>Line 481: I don’t think you really assessed in depth the impact of repeat captures on caribou health. If so, you need to flesh this out in much more detail in the Intro, Methods, and Results.</w:t>
      </w:r>
    </w:p>
  </w:comment>
  <w:comment w:id="1093" w:author="Evgenia Dubman" w:date="2023-08-03T14:34:00Z" w:initials="ED">
    <w:p w14:paraId="4A68769E" w14:textId="77777777" w:rsidR="000C00EC" w:rsidRDefault="000C00EC" w:rsidP="00D1232F">
      <w:pPr>
        <w:pStyle w:val="CommentText"/>
      </w:pPr>
      <w:r>
        <w:rPr>
          <w:rStyle w:val="CommentReference"/>
        </w:rPr>
        <w:annotationRef/>
      </w:r>
      <w:r>
        <w:rPr>
          <w:color w:val="222222"/>
          <w:highlight w:val="white"/>
        </w:rPr>
        <w:t>Trondrud, L.M., Ugland, C., Ropstad, E., Loe, L.E., Albon, S., Stien, A., Evans, A.L., Thorsby, P.M., Veiberg, V., Irvine, R.J. and Pigeon, G., 2022. Stress responses to repeated captures in a wild ungulate. </w:t>
      </w:r>
      <w:r>
        <w:rPr>
          <w:i/>
          <w:iCs/>
          <w:color w:val="222222"/>
          <w:highlight w:val="white"/>
        </w:rPr>
        <w:t>Scientific Reports</w:t>
      </w:r>
      <w:r>
        <w:rPr>
          <w:color w:val="222222"/>
          <w:highlight w:val="white"/>
        </w:rPr>
        <w:t>, </w:t>
      </w:r>
      <w:r>
        <w:rPr>
          <w:i/>
          <w:iCs/>
          <w:color w:val="222222"/>
          <w:highlight w:val="white"/>
        </w:rPr>
        <w:t>12</w:t>
      </w:r>
      <w:r>
        <w:rPr>
          <w:color w:val="222222"/>
          <w:highlight w:val="white"/>
        </w:rPr>
        <w:t>(1), p.16289.</w:t>
      </w:r>
      <w:r>
        <w:t xml:space="preserve"> </w:t>
      </w:r>
    </w:p>
  </w:comment>
  <w:comment w:id="1123" w:author="Clayton Lamb" w:date="2023-07-13T15:27:00Z" w:initials="CL">
    <w:p w14:paraId="4A6418B1" w14:textId="51718C97" w:rsidR="009715AF" w:rsidRDefault="009715AF">
      <w:pPr>
        <w:pStyle w:val="CommentText"/>
      </w:pPr>
      <w:r>
        <w:rPr>
          <w:rStyle w:val="CommentReference"/>
        </w:rPr>
        <w:annotationRef/>
      </w:r>
      <w:r>
        <w:rPr>
          <w:rFonts w:ascii="Helvetica" w:hAnsi="Helvetica"/>
          <w:color w:val="000000"/>
          <w:sz w:val="18"/>
          <w:szCs w:val="18"/>
        </w:rPr>
        <w:t>Line 578: Full scientific names of these pathogens should be included here.</w:t>
      </w:r>
    </w:p>
  </w:comment>
  <w:comment w:id="1124" w:author="Evgenia Dubman" w:date="2023-07-24T12:42:00Z" w:initials="ED">
    <w:p w14:paraId="0ADD203B" w14:textId="77777777" w:rsidR="003F50BC" w:rsidRDefault="003F50BC" w:rsidP="00A26A04">
      <w:pPr>
        <w:pStyle w:val="CommentText"/>
      </w:pPr>
      <w:r>
        <w:rPr>
          <w:rStyle w:val="CommentReference"/>
        </w:rPr>
        <w:annotationRef/>
      </w:r>
      <w:r>
        <w:t>Done, even though in the method section (~ line 350) we already listed full names once...</w:t>
      </w:r>
    </w:p>
  </w:comment>
  <w:comment w:id="1145" w:author="Clayton Lamb" w:date="2023-07-18T14:28:00Z" w:initials="CL">
    <w:p w14:paraId="486D340B" w14:textId="4F810BEF" w:rsidR="00040575" w:rsidRDefault="00040575">
      <w:pPr>
        <w:pStyle w:val="CommentText"/>
      </w:pPr>
      <w:r>
        <w:rPr>
          <w:rStyle w:val="CommentReference"/>
        </w:rPr>
        <w:annotationRef/>
      </w:r>
      <w:r w:rsidRPr="00E5699C">
        <w:rPr>
          <w:rFonts w:ascii="Times New Roman" w:hAnsi="Times New Roman"/>
          <w:color w:val="000000"/>
          <w:szCs w:val="22"/>
        </w:rPr>
        <w:t>Line 619: Indeed. Adams et al. also noted the “boost” in nutrition as a result of high-quality food for penned animals.</w:t>
      </w:r>
    </w:p>
  </w:comment>
  <w:comment w:id="2400" w:author="Clayton Lamb" w:date="2023-07-18T14:47:00Z" w:initials="CL">
    <w:p w14:paraId="1F216581" w14:textId="088E825F"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2401" w:author="Evgenia Dubman" w:date="2023-07-24T13:01:00Z" w:initials="ED">
    <w:p w14:paraId="4994AAD9" w14:textId="77777777" w:rsidR="00DA5A45" w:rsidRDefault="00F75607" w:rsidP="00BE4643">
      <w:pPr>
        <w:pStyle w:val="CommentText"/>
      </w:pPr>
      <w:r>
        <w:rPr>
          <w:rStyle w:val="CommentReference"/>
        </w:rPr>
        <w:annotationRef/>
      </w:r>
      <w:r w:rsidR="00DA5A45">
        <w:t xml:space="preserve">Good point. I would say that to remain consistent with how the results are set up in methods and analyzed in results right now, we should go with where the cows were the previous year. We could also pool them all together but then we'd need to throw out that piece of the analysis where you try to tease out the effect of successive penning versus time elapsed in the project generally. </w:t>
      </w:r>
    </w:p>
  </w:comment>
  <w:comment w:id="2415" w:author="Clayton Lamb" w:date="2023-07-18T14:48:00Z" w:initials="CL">
    <w:p w14:paraId="2EF4464A" w14:textId="11457124"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2416" w:author="Evgenia Dubman" w:date="2023-07-24T13:26:00Z" w:initials="ED">
    <w:p w14:paraId="21E9C553" w14:textId="77777777" w:rsidR="00190818" w:rsidRDefault="007D607A" w:rsidP="000E7E34">
      <w:pPr>
        <w:pStyle w:val="CommentText"/>
      </w:pPr>
      <w:r>
        <w:rPr>
          <w:rStyle w:val="CommentReference"/>
        </w:rPr>
        <w:annotationRef/>
      </w:r>
      <w:r w:rsidR="00190818">
        <w:t xml:space="preserve">Same as figure 3…. Either classify samples as 'penned' or 'free-ranging' the year prior to penning, or we just pool them and scrap the part of the analysis where we tease apart the effect of repeat capture from that of time elapsed. </w:t>
      </w:r>
    </w:p>
  </w:comment>
  <w:comment w:id="2434" w:author="Clayton Lamb" w:date="2023-07-18T14:51:00Z" w:initials="CL">
    <w:p w14:paraId="48BBFD78" w14:textId="58524F66"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F7B5A8" w15:done="0"/>
  <w15:commentEx w15:paraId="4264FEFA" w15:done="1"/>
  <w15:commentEx w15:paraId="700BEA0A" w15:done="1"/>
  <w15:commentEx w15:paraId="49307152" w15:done="0"/>
  <w15:commentEx w15:paraId="615781DE" w15:paraIdParent="49307152" w15:done="0"/>
  <w15:commentEx w15:paraId="4AB1703E" w15:done="0"/>
  <w15:commentEx w15:paraId="389AAD57" w15:paraIdParent="4AB1703E" w15:done="0"/>
  <w15:commentEx w15:paraId="1CBA3D89" w15:done="1"/>
  <w15:commentEx w15:paraId="526DAB95" w15:done="0"/>
  <w15:commentEx w15:paraId="4D2F1ED8" w15:paraIdParent="526DAB95" w15:done="0"/>
  <w15:commentEx w15:paraId="737D9BE1" w15:done="0"/>
  <w15:commentEx w15:paraId="49532D5C" w15:paraIdParent="737D9BE1" w15:done="0"/>
  <w15:commentEx w15:paraId="39D22DD8" w15:done="0"/>
  <w15:commentEx w15:paraId="446D58B9" w15:paraIdParent="39D22DD8" w15:done="0"/>
  <w15:commentEx w15:paraId="4B695BD0" w15:paraIdParent="39D22DD8" w15:done="0"/>
  <w15:commentEx w15:paraId="2B058F49" w15:done="0"/>
  <w15:commentEx w15:paraId="7AEFB832" w15:done="0"/>
  <w15:commentEx w15:paraId="205B8128" w15:done="0"/>
  <w15:commentEx w15:paraId="5E9A288B" w15:paraIdParent="205B8128" w15:done="0"/>
  <w15:commentEx w15:paraId="418E899A" w15:paraIdParent="205B8128" w15:done="0"/>
  <w15:commentEx w15:paraId="715A4A70" w15:done="0"/>
  <w15:commentEx w15:paraId="4A0A5A87" w15:done="0"/>
  <w15:commentEx w15:paraId="3BEE313B" w15:done="0"/>
  <w15:commentEx w15:paraId="3A32F38C" w15:done="0"/>
  <w15:commentEx w15:paraId="0F1DCA7A" w15:done="0"/>
  <w15:commentEx w15:paraId="66D545EB" w15:done="0"/>
  <w15:commentEx w15:paraId="29A8CE93" w15:done="0"/>
  <w15:commentEx w15:paraId="48FBE5F7" w15:done="0"/>
  <w15:commentEx w15:paraId="7EF9ECDF" w15:done="0"/>
  <w15:commentEx w15:paraId="6F160315" w15:done="0"/>
  <w15:commentEx w15:paraId="086ACCB5" w15:done="0"/>
  <w15:commentEx w15:paraId="5C5154EF" w15:done="0"/>
  <w15:commentEx w15:paraId="450E3D67" w15:paraIdParent="5C5154EF" w15:done="0"/>
  <w15:commentEx w15:paraId="69C8DE85" w15:paraIdParent="5C5154EF" w15:done="0"/>
  <w15:commentEx w15:paraId="1ACD0CE8" w15:done="0"/>
  <w15:commentEx w15:paraId="25323CFA" w15:paraIdParent="1ACD0CE8" w15:done="0"/>
  <w15:commentEx w15:paraId="2490E243" w15:paraIdParent="1ACD0CE8" w15:done="0"/>
  <w15:commentEx w15:paraId="6BAF3AC0" w15:done="0"/>
  <w15:commentEx w15:paraId="2B97009C" w15:done="0"/>
  <w15:commentEx w15:paraId="79A50E6F" w15:done="0"/>
  <w15:commentEx w15:paraId="4A68769E" w15:done="0"/>
  <w15:commentEx w15:paraId="4A6418B1" w15:done="0"/>
  <w15:commentEx w15:paraId="0ADD203B" w15:paraIdParent="4A6418B1" w15:done="0"/>
  <w15:commentEx w15:paraId="486D340B" w15:done="0"/>
  <w15:commentEx w15:paraId="1F216581" w15:done="0"/>
  <w15:commentEx w15:paraId="4994AAD9" w15:paraIdParent="1F216581" w15:done="0"/>
  <w15:commentEx w15:paraId="2EF4464A" w15:done="0"/>
  <w15:commentEx w15:paraId="21E9C553" w15:paraIdParent="2EF4464A" w15:done="0"/>
  <w15:commentEx w15:paraId="48BBF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4D291" w16cex:dateUtc="2023-08-02T20:03:00Z"/>
  <w16cex:commentExtensible w16cex:durableId="285B7E5E" w16cex:dateUtc="2023-07-14T13:57:00Z"/>
  <w16cex:commentExtensible w16cex:durableId="2863A435" w16cex:dateUtc="2023-07-20T19:16:00Z"/>
  <w16cex:commentExtensible w16cex:durableId="2860FD76" w16cex:dateUtc="2023-07-18T18:00:00Z"/>
  <w16cex:commentExtensible w16cex:durableId="2863BF80" w16cex:dateUtc="2023-07-20T21:13:00Z"/>
  <w16cex:commentExtensible w16cex:durableId="2860FDA3" w16cex:dateUtc="2023-07-18T18:01:00Z"/>
  <w16cex:commentExtensible w16cex:durableId="2863B5AB" w16cex:dateUtc="2023-07-20T20:31:00Z"/>
  <w16cex:commentExtensible w16cex:durableId="2860FDD1" w16cex:dateUtc="2023-07-18T18:02:00Z"/>
  <w16cex:commentExtensible w16cex:durableId="2874EBB6" w16cex:dateUtc="2023-07-18T22:44:00Z"/>
  <w16cex:commentExtensible w16cex:durableId="2874EC51" w16cex:dateUtc="2023-08-02T21:53:00Z"/>
  <w16cex:commentExtensible w16cex:durableId="28625459" w16cex:dateUtc="2023-07-19T18:23:00Z"/>
  <w16cex:commentExtensible w16cex:durableId="2863CDCD" w16cex:dateUtc="2023-07-20T22:14:00Z"/>
  <w16cex:commentExtensible w16cex:durableId="285A7109" w16cex:dateUtc="2023-07-13T18:48:00Z"/>
  <w16cex:commentExtensible w16cex:durableId="285A710B" w16cex:dateUtc="2023-07-13T18:48:00Z"/>
  <w16cex:commentExtensible w16cex:durableId="2863C8E9" w16cex:dateUtc="2023-07-20T21:53:00Z"/>
  <w16cex:commentExtensible w16cex:durableId="2876BEE0" w16cex:dateUtc="2023-08-04T07:03:00Z"/>
  <w16cex:commentExtensible w16cex:durableId="2876643B" w16cex:dateUtc="2023-08-04T00:36:00Z"/>
  <w16cex:commentExtensible w16cex:durableId="286109F2" w16cex:dateUtc="2023-07-18T18:54:00Z"/>
  <w16cex:commentExtensible w16cex:durableId="28613F5E" w16cex:dateUtc="2023-07-18T22:42:00Z"/>
  <w16cex:commentExtensible w16cex:durableId="2863D797" w16cex:dateUtc="2023-07-20T22:56:00Z"/>
  <w16cex:commentExtensible w16cex:durableId="286109B1" w16cex:dateUtc="2023-07-18T18:53:00Z"/>
  <w16cex:commentExtensible w16cex:durableId="28613FEB" w16cex:dateUtc="2023-07-18T22:44:00Z"/>
  <w16cex:commentExtensible w16cex:durableId="285B7EF5" w16cex:dateUtc="2023-07-14T13:59:00Z"/>
  <w16cex:commentExtensible w16cex:durableId="28761725" w16cex:dateUtc="2023-08-03T19:08:00Z"/>
  <w16cex:commentExtensible w16cex:durableId="28763684" w16cex:dateUtc="2023-08-03T21:21:00Z"/>
  <w16cex:commentExtensible w16cex:durableId="28762FC0" w16cex:dateUtc="2023-08-03T20:53:00Z"/>
  <w16cex:commentExtensible w16cex:durableId="2876309C" w16cex:dateUtc="2023-08-03T20:56:00Z"/>
  <w16cex:commentExtensible w16cex:durableId="2876354A" w16cex:dateUtc="2023-08-03T21:16:00Z"/>
  <w16cex:commentExtensible w16cex:durableId="28763D28" w16cex:dateUtc="2023-08-03T21:50:00Z"/>
  <w16cex:commentExtensible w16cex:durableId="28763B1D" w16cex:dateUtc="2023-07-20T23:00:00Z"/>
  <w16cex:commentExtensible w16cex:durableId="2863D883" w16cex:dateUtc="2023-07-20T23:00:00Z"/>
  <w16cex:commentExtensible w16cex:durableId="285A757E" w16cex:dateUtc="2023-07-13T19:07:00Z"/>
  <w16cex:commentExtensible w16cex:durableId="285A7632" w16cex:dateUtc="2023-07-13T19:10:00Z"/>
  <w16cex:commentExtensible w16cex:durableId="2863DB03" w16cex:dateUtc="2023-07-20T23:10:00Z"/>
  <w16cex:commentExtensible w16cex:durableId="28610BB8" w16cex:dateUtc="2023-07-18T19:01:00Z"/>
  <w16cex:commentExtensible w16cex:durableId="2863DCFF" w16cex:dateUtc="2023-07-20T23:19:00Z"/>
  <w16cex:commentExtensible w16cex:durableId="286A2E91" w16cex:dateUtc="2023-07-25T18:20:00Z"/>
  <w16cex:commentExtensible w16cex:durableId="2863DD58" w16cex:dateUtc="2023-07-20T23:20:00Z"/>
  <w16cex:commentExtensible w16cex:durableId="2889C785" w16cex:dateUtc="2023-08-18T16:33:00Z"/>
  <w16cex:commentExtensible w16cex:durableId="28611DD1" w16cex:dateUtc="2023-07-18T20:18:00Z"/>
  <w16cex:commentExtensible w16cex:durableId="2876395E" w16cex:dateUtc="2023-08-03T21:34:00Z"/>
  <w16cex:commentExtensible w16cex:durableId="285A9651" w16cex:dateUtc="2023-07-13T21:27:00Z"/>
  <w16cex:commentExtensible w16cex:durableId="2868F038" w16cex:dateUtc="2023-07-24T19:42:00Z"/>
  <w16cex:commentExtensible w16cex:durableId="28612025" w16cex:dateUtc="2023-07-18T20:28:00Z"/>
  <w16cex:commentExtensible w16cex:durableId="2861249B" w16cex:dateUtc="2023-07-18T20:47:00Z"/>
  <w16cex:commentExtensible w16cex:durableId="2868F4BD" w16cex:dateUtc="2023-07-24T20:01:00Z"/>
  <w16cex:commentExtensible w16cex:durableId="286124DB" w16cex:dateUtc="2023-07-18T20:48:00Z"/>
  <w16cex:commentExtensible w16cex:durableId="2868FA9C" w16cex:dateUtc="2023-07-24T20:26:00Z"/>
  <w16cex:commentExtensible w16cex:durableId="28612565" w16cex:dateUtc="2023-07-1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F7B5A8" w16cid:durableId="2874D291"/>
  <w16cid:commentId w16cid:paraId="4264FEFA" w16cid:durableId="285B7E5E"/>
  <w16cid:commentId w16cid:paraId="700BEA0A" w16cid:durableId="2863A435"/>
  <w16cid:commentId w16cid:paraId="49307152" w16cid:durableId="2860FD76"/>
  <w16cid:commentId w16cid:paraId="615781DE" w16cid:durableId="2863BF80"/>
  <w16cid:commentId w16cid:paraId="4AB1703E" w16cid:durableId="2860FDA3"/>
  <w16cid:commentId w16cid:paraId="389AAD57" w16cid:durableId="2863B5AB"/>
  <w16cid:commentId w16cid:paraId="1CBA3D89" w16cid:durableId="2860FDD1"/>
  <w16cid:commentId w16cid:paraId="526DAB95" w16cid:durableId="2874EBB6"/>
  <w16cid:commentId w16cid:paraId="4D2F1ED8" w16cid:durableId="2874EC51"/>
  <w16cid:commentId w16cid:paraId="737D9BE1" w16cid:durableId="28625459"/>
  <w16cid:commentId w16cid:paraId="49532D5C" w16cid:durableId="2863CDCD"/>
  <w16cid:commentId w16cid:paraId="39D22DD8" w16cid:durableId="285A7109"/>
  <w16cid:commentId w16cid:paraId="446D58B9" w16cid:durableId="285A710B"/>
  <w16cid:commentId w16cid:paraId="4B695BD0" w16cid:durableId="2863C8E9"/>
  <w16cid:commentId w16cid:paraId="2B058F49" w16cid:durableId="2876BEE0"/>
  <w16cid:commentId w16cid:paraId="7AEFB832" w16cid:durableId="2876643B"/>
  <w16cid:commentId w16cid:paraId="205B8128" w16cid:durableId="286109F2"/>
  <w16cid:commentId w16cid:paraId="5E9A288B" w16cid:durableId="28613F5E"/>
  <w16cid:commentId w16cid:paraId="418E899A" w16cid:durableId="2863D797"/>
  <w16cid:commentId w16cid:paraId="715A4A70" w16cid:durableId="286109B1"/>
  <w16cid:commentId w16cid:paraId="4A0A5A87" w16cid:durableId="28613FEB"/>
  <w16cid:commentId w16cid:paraId="3BEE313B" w16cid:durableId="285B7EF5"/>
  <w16cid:commentId w16cid:paraId="3A32F38C" w16cid:durableId="28761725"/>
  <w16cid:commentId w16cid:paraId="0F1DCA7A" w16cid:durableId="28763684"/>
  <w16cid:commentId w16cid:paraId="66D545EB" w16cid:durableId="28762FC0"/>
  <w16cid:commentId w16cid:paraId="29A8CE93" w16cid:durableId="2876309C"/>
  <w16cid:commentId w16cid:paraId="48FBE5F7" w16cid:durableId="2876354A"/>
  <w16cid:commentId w16cid:paraId="7EF9ECDF" w16cid:durableId="28763D28"/>
  <w16cid:commentId w16cid:paraId="6F160315" w16cid:durableId="28763B1D"/>
  <w16cid:commentId w16cid:paraId="086ACCB5" w16cid:durableId="2863D883"/>
  <w16cid:commentId w16cid:paraId="5C5154EF" w16cid:durableId="285A757E"/>
  <w16cid:commentId w16cid:paraId="450E3D67" w16cid:durableId="285A7632"/>
  <w16cid:commentId w16cid:paraId="69C8DE85" w16cid:durableId="2863DB03"/>
  <w16cid:commentId w16cid:paraId="1ACD0CE8" w16cid:durableId="28610BB8"/>
  <w16cid:commentId w16cid:paraId="25323CFA" w16cid:durableId="2863DCFF"/>
  <w16cid:commentId w16cid:paraId="2490E243" w16cid:durableId="286A2E91"/>
  <w16cid:commentId w16cid:paraId="6BAF3AC0" w16cid:durableId="2863DD58"/>
  <w16cid:commentId w16cid:paraId="2B97009C" w16cid:durableId="2889C785"/>
  <w16cid:commentId w16cid:paraId="79A50E6F" w16cid:durableId="28611DD1"/>
  <w16cid:commentId w16cid:paraId="4A68769E" w16cid:durableId="2876395E"/>
  <w16cid:commentId w16cid:paraId="4A6418B1" w16cid:durableId="285A9651"/>
  <w16cid:commentId w16cid:paraId="0ADD203B" w16cid:durableId="2868F038"/>
  <w16cid:commentId w16cid:paraId="486D340B" w16cid:durableId="28612025"/>
  <w16cid:commentId w16cid:paraId="1F216581" w16cid:durableId="2861249B"/>
  <w16cid:commentId w16cid:paraId="4994AAD9" w16cid:durableId="2868F4BD"/>
  <w16cid:commentId w16cid:paraId="2EF4464A" w16cid:durableId="286124DB"/>
  <w16cid:commentId w16cid:paraId="21E9C553" w16cid:durableId="2868FA9C"/>
  <w16cid:commentId w16cid:paraId="48BBFD78" w16cid:durableId="286125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B4DE0" w14:textId="77777777" w:rsidR="005355C3" w:rsidRDefault="005355C3">
      <w:r>
        <w:separator/>
      </w:r>
    </w:p>
  </w:endnote>
  <w:endnote w:type="continuationSeparator" w:id="0">
    <w:p w14:paraId="5D43D498" w14:textId="77777777" w:rsidR="005355C3" w:rsidRDefault="005355C3">
      <w:r>
        <w:continuationSeparator/>
      </w:r>
    </w:p>
  </w:endnote>
  <w:endnote w:type="continuationNotice" w:id="1">
    <w:p w14:paraId="3B051E1D" w14:textId="77777777" w:rsidR="005355C3" w:rsidRDefault="005355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8995196"/>
      <w:docPartObj>
        <w:docPartGallery w:val="Page Numbers (Bottom of Page)"/>
        <w:docPartUnique/>
      </w:docPartObj>
    </w:sdtPr>
    <w:sdtContent>
      <w:p w14:paraId="2D60BD7C" w14:textId="3869519B"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2E56">
          <w:rPr>
            <w:rStyle w:val="PageNumber"/>
            <w:noProof/>
          </w:rPr>
          <w:t>43</w:t>
        </w:r>
        <w:r>
          <w:rPr>
            <w:rStyle w:val="PageNumber"/>
          </w:rPr>
          <w:fldChar w:fldCharType="end"/>
        </w:r>
      </w:p>
    </w:sdtContent>
  </w:sdt>
  <w:p w14:paraId="0A5D03A0" w14:textId="77777777" w:rsidR="00B77A69" w:rsidRDefault="00B77A69" w:rsidP="00A620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05291"/>
      <w:docPartObj>
        <w:docPartGallery w:val="Page Numbers (Bottom of Page)"/>
        <w:docPartUnique/>
      </w:docPartObj>
    </w:sdtPr>
    <w:sdtContent>
      <w:p w14:paraId="6709C799" w14:textId="3CDC6743"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4145">
          <w:rPr>
            <w:rStyle w:val="PageNumber"/>
            <w:noProof/>
          </w:rPr>
          <w:t>39</w:t>
        </w:r>
        <w:r>
          <w:rPr>
            <w:rStyle w:val="PageNumber"/>
          </w:rPr>
          <w:fldChar w:fldCharType="end"/>
        </w:r>
      </w:p>
    </w:sdtContent>
  </w:sdt>
  <w:p w14:paraId="1B797833" w14:textId="5F00BCD0" w:rsidR="00B77A69" w:rsidRDefault="00B77A69" w:rsidP="00A6207D">
    <w:pPr>
      <w:pStyle w:val="Footer"/>
      <w:pBdr>
        <w:top w:val="single" w:sz="4" w:space="1" w:color="808080"/>
      </w:pBdr>
      <w:tabs>
        <w:tab w:val="clear" w:pos="9480"/>
        <w:tab w:val="right" w:pos="8640"/>
      </w:tabs>
      <w:spacing w:before="0"/>
      <w:ind w:left="0"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F4979" w14:textId="77777777" w:rsidR="005355C3" w:rsidRDefault="005355C3">
      <w:r>
        <w:separator/>
      </w:r>
    </w:p>
  </w:footnote>
  <w:footnote w:type="continuationSeparator" w:id="0">
    <w:p w14:paraId="76EC7D3D" w14:textId="77777777" w:rsidR="005355C3" w:rsidRDefault="005355C3">
      <w:r>
        <w:separator/>
      </w:r>
    </w:p>
  </w:footnote>
  <w:footnote w:type="continuationNotice" w:id="1">
    <w:p w14:paraId="76527C15" w14:textId="77777777" w:rsidR="005355C3" w:rsidRDefault="005355C3">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5B80" w14:textId="77777777" w:rsidR="00DC6D35" w:rsidRDefault="00DC6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5971BBE"/>
    <w:multiLevelType w:val="hybridMultilevel"/>
    <w:tmpl w:val="F75A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160B4"/>
    <w:multiLevelType w:val="hybridMultilevel"/>
    <w:tmpl w:val="649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C1BD9"/>
    <w:multiLevelType w:val="hybridMultilevel"/>
    <w:tmpl w:val="317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0D09"/>
    <w:multiLevelType w:val="hybridMultilevel"/>
    <w:tmpl w:val="65C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6" w15:restartNumberingAfterBreak="0">
    <w:nsid w:val="20922F6D"/>
    <w:multiLevelType w:val="hybridMultilevel"/>
    <w:tmpl w:val="4380D50C"/>
    <w:lvl w:ilvl="0" w:tplc="9E8C0C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3F047F"/>
    <w:multiLevelType w:val="hybridMultilevel"/>
    <w:tmpl w:val="6A3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7091E"/>
    <w:multiLevelType w:val="hybridMultilevel"/>
    <w:tmpl w:val="FD5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A25E1"/>
    <w:multiLevelType w:val="multilevel"/>
    <w:tmpl w:val="B53420E4"/>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36FE7FE5"/>
    <w:multiLevelType w:val="hybridMultilevel"/>
    <w:tmpl w:val="9436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36484"/>
    <w:multiLevelType w:val="hybridMultilevel"/>
    <w:tmpl w:val="328A37D6"/>
    <w:lvl w:ilvl="0" w:tplc="EEA49CE2">
      <w:start w:val="1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7A471F8"/>
    <w:multiLevelType w:val="multilevel"/>
    <w:tmpl w:val="7B2A585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520"/>
        </w:tabs>
        <w:ind w:left="1800" w:firstLine="0"/>
      </w:pPr>
      <w:rPr>
        <w:rFonts w:ascii="Arial" w:hAnsi="Arial" w:hint="default"/>
        <w:b w:val="0"/>
        <w:i w:val="0"/>
        <w:sz w:val="22"/>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9561014"/>
    <w:multiLevelType w:val="hybridMultilevel"/>
    <w:tmpl w:val="09A44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5" w15:restartNumberingAfterBreak="0">
    <w:nsid w:val="68915A0B"/>
    <w:multiLevelType w:val="hybridMultilevel"/>
    <w:tmpl w:val="F7E223FC"/>
    <w:lvl w:ilvl="0" w:tplc="198ED24A">
      <w:start w:val="5"/>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5576341"/>
    <w:multiLevelType w:val="hybridMultilevel"/>
    <w:tmpl w:val="E858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B7ED0"/>
    <w:multiLevelType w:val="hybridMultilevel"/>
    <w:tmpl w:val="7982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E55B2"/>
    <w:multiLevelType w:val="hybridMultilevel"/>
    <w:tmpl w:val="9C42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45A94"/>
    <w:multiLevelType w:val="hybridMultilevel"/>
    <w:tmpl w:val="73608CBC"/>
    <w:lvl w:ilvl="0" w:tplc="43A8FAA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449287">
    <w:abstractNumId w:val="5"/>
  </w:num>
  <w:num w:numId="2" w16cid:durableId="1313176027">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285937378">
    <w:abstractNumId w:val="14"/>
  </w:num>
  <w:num w:numId="4" w16cid:durableId="1820465276">
    <w:abstractNumId w:val="12"/>
  </w:num>
  <w:num w:numId="5" w16cid:durableId="801381731">
    <w:abstractNumId w:val="6"/>
  </w:num>
  <w:num w:numId="6" w16cid:durableId="2070610376">
    <w:abstractNumId w:val="7"/>
  </w:num>
  <w:num w:numId="7" w16cid:durableId="1460611728">
    <w:abstractNumId w:val="1"/>
  </w:num>
  <w:num w:numId="8" w16cid:durableId="1665236599">
    <w:abstractNumId w:val="8"/>
  </w:num>
  <w:num w:numId="9" w16cid:durableId="469979714">
    <w:abstractNumId w:val="3"/>
  </w:num>
  <w:num w:numId="10" w16cid:durableId="2013528372">
    <w:abstractNumId w:val="17"/>
  </w:num>
  <w:num w:numId="11" w16cid:durableId="1387531506">
    <w:abstractNumId w:val="10"/>
  </w:num>
  <w:num w:numId="12" w16cid:durableId="1054280925">
    <w:abstractNumId w:val="16"/>
  </w:num>
  <w:num w:numId="13" w16cid:durableId="1392658603">
    <w:abstractNumId w:val="2"/>
  </w:num>
  <w:num w:numId="14" w16cid:durableId="163858343">
    <w:abstractNumId w:val="4"/>
  </w:num>
  <w:num w:numId="15" w16cid:durableId="1052921539">
    <w:abstractNumId w:val="18"/>
  </w:num>
  <w:num w:numId="16" w16cid:durableId="1468545230">
    <w:abstractNumId w:val="19"/>
  </w:num>
  <w:num w:numId="17" w16cid:durableId="1498106970">
    <w:abstractNumId w:val="11"/>
  </w:num>
  <w:num w:numId="18" w16cid:durableId="316306155">
    <w:abstractNumId w:val="13"/>
  </w:num>
  <w:num w:numId="19" w16cid:durableId="483359061">
    <w:abstractNumId w:val="15"/>
  </w:num>
  <w:num w:numId="20" w16cid:durableId="9698277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rson w15:author="Evgenia Dubman">
    <w15:presenceInfo w15:providerId="Windows Live" w15:userId="7bc2363472ccae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67"/>
    <w:rsid w:val="00001D09"/>
    <w:rsid w:val="000029FD"/>
    <w:rsid w:val="00004D90"/>
    <w:rsid w:val="00005A15"/>
    <w:rsid w:val="00005D7E"/>
    <w:rsid w:val="0000692E"/>
    <w:rsid w:val="00007F96"/>
    <w:rsid w:val="000102E2"/>
    <w:rsid w:val="00013CD9"/>
    <w:rsid w:val="000146D4"/>
    <w:rsid w:val="00015911"/>
    <w:rsid w:val="00015D7C"/>
    <w:rsid w:val="00017B65"/>
    <w:rsid w:val="00020713"/>
    <w:rsid w:val="000220E2"/>
    <w:rsid w:val="000244A7"/>
    <w:rsid w:val="00024E7F"/>
    <w:rsid w:val="00024FE2"/>
    <w:rsid w:val="000251B5"/>
    <w:rsid w:val="0002577F"/>
    <w:rsid w:val="00025D81"/>
    <w:rsid w:val="00027106"/>
    <w:rsid w:val="00032111"/>
    <w:rsid w:val="000338F3"/>
    <w:rsid w:val="00037CAB"/>
    <w:rsid w:val="00040575"/>
    <w:rsid w:val="00040A33"/>
    <w:rsid w:val="00043F59"/>
    <w:rsid w:val="00044816"/>
    <w:rsid w:val="0004483B"/>
    <w:rsid w:val="00044F6F"/>
    <w:rsid w:val="000453E3"/>
    <w:rsid w:val="000454BB"/>
    <w:rsid w:val="00046463"/>
    <w:rsid w:val="000466E8"/>
    <w:rsid w:val="00046E41"/>
    <w:rsid w:val="00050F19"/>
    <w:rsid w:val="000517FC"/>
    <w:rsid w:val="00051F5A"/>
    <w:rsid w:val="000524E8"/>
    <w:rsid w:val="00052D9D"/>
    <w:rsid w:val="00052E47"/>
    <w:rsid w:val="00052EB3"/>
    <w:rsid w:val="00056BFA"/>
    <w:rsid w:val="000571EA"/>
    <w:rsid w:val="00062CCE"/>
    <w:rsid w:val="000645FB"/>
    <w:rsid w:val="000652B4"/>
    <w:rsid w:val="00066F3C"/>
    <w:rsid w:val="00070173"/>
    <w:rsid w:val="00071915"/>
    <w:rsid w:val="00072037"/>
    <w:rsid w:val="000731AA"/>
    <w:rsid w:val="0007326D"/>
    <w:rsid w:val="000735C6"/>
    <w:rsid w:val="00074C62"/>
    <w:rsid w:val="000754F2"/>
    <w:rsid w:val="00080E72"/>
    <w:rsid w:val="00080FCC"/>
    <w:rsid w:val="0008234B"/>
    <w:rsid w:val="000824C5"/>
    <w:rsid w:val="0008252F"/>
    <w:rsid w:val="00082A65"/>
    <w:rsid w:val="00082A9C"/>
    <w:rsid w:val="000834DB"/>
    <w:rsid w:val="00085A2D"/>
    <w:rsid w:val="00086D24"/>
    <w:rsid w:val="00090158"/>
    <w:rsid w:val="00090870"/>
    <w:rsid w:val="000919A5"/>
    <w:rsid w:val="000923F8"/>
    <w:rsid w:val="00092472"/>
    <w:rsid w:val="00092E85"/>
    <w:rsid w:val="0009586B"/>
    <w:rsid w:val="00096CB2"/>
    <w:rsid w:val="000A0DDB"/>
    <w:rsid w:val="000A2C2A"/>
    <w:rsid w:val="000A2D31"/>
    <w:rsid w:val="000A2E1C"/>
    <w:rsid w:val="000A526E"/>
    <w:rsid w:val="000B0BAE"/>
    <w:rsid w:val="000B20A5"/>
    <w:rsid w:val="000B32CE"/>
    <w:rsid w:val="000B3AA2"/>
    <w:rsid w:val="000B4E3F"/>
    <w:rsid w:val="000B52A2"/>
    <w:rsid w:val="000B700F"/>
    <w:rsid w:val="000C00EC"/>
    <w:rsid w:val="000C1086"/>
    <w:rsid w:val="000C15A7"/>
    <w:rsid w:val="000C36C4"/>
    <w:rsid w:val="000C51B3"/>
    <w:rsid w:val="000C6E41"/>
    <w:rsid w:val="000C7773"/>
    <w:rsid w:val="000D0F66"/>
    <w:rsid w:val="000D2163"/>
    <w:rsid w:val="000D3A6C"/>
    <w:rsid w:val="000D661A"/>
    <w:rsid w:val="000E0B3D"/>
    <w:rsid w:val="000E1ACD"/>
    <w:rsid w:val="000E1B4C"/>
    <w:rsid w:val="000E2F2D"/>
    <w:rsid w:val="000E38C8"/>
    <w:rsid w:val="000E4708"/>
    <w:rsid w:val="000E50EF"/>
    <w:rsid w:val="000E5F3C"/>
    <w:rsid w:val="000F149D"/>
    <w:rsid w:val="000F35DD"/>
    <w:rsid w:val="000F7CD7"/>
    <w:rsid w:val="00101D07"/>
    <w:rsid w:val="00102859"/>
    <w:rsid w:val="00103701"/>
    <w:rsid w:val="0010536A"/>
    <w:rsid w:val="001060A7"/>
    <w:rsid w:val="00106A5B"/>
    <w:rsid w:val="00107772"/>
    <w:rsid w:val="0011049E"/>
    <w:rsid w:val="00110F36"/>
    <w:rsid w:val="00111B73"/>
    <w:rsid w:val="001147DB"/>
    <w:rsid w:val="00114943"/>
    <w:rsid w:val="00115E09"/>
    <w:rsid w:val="0012179B"/>
    <w:rsid w:val="00124878"/>
    <w:rsid w:val="001250EB"/>
    <w:rsid w:val="00125B7A"/>
    <w:rsid w:val="00125CFF"/>
    <w:rsid w:val="00127F3D"/>
    <w:rsid w:val="00133EEF"/>
    <w:rsid w:val="00134839"/>
    <w:rsid w:val="00134ED3"/>
    <w:rsid w:val="00135B70"/>
    <w:rsid w:val="00136B8C"/>
    <w:rsid w:val="00137243"/>
    <w:rsid w:val="0013772D"/>
    <w:rsid w:val="00137B17"/>
    <w:rsid w:val="001402A0"/>
    <w:rsid w:val="00142A1D"/>
    <w:rsid w:val="00142BC2"/>
    <w:rsid w:val="001444E0"/>
    <w:rsid w:val="001447B3"/>
    <w:rsid w:val="00145DB2"/>
    <w:rsid w:val="0014610F"/>
    <w:rsid w:val="001461C8"/>
    <w:rsid w:val="00146A8F"/>
    <w:rsid w:val="00147B3B"/>
    <w:rsid w:val="0015077B"/>
    <w:rsid w:val="001526AC"/>
    <w:rsid w:val="0015530C"/>
    <w:rsid w:val="00155E0D"/>
    <w:rsid w:val="00157F8B"/>
    <w:rsid w:val="00162E5F"/>
    <w:rsid w:val="001639A5"/>
    <w:rsid w:val="00163B12"/>
    <w:rsid w:val="00165987"/>
    <w:rsid w:val="00167840"/>
    <w:rsid w:val="00167DF7"/>
    <w:rsid w:val="001708C5"/>
    <w:rsid w:val="00172947"/>
    <w:rsid w:val="00173FB3"/>
    <w:rsid w:val="00175D15"/>
    <w:rsid w:val="00176E73"/>
    <w:rsid w:val="001817A2"/>
    <w:rsid w:val="00181CB2"/>
    <w:rsid w:val="00181E8A"/>
    <w:rsid w:val="00182423"/>
    <w:rsid w:val="0018386D"/>
    <w:rsid w:val="00184EE3"/>
    <w:rsid w:val="00185B26"/>
    <w:rsid w:val="00185EB9"/>
    <w:rsid w:val="00186BA6"/>
    <w:rsid w:val="0018767B"/>
    <w:rsid w:val="00190818"/>
    <w:rsid w:val="00190CAC"/>
    <w:rsid w:val="00191BD9"/>
    <w:rsid w:val="00192BB6"/>
    <w:rsid w:val="00194ADB"/>
    <w:rsid w:val="00196974"/>
    <w:rsid w:val="001973E9"/>
    <w:rsid w:val="001A07F7"/>
    <w:rsid w:val="001A24E4"/>
    <w:rsid w:val="001A305F"/>
    <w:rsid w:val="001A3168"/>
    <w:rsid w:val="001A4637"/>
    <w:rsid w:val="001A599F"/>
    <w:rsid w:val="001A60B1"/>
    <w:rsid w:val="001A632B"/>
    <w:rsid w:val="001B361B"/>
    <w:rsid w:val="001B4825"/>
    <w:rsid w:val="001B50DD"/>
    <w:rsid w:val="001B530E"/>
    <w:rsid w:val="001B5F5F"/>
    <w:rsid w:val="001B7293"/>
    <w:rsid w:val="001B7521"/>
    <w:rsid w:val="001B7DA8"/>
    <w:rsid w:val="001C1276"/>
    <w:rsid w:val="001C39DE"/>
    <w:rsid w:val="001C5036"/>
    <w:rsid w:val="001C5B83"/>
    <w:rsid w:val="001C5CA8"/>
    <w:rsid w:val="001C6C3C"/>
    <w:rsid w:val="001C7290"/>
    <w:rsid w:val="001C74C2"/>
    <w:rsid w:val="001D04C0"/>
    <w:rsid w:val="001D13F8"/>
    <w:rsid w:val="001D284C"/>
    <w:rsid w:val="001D2A17"/>
    <w:rsid w:val="001D4187"/>
    <w:rsid w:val="001E0666"/>
    <w:rsid w:val="001E104A"/>
    <w:rsid w:val="001E2CC1"/>
    <w:rsid w:val="001E2EAF"/>
    <w:rsid w:val="001E31E6"/>
    <w:rsid w:val="001E36D5"/>
    <w:rsid w:val="001E3E4B"/>
    <w:rsid w:val="001E6464"/>
    <w:rsid w:val="001E69D6"/>
    <w:rsid w:val="001E72BC"/>
    <w:rsid w:val="001E740D"/>
    <w:rsid w:val="001E745D"/>
    <w:rsid w:val="001E76EF"/>
    <w:rsid w:val="001E7F89"/>
    <w:rsid w:val="001F0A65"/>
    <w:rsid w:val="001F2B58"/>
    <w:rsid w:val="001F2D5C"/>
    <w:rsid w:val="001F4EF6"/>
    <w:rsid w:val="001F6F70"/>
    <w:rsid w:val="00200AC2"/>
    <w:rsid w:val="002013E2"/>
    <w:rsid w:val="0020167A"/>
    <w:rsid w:val="00202A2F"/>
    <w:rsid w:val="00202F72"/>
    <w:rsid w:val="0020426F"/>
    <w:rsid w:val="002044C5"/>
    <w:rsid w:val="00206277"/>
    <w:rsid w:val="0020692C"/>
    <w:rsid w:val="002107C1"/>
    <w:rsid w:val="00210FA0"/>
    <w:rsid w:val="002114CD"/>
    <w:rsid w:val="00211C50"/>
    <w:rsid w:val="00213CCA"/>
    <w:rsid w:val="00214434"/>
    <w:rsid w:val="00214519"/>
    <w:rsid w:val="00217E9C"/>
    <w:rsid w:val="002213F2"/>
    <w:rsid w:val="00227B4D"/>
    <w:rsid w:val="00230708"/>
    <w:rsid w:val="0023202F"/>
    <w:rsid w:val="0023316B"/>
    <w:rsid w:val="002337D1"/>
    <w:rsid w:val="002362C0"/>
    <w:rsid w:val="00240BE5"/>
    <w:rsid w:val="00242916"/>
    <w:rsid w:val="00242CE4"/>
    <w:rsid w:val="00244601"/>
    <w:rsid w:val="00245164"/>
    <w:rsid w:val="0024703B"/>
    <w:rsid w:val="002470BD"/>
    <w:rsid w:val="00255C21"/>
    <w:rsid w:val="00260672"/>
    <w:rsid w:val="00262EFF"/>
    <w:rsid w:val="00264C2B"/>
    <w:rsid w:val="0026534C"/>
    <w:rsid w:val="0026575B"/>
    <w:rsid w:val="002674AF"/>
    <w:rsid w:val="00267752"/>
    <w:rsid w:val="0027021A"/>
    <w:rsid w:val="00270B33"/>
    <w:rsid w:val="00270EAC"/>
    <w:rsid w:val="00271378"/>
    <w:rsid w:val="00271C76"/>
    <w:rsid w:val="002729F0"/>
    <w:rsid w:val="00274CFD"/>
    <w:rsid w:val="002765E4"/>
    <w:rsid w:val="0027680B"/>
    <w:rsid w:val="00280266"/>
    <w:rsid w:val="002809E2"/>
    <w:rsid w:val="00280D7E"/>
    <w:rsid w:val="00281833"/>
    <w:rsid w:val="00281B6C"/>
    <w:rsid w:val="0028744E"/>
    <w:rsid w:val="002874B4"/>
    <w:rsid w:val="002876FC"/>
    <w:rsid w:val="002879A6"/>
    <w:rsid w:val="00291ECF"/>
    <w:rsid w:val="002933AC"/>
    <w:rsid w:val="0029496F"/>
    <w:rsid w:val="0029782F"/>
    <w:rsid w:val="002A18A3"/>
    <w:rsid w:val="002A1D85"/>
    <w:rsid w:val="002A4D70"/>
    <w:rsid w:val="002A4F43"/>
    <w:rsid w:val="002A55F9"/>
    <w:rsid w:val="002A6E7D"/>
    <w:rsid w:val="002A789B"/>
    <w:rsid w:val="002B0625"/>
    <w:rsid w:val="002B0AC2"/>
    <w:rsid w:val="002B14AC"/>
    <w:rsid w:val="002B41BF"/>
    <w:rsid w:val="002B4AD0"/>
    <w:rsid w:val="002B6DEF"/>
    <w:rsid w:val="002C0345"/>
    <w:rsid w:val="002C1C8A"/>
    <w:rsid w:val="002C232F"/>
    <w:rsid w:val="002D1497"/>
    <w:rsid w:val="002D1702"/>
    <w:rsid w:val="002D2043"/>
    <w:rsid w:val="002D2F69"/>
    <w:rsid w:val="002D6850"/>
    <w:rsid w:val="002D6FBF"/>
    <w:rsid w:val="002E132F"/>
    <w:rsid w:val="002E2FC3"/>
    <w:rsid w:val="002E43AC"/>
    <w:rsid w:val="002E4AA2"/>
    <w:rsid w:val="002E5547"/>
    <w:rsid w:val="002E5735"/>
    <w:rsid w:val="002F2E24"/>
    <w:rsid w:val="002F4F32"/>
    <w:rsid w:val="002F561A"/>
    <w:rsid w:val="002F65F3"/>
    <w:rsid w:val="002F7044"/>
    <w:rsid w:val="002F7941"/>
    <w:rsid w:val="00302A9D"/>
    <w:rsid w:val="00303286"/>
    <w:rsid w:val="00305D1E"/>
    <w:rsid w:val="0031003E"/>
    <w:rsid w:val="00310B9E"/>
    <w:rsid w:val="00310BB2"/>
    <w:rsid w:val="003119FC"/>
    <w:rsid w:val="003125E1"/>
    <w:rsid w:val="0031296F"/>
    <w:rsid w:val="00312FE2"/>
    <w:rsid w:val="0031336E"/>
    <w:rsid w:val="003156EF"/>
    <w:rsid w:val="00322DBD"/>
    <w:rsid w:val="003234E9"/>
    <w:rsid w:val="00323849"/>
    <w:rsid w:val="0032584E"/>
    <w:rsid w:val="003279ED"/>
    <w:rsid w:val="00333D65"/>
    <w:rsid w:val="00333D66"/>
    <w:rsid w:val="0033503F"/>
    <w:rsid w:val="003351FA"/>
    <w:rsid w:val="00335839"/>
    <w:rsid w:val="00337910"/>
    <w:rsid w:val="00340239"/>
    <w:rsid w:val="003405A2"/>
    <w:rsid w:val="003418C7"/>
    <w:rsid w:val="00341F5C"/>
    <w:rsid w:val="00342829"/>
    <w:rsid w:val="003442BE"/>
    <w:rsid w:val="0034539F"/>
    <w:rsid w:val="00345D38"/>
    <w:rsid w:val="00346766"/>
    <w:rsid w:val="003474C1"/>
    <w:rsid w:val="00351984"/>
    <w:rsid w:val="003526A1"/>
    <w:rsid w:val="003563AF"/>
    <w:rsid w:val="00360188"/>
    <w:rsid w:val="00361CD6"/>
    <w:rsid w:val="00363704"/>
    <w:rsid w:val="003649EB"/>
    <w:rsid w:val="00364CCC"/>
    <w:rsid w:val="00365D3B"/>
    <w:rsid w:val="00366A3B"/>
    <w:rsid w:val="00366C7C"/>
    <w:rsid w:val="00367AB5"/>
    <w:rsid w:val="00371087"/>
    <w:rsid w:val="00371BD9"/>
    <w:rsid w:val="003730CD"/>
    <w:rsid w:val="00375055"/>
    <w:rsid w:val="00375E74"/>
    <w:rsid w:val="0037624E"/>
    <w:rsid w:val="0037685A"/>
    <w:rsid w:val="00382297"/>
    <w:rsid w:val="003854B1"/>
    <w:rsid w:val="00385D61"/>
    <w:rsid w:val="00387039"/>
    <w:rsid w:val="00391ABE"/>
    <w:rsid w:val="00391C66"/>
    <w:rsid w:val="0039274A"/>
    <w:rsid w:val="00393E79"/>
    <w:rsid w:val="00396815"/>
    <w:rsid w:val="00396B35"/>
    <w:rsid w:val="00396EAA"/>
    <w:rsid w:val="00397361"/>
    <w:rsid w:val="003A44AD"/>
    <w:rsid w:val="003A57D6"/>
    <w:rsid w:val="003B0282"/>
    <w:rsid w:val="003B10F2"/>
    <w:rsid w:val="003B3468"/>
    <w:rsid w:val="003B3D1D"/>
    <w:rsid w:val="003B434B"/>
    <w:rsid w:val="003B4B74"/>
    <w:rsid w:val="003B56E0"/>
    <w:rsid w:val="003B7D15"/>
    <w:rsid w:val="003C098B"/>
    <w:rsid w:val="003C2AF1"/>
    <w:rsid w:val="003C5504"/>
    <w:rsid w:val="003C5CFE"/>
    <w:rsid w:val="003C7053"/>
    <w:rsid w:val="003C7159"/>
    <w:rsid w:val="003C77B4"/>
    <w:rsid w:val="003D08DE"/>
    <w:rsid w:val="003D3934"/>
    <w:rsid w:val="003D45A6"/>
    <w:rsid w:val="003D4FCB"/>
    <w:rsid w:val="003D6B90"/>
    <w:rsid w:val="003D7836"/>
    <w:rsid w:val="003E05FA"/>
    <w:rsid w:val="003E20B6"/>
    <w:rsid w:val="003E2B13"/>
    <w:rsid w:val="003E3A2B"/>
    <w:rsid w:val="003E4321"/>
    <w:rsid w:val="003E52BC"/>
    <w:rsid w:val="003E5F4D"/>
    <w:rsid w:val="003E6333"/>
    <w:rsid w:val="003F11D8"/>
    <w:rsid w:val="003F1549"/>
    <w:rsid w:val="003F4FC9"/>
    <w:rsid w:val="003F50BC"/>
    <w:rsid w:val="003F7E06"/>
    <w:rsid w:val="0040015C"/>
    <w:rsid w:val="00400658"/>
    <w:rsid w:val="00400FF6"/>
    <w:rsid w:val="00401F2D"/>
    <w:rsid w:val="00403A5F"/>
    <w:rsid w:val="00406ED2"/>
    <w:rsid w:val="00406FA7"/>
    <w:rsid w:val="00407FF1"/>
    <w:rsid w:val="00410EF0"/>
    <w:rsid w:val="00412658"/>
    <w:rsid w:val="004132FB"/>
    <w:rsid w:val="004142C6"/>
    <w:rsid w:val="00414A2C"/>
    <w:rsid w:val="00414A71"/>
    <w:rsid w:val="0041547E"/>
    <w:rsid w:val="00415EE9"/>
    <w:rsid w:val="004201ED"/>
    <w:rsid w:val="00420FBE"/>
    <w:rsid w:val="00421ED2"/>
    <w:rsid w:val="00423CF9"/>
    <w:rsid w:val="004257A5"/>
    <w:rsid w:val="00430127"/>
    <w:rsid w:val="004316B2"/>
    <w:rsid w:val="0043232D"/>
    <w:rsid w:val="004323B8"/>
    <w:rsid w:val="00433745"/>
    <w:rsid w:val="00434E81"/>
    <w:rsid w:val="00435B0C"/>
    <w:rsid w:val="004406C7"/>
    <w:rsid w:val="0044144A"/>
    <w:rsid w:val="00441C0C"/>
    <w:rsid w:val="004431D1"/>
    <w:rsid w:val="00443645"/>
    <w:rsid w:val="00444BB3"/>
    <w:rsid w:val="00446D6D"/>
    <w:rsid w:val="00446E35"/>
    <w:rsid w:val="00450897"/>
    <w:rsid w:val="00451EEC"/>
    <w:rsid w:val="004550BC"/>
    <w:rsid w:val="00455ED2"/>
    <w:rsid w:val="00456613"/>
    <w:rsid w:val="00456FFC"/>
    <w:rsid w:val="00460656"/>
    <w:rsid w:val="0046110D"/>
    <w:rsid w:val="00462F03"/>
    <w:rsid w:val="004634A4"/>
    <w:rsid w:val="00464D1B"/>
    <w:rsid w:val="00465AEA"/>
    <w:rsid w:val="00465FD4"/>
    <w:rsid w:val="00466167"/>
    <w:rsid w:val="004669B0"/>
    <w:rsid w:val="004677EB"/>
    <w:rsid w:val="00467B69"/>
    <w:rsid w:val="00470092"/>
    <w:rsid w:val="00470A6C"/>
    <w:rsid w:val="0047111F"/>
    <w:rsid w:val="00471CE1"/>
    <w:rsid w:val="0047214A"/>
    <w:rsid w:val="00474A5C"/>
    <w:rsid w:val="00476018"/>
    <w:rsid w:val="004815C9"/>
    <w:rsid w:val="00481867"/>
    <w:rsid w:val="00482477"/>
    <w:rsid w:val="00482BEB"/>
    <w:rsid w:val="00486EF7"/>
    <w:rsid w:val="0048769C"/>
    <w:rsid w:val="004908B0"/>
    <w:rsid w:val="00490E1F"/>
    <w:rsid w:val="00492F88"/>
    <w:rsid w:val="00493B85"/>
    <w:rsid w:val="0049418A"/>
    <w:rsid w:val="0049461D"/>
    <w:rsid w:val="0049569E"/>
    <w:rsid w:val="00497EBC"/>
    <w:rsid w:val="004A1CB9"/>
    <w:rsid w:val="004A5DCC"/>
    <w:rsid w:val="004A7194"/>
    <w:rsid w:val="004A7216"/>
    <w:rsid w:val="004B0CD1"/>
    <w:rsid w:val="004B1050"/>
    <w:rsid w:val="004B2794"/>
    <w:rsid w:val="004B3EC3"/>
    <w:rsid w:val="004B496F"/>
    <w:rsid w:val="004B56B8"/>
    <w:rsid w:val="004B5964"/>
    <w:rsid w:val="004C054F"/>
    <w:rsid w:val="004C1880"/>
    <w:rsid w:val="004C23AB"/>
    <w:rsid w:val="004C289F"/>
    <w:rsid w:val="004C3619"/>
    <w:rsid w:val="004C491C"/>
    <w:rsid w:val="004C5539"/>
    <w:rsid w:val="004C6A73"/>
    <w:rsid w:val="004D07CE"/>
    <w:rsid w:val="004D109C"/>
    <w:rsid w:val="004D145B"/>
    <w:rsid w:val="004D1DF8"/>
    <w:rsid w:val="004D1FDF"/>
    <w:rsid w:val="004D2B44"/>
    <w:rsid w:val="004D2C30"/>
    <w:rsid w:val="004D6349"/>
    <w:rsid w:val="004D6675"/>
    <w:rsid w:val="004E0E9E"/>
    <w:rsid w:val="004E3244"/>
    <w:rsid w:val="004E4468"/>
    <w:rsid w:val="004E5D66"/>
    <w:rsid w:val="004E6560"/>
    <w:rsid w:val="004F2016"/>
    <w:rsid w:val="004F2A73"/>
    <w:rsid w:val="004F30AB"/>
    <w:rsid w:val="004F3477"/>
    <w:rsid w:val="004F35DA"/>
    <w:rsid w:val="004F3EFB"/>
    <w:rsid w:val="004F60F0"/>
    <w:rsid w:val="004F7007"/>
    <w:rsid w:val="004F7E28"/>
    <w:rsid w:val="00500E0F"/>
    <w:rsid w:val="00500FCB"/>
    <w:rsid w:val="0050575D"/>
    <w:rsid w:val="0050633A"/>
    <w:rsid w:val="00506485"/>
    <w:rsid w:val="005065CE"/>
    <w:rsid w:val="0050692D"/>
    <w:rsid w:val="00507611"/>
    <w:rsid w:val="00507EF5"/>
    <w:rsid w:val="00510BAE"/>
    <w:rsid w:val="00510DDB"/>
    <w:rsid w:val="005111DC"/>
    <w:rsid w:val="00511F91"/>
    <w:rsid w:val="00512304"/>
    <w:rsid w:val="00512768"/>
    <w:rsid w:val="00514D13"/>
    <w:rsid w:val="00515063"/>
    <w:rsid w:val="00515E1C"/>
    <w:rsid w:val="00517789"/>
    <w:rsid w:val="00517B48"/>
    <w:rsid w:val="0052070B"/>
    <w:rsid w:val="00520C2F"/>
    <w:rsid w:val="0052179F"/>
    <w:rsid w:val="005241F2"/>
    <w:rsid w:val="00527BDD"/>
    <w:rsid w:val="00530626"/>
    <w:rsid w:val="00531238"/>
    <w:rsid w:val="0053150C"/>
    <w:rsid w:val="005321EB"/>
    <w:rsid w:val="00532360"/>
    <w:rsid w:val="00533D6C"/>
    <w:rsid w:val="00533E6E"/>
    <w:rsid w:val="00534277"/>
    <w:rsid w:val="0053501E"/>
    <w:rsid w:val="005355C3"/>
    <w:rsid w:val="005379AC"/>
    <w:rsid w:val="00540677"/>
    <w:rsid w:val="00542EF9"/>
    <w:rsid w:val="005430E1"/>
    <w:rsid w:val="00543FD9"/>
    <w:rsid w:val="00544710"/>
    <w:rsid w:val="00544BA4"/>
    <w:rsid w:val="00546E6D"/>
    <w:rsid w:val="005472C9"/>
    <w:rsid w:val="00550E70"/>
    <w:rsid w:val="00550F9F"/>
    <w:rsid w:val="00551CE7"/>
    <w:rsid w:val="00551F44"/>
    <w:rsid w:val="00551FBF"/>
    <w:rsid w:val="0055502F"/>
    <w:rsid w:val="00555E27"/>
    <w:rsid w:val="00560A4A"/>
    <w:rsid w:val="0056306C"/>
    <w:rsid w:val="00563760"/>
    <w:rsid w:val="00563AFA"/>
    <w:rsid w:val="00563C6B"/>
    <w:rsid w:val="00563DF3"/>
    <w:rsid w:val="005640F4"/>
    <w:rsid w:val="005655C2"/>
    <w:rsid w:val="005656B7"/>
    <w:rsid w:val="00566D99"/>
    <w:rsid w:val="00567733"/>
    <w:rsid w:val="00572207"/>
    <w:rsid w:val="00575417"/>
    <w:rsid w:val="005769EF"/>
    <w:rsid w:val="00577C34"/>
    <w:rsid w:val="00582BAC"/>
    <w:rsid w:val="00585688"/>
    <w:rsid w:val="00585E5C"/>
    <w:rsid w:val="00586814"/>
    <w:rsid w:val="00587728"/>
    <w:rsid w:val="00587787"/>
    <w:rsid w:val="005879BF"/>
    <w:rsid w:val="00590098"/>
    <w:rsid w:val="0059031D"/>
    <w:rsid w:val="00590730"/>
    <w:rsid w:val="005918B5"/>
    <w:rsid w:val="00595009"/>
    <w:rsid w:val="00596458"/>
    <w:rsid w:val="0059648E"/>
    <w:rsid w:val="0059659B"/>
    <w:rsid w:val="0059659C"/>
    <w:rsid w:val="005967D8"/>
    <w:rsid w:val="005A0AC1"/>
    <w:rsid w:val="005A1DFC"/>
    <w:rsid w:val="005A4566"/>
    <w:rsid w:val="005A5676"/>
    <w:rsid w:val="005A5A99"/>
    <w:rsid w:val="005A5C56"/>
    <w:rsid w:val="005A5CBB"/>
    <w:rsid w:val="005B13EF"/>
    <w:rsid w:val="005B1C93"/>
    <w:rsid w:val="005B1F3F"/>
    <w:rsid w:val="005B290B"/>
    <w:rsid w:val="005B299F"/>
    <w:rsid w:val="005B43A3"/>
    <w:rsid w:val="005B576A"/>
    <w:rsid w:val="005B5BED"/>
    <w:rsid w:val="005B77BF"/>
    <w:rsid w:val="005C0D95"/>
    <w:rsid w:val="005C32B6"/>
    <w:rsid w:val="005C44E9"/>
    <w:rsid w:val="005C5478"/>
    <w:rsid w:val="005C5FB9"/>
    <w:rsid w:val="005C6015"/>
    <w:rsid w:val="005C6D8E"/>
    <w:rsid w:val="005C767A"/>
    <w:rsid w:val="005D0529"/>
    <w:rsid w:val="005D0BC6"/>
    <w:rsid w:val="005D17B6"/>
    <w:rsid w:val="005D19C1"/>
    <w:rsid w:val="005D262B"/>
    <w:rsid w:val="005D3B54"/>
    <w:rsid w:val="005D42FF"/>
    <w:rsid w:val="005D4319"/>
    <w:rsid w:val="005D4D93"/>
    <w:rsid w:val="005D5718"/>
    <w:rsid w:val="005D6C13"/>
    <w:rsid w:val="005E0CED"/>
    <w:rsid w:val="005E134D"/>
    <w:rsid w:val="005E47A7"/>
    <w:rsid w:val="005E5846"/>
    <w:rsid w:val="005E58B3"/>
    <w:rsid w:val="005E5F4F"/>
    <w:rsid w:val="005E6356"/>
    <w:rsid w:val="005F158B"/>
    <w:rsid w:val="005F1968"/>
    <w:rsid w:val="005F2FA0"/>
    <w:rsid w:val="005F33B1"/>
    <w:rsid w:val="005F4E6C"/>
    <w:rsid w:val="005F670F"/>
    <w:rsid w:val="005F68FB"/>
    <w:rsid w:val="005F6F83"/>
    <w:rsid w:val="005F7DC5"/>
    <w:rsid w:val="005F7EE1"/>
    <w:rsid w:val="006007C8"/>
    <w:rsid w:val="00605E81"/>
    <w:rsid w:val="00606094"/>
    <w:rsid w:val="00607A57"/>
    <w:rsid w:val="00611E98"/>
    <w:rsid w:val="00612CC8"/>
    <w:rsid w:val="00613232"/>
    <w:rsid w:val="00613C76"/>
    <w:rsid w:val="006142AC"/>
    <w:rsid w:val="00615553"/>
    <w:rsid w:val="00617E6C"/>
    <w:rsid w:val="006209E9"/>
    <w:rsid w:val="0063165B"/>
    <w:rsid w:val="00631960"/>
    <w:rsid w:val="00632D00"/>
    <w:rsid w:val="006331FD"/>
    <w:rsid w:val="0063385F"/>
    <w:rsid w:val="006344FC"/>
    <w:rsid w:val="00637E02"/>
    <w:rsid w:val="00641738"/>
    <w:rsid w:val="006419E5"/>
    <w:rsid w:val="00643112"/>
    <w:rsid w:val="00643D19"/>
    <w:rsid w:val="006457CE"/>
    <w:rsid w:val="006457E7"/>
    <w:rsid w:val="00646E8A"/>
    <w:rsid w:val="006478E2"/>
    <w:rsid w:val="00651204"/>
    <w:rsid w:val="00652E56"/>
    <w:rsid w:val="0065480B"/>
    <w:rsid w:val="00655D9D"/>
    <w:rsid w:val="00656765"/>
    <w:rsid w:val="00657700"/>
    <w:rsid w:val="00663E0D"/>
    <w:rsid w:val="006645A0"/>
    <w:rsid w:val="006659D8"/>
    <w:rsid w:val="00665FF8"/>
    <w:rsid w:val="006705C8"/>
    <w:rsid w:val="00670629"/>
    <w:rsid w:val="00670708"/>
    <w:rsid w:val="00670BE9"/>
    <w:rsid w:val="00672B79"/>
    <w:rsid w:val="006802B0"/>
    <w:rsid w:val="00680FAB"/>
    <w:rsid w:val="00683122"/>
    <w:rsid w:val="006841AE"/>
    <w:rsid w:val="006848E1"/>
    <w:rsid w:val="0068675D"/>
    <w:rsid w:val="006900C1"/>
    <w:rsid w:val="00691276"/>
    <w:rsid w:val="00692708"/>
    <w:rsid w:val="00692AC0"/>
    <w:rsid w:val="00695AD5"/>
    <w:rsid w:val="00695BF0"/>
    <w:rsid w:val="006967DC"/>
    <w:rsid w:val="006A39F9"/>
    <w:rsid w:val="006B12A4"/>
    <w:rsid w:val="006B20E9"/>
    <w:rsid w:val="006B34B7"/>
    <w:rsid w:val="006B40C0"/>
    <w:rsid w:val="006B66F5"/>
    <w:rsid w:val="006B759B"/>
    <w:rsid w:val="006B79D7"/>
    <w:rsid w:val="006C1332"/>
    <w:rsid w:val="006C1CEB"/>
    <w:rsid w:val="006C2275"/>
    <w:rsid w:val="006C6B26"/>
    <w:rsid w:val="006C6B4E"/>
    <w:rsid w:val="006D1F6D"/>
    <w:rsid w:val="006D5B8B"/>
    <w:rsid w:val="006D5F28"/>
    <w:rsid w:val="006D6D89"/>
    <w:rsid w:val="006D71EF"/>
    <w:rsid w:val="006E061A"/>
    <w:rsid w:val="006E0726"/>
    <w:rsid w:val="006E0919"/>
    <w:rsid w:val="006E63D3"/>
    <w:rsid w:val="006E64F9"/>
    <w:rsid w:val="006E6578"/>
    <w:rsid w:val="006E65F9"/>
    <w:rsid w:val="006E66D8"/>
    <w:rsid w:val="006E6C8C"/>
    <w:rsid w:val="006E7F29"/>
    <w:rsid w:val="006F09D6"/>
    <w:rsid w:val="006F2AE1"/>
    <w:rsid w:val="006F3250"/>
    <w:rsid w:val="006F37C2"/>
    <w:rsid w:val="006F3E68"/>
    <w:rsid w:val="006F4265"/>
    <w:rsid w:val="006F4D9E"/>
    <w:rsid w:val="006F68B3"/>
    <w:rsid w:val="006F748F"/>
    <w:rsid w:val="007015AC"/>
    <w:rsid w:val="00701FBB"/>
    <w:rsid w:val="00703B60"/>
    <w:rsid w:val="00704007"/>
    <w:rsid w:val="0070439B"/>
    <w:rsid w:val="00705169"/>
    <w:rsid w:val="00706EFC"/>
    <w:rsid w:val="0071099F"/>
    <w:rsid w:val="00716348"/>
    <w:rsid w:val="00716AAA"/>
    <w:rsid w:val="00717413"/>
    <w:rsid w:val="007174EC"/>
    <w:rsid w:val="007215C7"/>
    <w:rsid w:val="0072232D"/>
    <w:rsid w:val="00722EED"/>
    <w:rsid w:val="0072484B"/>
    <w:rsid w:val="00727A22"/>
    <w:rsid w:val="00727E9D"/>
    <w:rsid w:val="00732B41"/>
    <w:rsid w:val="00733617"/>
    <w:rsid w:val="00743C7E"/>
    <w:rsid w:val="00744912"/>
    <w:rsid w:val="00744989"/>
    <w:rsid w:val="00744CC7"/>
    <w:rsid w:val="00744D75"/>
    <w:rsid w:val="00746F58"/>
    <w:rsid w:val="00747402"/>
    <w:rsid w:val="00750AFB"/>
    <w:rsid w:val="00753CC5"/>
    <w:rsid w:val="007543E4"/>
    <w:rsid w:val="00755C0E"/>
    <w:rsid w:val="00756ECD"/>
    <w:rsid w:val="00760310"/>
    <w:rsid w:val="00760689"/>
    <w:rsid w:val="00760DEB"/>
    <w:rsid w:val="0076445E"/>
    <w:rsid w:val="00766FD6"/>
    <w:rsid w:val="00770F2E"/>
    <w:rsid w:val="007734B4"/>
    <w:rsid w:val="00773592"/>
    <w:rsid w:val="00777737"/>
    <w:rsid w:val="00777C0A"/>
    <w:rsid w:val="00781BFC"/>
    <w:rsid w:val="00782173"/>
    <w:rsid w:val="00782814"/>
    <w:rsid w:val="007829B4"/>
    <w:rsid w:val="00782B94"/>
    <w:rsid w:val="00782C7D"/>
    <w:rsid w:val="007846CB"/>
    <w:rsid w:val="0078609B"/>
    <w:rsid w:val="00791EC2"/>
    <w:rsid w:val="00792C50"/>
    <w:rsid w:val="00792D66"/>
    <w:rsid w:val="00792EA2"/>
    <w:rsid w:val="00793678"/>
    <w:rsid w:val="00794795"/>
    <w:rsid w:val="007949A2"/>
    <w:rsid w:val="00795051"/>
    <w:rsid w:val="00797CAE"/>
    <w:rsid w:val="007A0979"/>
    <w:rsid w:val="007A0A2E"/>
    <w:rsid w:val="007A2075"/>
    <w:rsid w:val="007A286D"/>
    <w:rsid w:val="007A2AE5"/>
    <w:rsid w:val="007A383E"/>
    <w:rsid w:val="007A3B7B"/>
    <w:rsid w:val="007A4BD5"/>
    <w:rsid w:val="007A6100"/>
    <w:rsid w:val="007A78D6"/>
    <w:rsid w:val="007B0A4B"/>
    <w:rsid w:val="007B0D78"/>
    <w:rsid w:val="007B1743"/>
    <w:rsid w:val="007B29A8"/>
    <w:rsid w:val="007B4BDD"/>
    <w:rsid w:val="007B56A1"/>
    <w:rsid w:val="007B5B1C"/>
    <w:rsid w:val="007B60AB"/>
    <w:rsid w:val="007B6DD6"/>
    <w:rsid w:val="007C1395"/>
    <w:rsid w:val="007C1452"/>
    <w:rsid w:val="007C1B22"/>
    <w:rsid w:val="007C29A2"/>
    <w:rsid w:val="007C4001"/>
    <w:rsid w:val="007C4422"/>
    <w:rsid w:val="007C4A0F"/>
    <w:rsid w:val="007C571D"/>
    <w:rsid w:val="007C5C13"/>
    <w:rsid w:val="007C6D95"/>
    <w:rsid w:val="007C7C7D"/>
    <w:rsid w:val="007D0FD4"/>
    <w:rsid w:val="007D1884"/>
    <w:rsid w:val="007D2AC1"/>
    <w:rsid w:val="007D5135"/>
    <w:rsid w:val="007D607A"/>
    <w:rsid w:val="007D66B0"/>
    <w:rsid w:val="007E1CAF"/>
    <w:rsid w:val="007E4B5A"/>
    <w:rsid w:val="007E4E68"/>
    <w:rsid w:val="007E71D2"/>
    <w:rsid w:val="007F187B"/>
    <w:rsid w:val="007F49F7"/>
    <w:rsid w:val="007F521B"/>
    <w:rsid w:val="007F624B"/>
    <w:rsid w:val="007F67AA"/>
    <w:rsid w:val="007F69A1"/>
    <w:rsid w:val="008018AA"/>
    <w:rsid w:val="00801918"/>
    <w:rsid w:val="0080623D"/>
    <w:rsid w:val="00806EBA"/>
    <w:rsid w:val="0081152F"/>
    <w:rsid w:val="00811B87"/>
    <w:rsid w:val="00813D95"/>
    <w:rsid w:val="00817554"/>
    <w:rsid w:val="00817B90"/>
    <w:rsid w:val="008213BE"/>
    <w:rsid w:val="00821A4F"/>
    <w:rsid w:val="00823448"/>
    <w:rsid w:val="008249FA"/>
    <w:rsid w:val="00824BD1"/>
    <w:rsid w:val="00825289"/>
    <w:rsid w:val="00825291"/>
    <w:rsid w:val="00826054"/>
    <w:rsid w:val="008275CC"/>
    <w:rsid w:val="00830127"/>
    <w:rsid w:val="00831B52"/>
    <w:rsid w:val="00832A61"/>
    <w:rsid w:val="00833562"/>
    <w:rsid w:val="00835A6C"/>
    <w:rsid w:val="008374E3"/>
    <w:rsid w:val="00837580"/>
    <w:rsid w:val="00840069"/>
    <w:rsid w:val="008400DA"/>
    <w:rsid w:val="00840113"/>
    <w:rsid w:val="00840BDE"/>
    <w:rsid w:val="00841CA9"/>
    <w:rsid w:val="00842E70"/>
    <w:rsid w:val="0084337D"/>
    <w:rsid w:val="00843B75"/>
    <w:rsid w:val="00843C0F"/>
    <w:rsid w:val="00844BAF"/>
    <w:rsid w:val="00844F0A"/>
    <w:rsid w:val="00845974"/>
    <w:rsid w:val="008470A6"/>
    <w:rsid w:val="00847D97"/>
    <w:rsid w:val="00847EB0"/>
    <w:rsid w:val="00853218"/>
    <w:rsid w:val="00854250"/>
    <w:rsid w:val="00855601"/>
    <w:rsid w:val="008561EF"/>
    <w:rsid w:val="0086160F"/>
    <w:rsid w:val="008629B4"/>
    <w:rsid w:val="00862F5E"/>
    <w:rsid w:val="0086376D"/>
    <w:rsid w:val="00864E91"/>
    <w:rsid w:val="0086520F"/>
    <w:rsid w:val="00867B2B"/>
    <w:rsid w:val="0087030E"/>
    <w:rsid w:val="00870383"/>
    <w:rsid w:val="008714B6"/>
    <w:rsid w:val="00871E8F"/>
    <w:rsid w:val="00873A72"/>
    <w:rsid w:val="00875FEB"/>
    <w:rsid w:val="00876F19"/>
    <w:rsid w:val="00880A9D"/>
    <w:rsid w:val="00881ED7"/>
    <w:rsid w:val="00882BC5"/>
    <w:rsid w:val="00882F08"/>
    <w:rsid w:val="0088317F"/>
    <w:rsid w:val="00883961"/>
    <w:rsid w:val="00892906"/>
    <w:rsid w:val="008930A7"/>
    <w:rsid w:val="00893A3E"/>
    <w:rsid w:val="008A03D6"/>
    <w:rsid w:val="008A2E68"/>
    <w:rsid w:val="008A4021"/>
    <w:rsid w:val="008A4A88"/>
    <w:rsid w:val="008A6712"/>
    <w:rsid w:val="008B04AA"/>
    <w:rsid w:val="008B0DC7"/>
    <w:rsid w:val="008B0FBF"/>
    <w:rsid w:val="008B11DC"/>
    <w:rsid w:val="008B2F64"/>
    <w:rsid w:val="008B3341"/>
    <w:rsid w:val="008B3E83"/>
    <w:rsid w:val="008B4082"/>
    <w:rsid w:val="008B511D"/>
    <w:rsid w:val="008B7713"/>
    <w:rsid w:val="008B79E7"/>
    <w:rsid w:val="008C04B2"/>
    <w:rsid w:val="008C0E2A"/>
    <w:rsid w:val="008C17D3"/>
    <w:rsid w:val="008C246D"/>
    <w:rsid w:val="008C4BD6"/>
    <w:rsid w:val="008C5CC3"/>
    <w:rsid w:val="008C7BAD"/>
    <w:rsid w:val="008C7CEF"/>
    <w:rsid w:val="008C7E48"/>
    <w:rsid w:val="008D0A91"/>
    <w:rsid w:val="008D0C8E"/>
    <w:rsid w:val="008D277D"/>
    <w:rsid w:val="008D4E9F"/>
    <w:rsid w:val="008D4F1F"/>
    <w:rsid w:val="008D6FC0"/>
    <w:rsid w:val="008D73F2"/>
    <w:rsid w:val="008D7654"/>
    <w:rsid w:val="008E3867"/>
    <w:rsid w:val="008E5818"/>
    <w:rsid w:val="008E5EC3"/>
    <w:rsid w:val="008E6930"/>
    <w:rsid w:val="008E7B67"/>
    <w:rsid w:val="008F2A7E"/>
    <w:rsid w:val="008F429D"/>
    <w:rsid w:val="008F477A"/>
    <w:rsid w:val="008F4A5A"/>
    <w:rsid w:val="008F569A"/>
    <w:rsid w:val="008F6BC1"/>
    <w:rsid w:val="00900A99"/>
    <w:rsid w:val="00900AA2"/>
    <w:rsid w:val="009026CB"/>
    <w:rsid w:val="00904EA6"/>
    <w:rsid w:val="009065EA"/>
    <w:rsid w:val="0090660E"/>
    <w:rsid w:val="00906881"/>
    <w:rsid w:val="009108FE"/>
    <w:rsid w:val="0091336C"/>
    <w:rsid w:val="009158AE"/>
    <w:rsid w:val="009171BF"/>
    <w:rsid w:val="0091755A"/>
    <w:rsid w:val="00921262"/>
    <w:rsid w:val="009223A2"/>
    <w:rsid w:val="0092338B"/>
    <w:rsid w:val="00923D72"/>
    <w:rsid w:val="009240A2"/>
    <w:rsid w:val="0092412E"/>
    <w:rsid w:val="009246CA"/>
    <w:rsid w:val="00924F57"/>
    <w:rsid w:val="00925626"/>
    <w:rsid w:val="00926051"/>
    <w:rsid w:val="00926698"/>
    <w:rsid w:val="009320F3"/>
    <w:rsid w:val="009324E9"/>
    <w:rsid w:val="00935601"/>
    <w:rsid w:val="00935C4B"/>
    <w:rsid w:val="009376C9"/>
    <w:rsid w:val="0093780E"/>
    <w:rsid w:val="00937C9A"/>
    <w:rsid w:val="009403BD"/>
    <w:rsid w:val="009404F3"/>
    <w:rsid w:val="0094059E"/>
    <w:rsid w:val="00940C1B"/>
    <w:rsid w:val="009417C5"/>
    <w:rsid w:val="00942AEF"/>
    <w:rsid w:val="00943AE9"/>
    <w:rsid w:val="00947BA4"/>
    <w:rsid w:val="00950FE6"/>
    <w:rsid w:val="00952D3E"/>
    <w:rsid w:val="00954A12"/>
    <w:rsid w:val="00954CC8"/>
    <w:rsid w:val="009555AB"/>
    <w:rsid w:val="009567CD"/>
    <w:rsid w:val="00957009"/>
    <w:rsid w:val="0095721F"/>
    <w:rsid w:val="00957756"/>
    <w:rsid w:val="00957C8D"/>
    <w:rsid w:val="00963D4D"/>
    <w:rsid w:val="0096488D"/>
    <w:rsid w:val="009648DC"/>
    <w:rsid w:val="009668D9"/>
    <w:rsid w:val="00967766"/>
    <w:rsid w:val="009715AF"/>
    <w:rsid w:val="009728B0"/>
    <w:rsid w:val="00974212"/>
    <w:rsid w:val="0097747A"/>
    <w:rsid w:val="00977C2C"/>
    <w:rsid w:val="00977CEA"/>
    <w:rsid w:val="00980ABE"/>
    <w:rsid w:val="009811F7"/>
    <w:rsid w:val="0098166E"/>
    <w:rsid w:val="00982818"/>
    <w:rsid w:val="0098344B"/>
    <w:rsid w:val="00983DCB"/>
    <w:rsid w:val="00984CE7"/>
    <w:rsid w:val="00984D3B"/>
    <w:rsid w:val="009857EB"/>
    <w:rsid w:val="00986CC9"/>
    <w:rsid w:val="00987833"/>
    <w:rsid w:val="00991322"/>
    <w:rsid w:val="009934D2"/>
    <w:rsid w:val="009970B4"/>
    <w:rsid w:val="00997D1E"/>
    <w:rsid w:val="009A067C"/>
    <w:rsid w:val="009A276B"/>
    <w:rsid w:val="009A3C91"/>
    <w:rsid w:val="009A3D91"/>
    <w:rsid w:val="009A4116"/>
    <w:rsid w:val="009A45BE"/>
    <w:rsid w:val="009A4953"/>
    <w:rsid w:val="009A4E36"/>
    <w:rsid w:val="009A4F5A"/>
    <w:rsid w:val="009A6E37"/>
    <w:rsid w:val="009A76FD"/>
    <w:rsid w:val="009B116F"/>
    <w:rsid w:val="009B2421"/>
    <w:rsid w:val="009B3662"/>
    <w:rsid w:val="009B3892"/>
    <w:rsid w:val="009B3F28"/>
    <w:rsid w:val="009B5C1A"/>
    <w:rsid w:val="009B65D3"/>
    <w:rsid w:val="009B7A37"/>
    <w:rsid w:val="009B7A5A"/>
    <w:rsid w:val="009B7A62"/>
    <w:rsid w:val="009C0F77"/>
    <w:rsid w:val="009C13AE"/>
    <w:rsid w:val="009C1755"/>
    <w:rsid w:val="009C504C"/>
    <w:rsid w:val="009C6664"/>
    <w:rsid w:val="009C7264"/>
    <w:rsid w:val="009D059E"/>
    <w:rsid w:val="009D09ED"/>
    <w:rsid w:val="009D3B49"/>
    <w:rsid w:val="009D3E57"/>
    <w:rsid w:val="009D4787"/>
    <w:rsid w:val="009D5405"/>
    <w:rsid w:val="009D5409"/>
    <w:rsid w:val="009D66D7"/>
    <w:rsid w:val="009D6E87"/>
    <w:rsid w:val="009D7436"/>
    <w:rsid w:val="009D74A9"/>
    <w:rsid w:val="009E2A79"/>
    <w:rsid w:val="009E3A3F"/>
    <w:rsid w:val="009E44F3"/>
    <w:rsid w:val="009E6B1C"/>
    <w:rsid w:val="009F17C8"/>
    <w:rsid w:val="009F4BA5"/>
    <w:rsid w:val="009F4BEF"/>
    <w:rsid w:val="009F633D"/>
    <w:rsid w:val="00A037F8"/>
    <w:rsid w:val="00A03A3C"/>
    <w:rsid w:val="00A04D4B"/>
    <w:rsid w:val="00A04DD3"/>
    <w:rsid w:val="00A061AE"/>
    <w:rsid w:val="00A1052D"/>
    <w:rsid w:val="00A1105B"/>
    <w:rsid w:val="00A127CB"/>
    <w:rsid w:val="00A12A2F"/>
    <w:rsid w:val="00A13B6D"/>
    <w:rsid w:val="00A13CE8"/>
    <w:rsid w:val="00A14E30"/>
    <w:rsid w:val="00A1626A"/>
    <w:rsid w:val="00A167B7"/>
    <w:rsid w:val="00A20814"/>
    <w:rsid w:val="00A22ED1"/>
    <w:rsid w:val="00A23FC4"/>
    <w:rsid w:val="00A271FC"/>
    <w:rsid w:val="00A33AF3"/>
    <w:rsid w:val="00A35A25"/>
    <w:rsid w:val="00A37EAD"/>
    <w:rsid w:val="00A42418"/>
    <w:rsid w:val="00A50263"/>
    <w:rsid w:val="00A55945"/>
    <w:rsid w:val="00A56ADD"/>
    <w:rsid w:val="00A607CC"/>
    <w:rsid w:val="00A6138E"/>
    <w:rsid w:val="00A61D30"/>
    <w:rsid w:val="00A6207D"/>
    <w:rsid w:val="00A6248C"/>
    <w:rsid w:val="00A67041"/>
    <w:rsid w:val="00A672A0"/>
    <w:rsid w:val="00A70040"/>
    <w:rsid w:val="00A71EE4"/>
    <w:rsid w:val="00A71FA5"/>
    <w:rsid w:val="00A73F5A"/>
    <w:rsid w:val="00A75893"/>
    <w:rsid w:val="00A80D32"/>
    <w:rsid w:val="00A81DD8"/>
    <w:rsid w:val="00A837D5"/>
    <w:rsid w:val="00A837F7"/>
    <w:rsid w:val="00A83F4C"/>
    <w:rsid w:val="00A857D8"/>
    <w:rsid w:val="00A86DD2"/>
    <w:rsid w:val="00A8740B"/>
    <w:rsid w:val="00A8779E"/>
    <w:rsid w:val="00A879B5"/>
    <w:rsid w:val="00A92CDA"/>
    <w:rsid w:val="00A956A4"/>
    <w:rsid w:val="00A96BA4"/>
    <w:rsid w:val="00AA0F37"/>
    <w:rsid w:val="00AA476D"/>
    <w:rsid w:val="00AA6B7E"/>
    <w:rsid w:val="00AA7C96"/>
    <w:rsid w:val="00AB0DC6"/>
    <w:rsid w:val="00AB1880"/>
    <w:rsid w:val="00AB1EC7"/>
    <w:rsid w:val="00AB2422"/>
    <w:rsid w:val="00AB478E"/>
    <w:rsid w:val="00AB6182"/>
    <w:rsid w:val="00AB66DD"/>
    <w:rsid w:val="00AB7787"/>
    <w:rsid w:val="00AB7C6E"/>
    <w:rsid w:val="00AC05F3"/>
    <w:rsid w:val="00AC1808"/>
    <w:rsid w:val="00AC1984"/>
    <w:rsid w:val="00AC1F7A"/>
    <w:rsid w:val="00AC316A"/>
    <w:rsid w:val="00AC3C6F"/>
    <w:rsid w:val="00AC470D"/>
    <w:rsid w:val="00AC583F"/>
    <w:rsid w:val="00AC5F3C"/>
    <w:rsid w:val="00AC69ED"/>
    <w:rsid w:val="00AD118A"/>
    <w:rsid w:val="00AD1C6B"/>
    <w:rsid w:val="00AD3887"/>
    <w:rsid w:val="00AD5A25"/>
    <w:rsid w:val="00AD5C4F"/>
    <w:rsid w:val="00AD5D5C"/>
    <w:rsid w:val="00AD725A"/>
    <w:rsid w:val="00AD7713"/>
    <w:rsid w:val="00AE0022"/>
    <w:rsid w:val="00AE0D6D"/>
    <w:rsid w:val="00AE4F3E"/>
    <w:rsid w:val="00AE52DF"/>
    <w:rsid w:val="00AE6A1E"/>
    <w:rsid w:val="00AF292A"/>
    <w:rsid w:val="00AF3A6A"/>
    <w:rsid w:val="00AF4630"/>
    <w:rsid w:val="00AF4B98"/>
    <w:rsid w:val="00AF6508"/>
    <w:rsid w:val="00B00FD6"/>
    <w:rsid w:val="00B010E6"/>
    <w:rsid w:val="00B01964"/>
    <w:rsid w:val="00B05B5D"/>
    <w:rsid w:val="00B079E7"/>
    <w:rsid w:val="00B101E1"/>
    <w:rsid w:val="00B105B0"/>
    <w:rsid w:val="00B109CA"/>
    <w:rsid w:val="00B129CB"/>
    <w:rsid w:val="00B159E1"/>
    <w:rsid w:val="00B16EDA"/>
    <w:rsid w:val="00B17413"/>
    <w:rsid w:val="00B24CCE"/>
    <w:rsid w:val="00B33497"/>
    <w:rsid w:val="00B35034"/>
    <w:rsid w:val="00B35DEC"/>
    <w:rsid w:val="00B36698"/>
    <w:rsid w:val="00B37CFA"/>
    <w:rsid w:val="00B4053E"/>
    <w:rsid w:val="00B414DD"/>
    <w:rsid w:val="00B43205"/>
    <w:rsid w:val="00B436BB"/>
    <w:rsid w:val="00B4449B"/>
    <w:rsid w:val="00B44E1B"/>
    <w:rsid w:val="00B45283"/>
    <w:rsid w:val="00B47D10"/>
    <w:rsid w:val="00B53804"/>
    <w:rsid w:val="00B53944"/>
    <w:rsid w:val="00B5424A"/>
    <w:rsid w:val="00B55021"/>
    <w:rsid w:val="00B556A9"/>
    <w:rsid w:val="00B57C6C"/>
    <w:rsid w:val="00B57F43"/>
    <w:rsid w:val="00B616E9"/>
    <w:rsid w:val="00B618F6"/>
    <w:rsid w:val="00B629B2"/>
    <w:rsid w:val="00B62BDE"/>
    <w:rsid w:val="00B63DD5"/>
    <w:rsid w:val="00B66EFD"/>
    <w:rsid w:val="00B67481"/>
    <w:rsid w:val="00B678FA"/>
    <w:rsid w:val="00B76561"/>
    <w:rsid w:val="00B77A69"/>
    <w:rsid w:val="00B81848"/>
    <w:rsid w:val="00B822FA"/>
    <w:rsid w:val="00B823C3"/>
    <w:rsid w:val="00B837FC"/>
    <w:rsid w:val="00B83C31"/>
    <w:rsid w:val="00B872FC"/>
    <w:rsid w:val="00B87950"/>
    <w:rsid w:val="00B90F3D"/>
    <w:rsid w:val="00B91794"/>
    <w:rsid w:val="00B920D4"/>
    <w:rsid w:val="00B92582"/>
    <w:rsid w:val="00B93190"/>
    <w:rsid w:val="00B931BA"/>
    <w:rsid w:val="00B93E11"/>
    <w:rsid w:val="00B93F45"/>
    <w:rsid w:val="00B94F66"/>
    <w:rsid w:val="00B94F80"/>
    <w:rsid w:val="00B95E96"/>
    <w:rsid w:val="00B96718"/>
    <w:rsid w:val="00B96CC5"/>
    <w:rsid w:val="00BA1566"/>
    <w:rsid w:val="00BA2043"/>
    <w:rsid w:val="00BA325B"/>
    <w:rsid w:val="00BA480F"/>
    <w:rsid w:val="00BA4A25"/>
    <w:rsid w:val="00BA58AD"/>
    <w:rsid w:val="00BA5A06"/>
    <w:rsid w:val="00BA6174"/>
    <w:rsid w:val="00BA6CCB"/>
    <w:rsid w:val="00BA7117"/>
    <w:rsid w:val="00BB019F"/>
    <w:rsid w:val="00BB0687"/>
    <w:rsid w:val="00BB090A"/>
    <w:rsid w:val="00BB09A7"/>
    <w:rsid w:val="00BB1FB0"/>
    <w:rsid w:val="00BB3955"/>
    <w:rsid w:val="00BB5E4F"/>
    <w:rsid w:val="00BB637B"/>
    <w:rsid w:val="00BB707A"/>
    <w:rsid w:val="00BB7BC3"/>
    <w:rsid w:val="00BB7F0A"/>
    <w:rsid w:val="00BC56C8"/>
    <w:rsid w:val="00BC5D5C"/>
    <w:rsid w:val="00BC6F48"/>
    <w:rsid w:val="00BC706C"/>
    <w:rsid w:val="00BC7BEA"/>
    <w:rsid w:val="00BD15C8"/>
    <w:rsid w:val="00BD2F46"/>
    <w:rsid w:val="00BD43AB"/>
    <w:rsid w:val="00BD59D8"/>
    <w:rsid w:val="00BD634D"/>
    <w:rsid w:val="00BD6EC0"/>
    <w:rsid w:val="00BE6C45"/>
    <w:rsid w:val="00BE7459"/>
    <w:rsid w:val="00BF0107"/>
    <w:rsid w:val="00BF01A9"/>
    <w:rsid w:val="00BF037E"/>
    <w:rsid w:val="00BF1945"/>
    <w:rsid w:val="00BF27B4"/>
    <w:rsid w:val="00BF4D5F"/>
    <w:rsid w:val="00BF6031"/>
    <w:rsid w:val="00BF624F"/>
    <w:rsid w:val="00BF637D"/>
    <w:rsid w:val="00BF6485"/>
    <w:rsid w:val="00BF6938"/>
    <w:rsid w:val="00BF6F92"/>
    <w:rsid w:val="00BF7B87"/>
    <w:rsid w:val="00C00E8A"/>
    <w:rsid w:val="00C012B1"/>
    <w:rsid w:val="00C04B01"/>
    <w:rsid w:val="00C06D7D"/>
    <w:rsid w:val="00C0740B"/>
    <w:rsid w:val="00C07579"/>
    <w:rsid w:val="00C11857"/>
    <w:rsid w:val="00C11A07"/>
    <w:rsid w:val="00C12E2D"/>
    <w:rsid w:val="00C12E97"/>
    <w:rsid w:val="00C13068"/>
    <w:rsid w:val="00C13ECD"/>
    <w:rsid w:val="00C14B24"/>
    <w:rsid w:val="00C14B47"/>
    <w:rsid w:val="00C15BD0"/>
    <w:rsid w:val="00C17FA3"/>
    <w:rsid w:val="00C2005A"/>
    <w:rsid w:val="00C23478"/>
    <w:rsid w:val="00C23727"/>
    <w:rsid w:val="00C237E2"/>
    <w:rsid w:val="00C24175"/>
    <w:rsid w:val="00C2615A"/>
    <w:rsid w:val="00C274CA"/>
    <w:rsid w:val="00C275E0"/>
    <w:rsid w:val="00C30477"/>
    <w:rsid w:val="00C30925"/>
    <w:rsid w:val="00C32450"/>
    <w:rsid w:val="00C32655"/>
    <w:rsid w:val="00C3355A"/>
    <w:rsid w:val="00C341C9"/>
    <w:rsid w:val="00C35CBC"/>
    <w:rsid w:val="00C361EA"/>
    <w:rsid w:val="00C41848"/>
    <w:rsid w:val="00C440E4"/>
    <w:rsid w:val="00C443AB"/>
    <w:rsid w:val="00C45F3E"/>
    <w:rsid w:val="00C4757C"/>
    <w:rsid w:val="00C477AA"/>
    <w:rsid w:val="00C52465"/>
    <w:rsid w:val="00C5426C"/>
    <w:rsid w:val="00C57457"/>
    <w:rsid w:val="00C5761C"/>
    <w:rsid w:val="00C6053C"/>
    <w:rsid w:val="00C607FE"/>
    <w:rsid w:val="00C60EF7"/>
    <w:rsid w:val="00C63856"/>
    <w:rsid w:val="00C64131"/>
    <w:rsid w:val="00C646EE"/>
    <w:rsid w:val="00C655B1"/>
    <w:rsid w:val="00C663A2"/>
    <w:rsid w:val="00C66444"/>
    <w:rsid w:val="00C70747"/>
    <w:rsid w:val="00C71993"/>
    <w:rsid w:val="00C71CA3"/>
    <w:rsid w:val="00C71D5A"/>
    <w:rsid w:val="00C749BB"/>
    <w:rsid w:val="00C7580F"/>
    <w:rsid w:val="00C7662B"/>
    <w:rsid w:val="00C8052C"/>
    <w:rsid w:val="00C80C5C"/>
    <w:rsid w:val="00C80E8F"/>
    <w:rsid w:val="00C810F5"/>
    <w:rsid w:val="00C82150"/>
    <w:rsid w:val="00C8267E"/>
    <w:rsid w:val="00C82B70"/>
    <w:rsid w:val="00C843D5"/>
    <w:rsid w:val="00C8488A"/>
    <w:rsid w:val="00C84918"/>
    <w:rsid w:val="00C84D6B"/>
    <w:rsid w:val="00C85D6E"/>
    <w:rsid w:val="00C872AA"/>
    <w:rsid w:val="00C900ED"/>
    <w:rsid w:val="00C91F72"/>
    <w:rsid w:val="00C925DE"/>
    <w:rsid w:val="00C93296"/>
    <w:rsid w:val="00C9426C"/>
    <w:rsid w:val="00C94E38"/>
    <w:rsid w:val="00C96976"/>
    <w:rsid w:val="00C96C9F"/>
    <w:rsid w:val="00C97312"/>
    <w:rsid w:val="00C976BE"/>
    <w:rsid w:val="00CA1375"/>
    <w:rsid w:val="00CA17BA"/>
    <w:rsid w:val="00CA1DA2"/>
    <w:rsid w:val="00CA2454"/>
    <w:rsid w:val="00CA436A"/>
    <w:rsid w:val="00CA5145"/>
    <w:rsid w:val="00CA5336"/>
    <w:rsid w:val="00CA5729"/>
    <w:rsid w:val="00CA5831"/>
    <w:rsid w:val="00CA67E9"/>
    <w:rsid w:val="00CA6AE2"/>
    <w:rsid w:val="00CB0C07"/>
    <w:rsid w:val="00CB1CBC"/>
    <w:rsid w:val="00CB2147"/>
    <w:rsid w:val="00CB3D11"/>
    <w:rsid w:val="00CB4BEB"/>
    <w:rsid w:val="00CB52D8"/>
    <w:rsid w:val="00CB558B"/>
    <w:rsid w:val="00CB7176"/>
    <w:rsid w:val="00CC4881"/>
    <w:rsid w:val="00CC6EF9"/>
    <w:rsid w:val="00CD14EB"/>
    <w:rsid w:val="00CD34D0"/>
    <w:rsid w:val="00CD5F7E"/>
    <w:rsid w:val="00CD74AC"/>
    <w:rsid w:val="00CE04CE"/>
    <w:rsid w:val="00CE2421"/>
    <w:rsid w:val="00CE2FD2"/>
    <w:rsid w:val="00CE348D"/>
    <w:rsid w:val="00CE3BB1"/>
    <w:rsid w:val="00CE3E44"/>
    <w:rsid w:val="00CE52DC"/>
    <w:rsid w:val="00CE5C19"/>
    <w:rsid w:val="00CE64F2"/>
    <w:rsid w:val="00CE7203"/>
    <w:rsid w:val="00CF0820"/>
    <w:rsid w:val="00CF0D97"/>
    <w:rsid w:val="00CF1068"/>
    <w:rsid w:val="00CF38A6"/>
    <w:rsid w:val="00CF3DE6"/>
    <w:rsid w:val="00CF457B"/>
    <w:rsid w:val="00CF54C0"/>
    <w:rsid w:val="00CF6D17"/>
    <w:rsid w:val="00CF7AA5"/>
    <w:rsid w:val="00D00331"/>
    <w:rsid w:val="00D0188E"/>
    <w:rsid w:val="00D027D1"/>
    <w:rsid w:val="00D059E5"/>
    <w:rsid w:val="00D05A08"/>
    <w:rsid w:val="00D07CC3"/>
    <w:rsid w:val="00D10907"/>
    <w:rsid w:val="00D11CF4"/>
    <w:rsid w:val="00D12D80"/>
    <w:rsid w:val="00D12F71"/>
    <w:rsid w:val="00D14145"/>
    <w:rsid w:val="00D14AAD"/>
    <w:rsid w:val="00D158E3"/>
    <w:rsid w:val="00D160B0"/>
    <w:rsid w:val="00D1643B"/>
    <w:rsid w:val="00D165FA"/>
    <w:rsid w:val="00D20C2E"/>
    <w:rsid w:val="00D218F9"/>
    <w:rsid w:val="00D225BA"/>
    <w:rsid w:val="00D23C17"/>
    <w:rsid w:val="00D26607"/>
    <w:rsid w:val="00D26B3C"/>
    <w:rsid w:val="00D27B9E"/>
    <w:rsid w:val="00D301AD"/>
    <w:rsid w:val="00D3077A"/>
    <w:rsid w:val="00D347F9"/>
    <w:rsid w:val="00D347FC"/>
    <w:rsid w:val="00D35607"/>
    <w:rsid w:val="00D35A18"/>
    <w:rsid w:val="00D3682F"/>
    <w:rsid w:val="00D372DE"/>
    <w:rsid w:val="00D4089D"/>
    <w:rsid w:val="00D40EBF"/>
    <w:rsid w:val="00D43D35"/>
    <w:rsid w:val="00D448B7"/>
    <w:rsid w:val="00D45F57"/>
    <w:rsid w:val="00D5139F"/>
    <w:rsid w:val="00D52086"/>
    <w:rsid w:val="00D52A82"/>
    <w:rsid w:val="00D52CB0"/>
    <w:rsid w:val="00D53485"/>
    <w:rsid w:val="00D5361F"/>
    <w:rsid w:val="00D53931"/>
    <w:rsid w:val="00D57FD2"/>
    <w:rsid w:val="00D60B59"/>
    <w:rsid w:val="00D61251"/>
    <w:rsid w:val="00D61376"/>
    <w:rsid w:val="00D61678"/>
    <w:rsid w:val="00D61D89"/>
    <w:rsid w:val="00D65A7A"/>
    <w:rsid w:val="00D65E83"/>
    <w:rsid w:val="00D664C5"/>
    <w:rsid w:val="00D6768F"/>
    <w:rsid w:val="00D708B0"/>
    <w:rsid w:val="00D73127"/>
    <w:rsid w:val="00D74331"/>
    <w:rsid w:val="00D75649"/>
    <w:rsid w:val="00D76303"/>
    <w:rsid w:val="00D7730E"/>
    <w:rsid w:val="00D77C89"/>
    <w:rsid w:val="00D81077"/>
    <w:rsid w:val="00D84D91"/>
    <w:rsid w:val="00D868A9"/>
    <w:rsid w:val="00D902DB"/>
    <w:rsid w:val="00D91C88"/>
    <w:rsid w:val="00D94B34"/>
    <w:rsid w:val="00D94BCB"/>
    <w:rsid w:val="00D953A2"/>
    <w:rsid w:val="00DA0243"/>
    <w:rsid w:val="00DA2257"/>
    <w:rsid w:val="00DA3659"/>
    <w:rsid w:val="00DA5A45"/>
    <w:rsid w:val="00DA5DB4"/>
    <w:rsid w:val="00DA64CC"/>
    <w:rsid w:val="00DA6F78"/>
    <w:rsid w:val="00DA79FD"/>
    <w:rsid w:val="00DB15E9"/>
    <w:rsid w:val="00DB23BE"/>
    <w:rsid w:val="00DB2C91"/>
    <w:rsid w:val="00DB34ED"/>
    <w:rsid w:val="00DB4E14"/>
    <w:rsid w:val="00DB5CA6"/>
    <w:rsid w:val="00DC02FB"/>
    <w:rsid w:val="00DC05C1"/>
    <w:rsid w:val="00DC0E9E"/>
    <w:rsid w:val="00DC3C1D"/>
    <w:rsid w:val="00DC47BC"/>
    <w:rsid w:val="00DC5270"/>
    <w:rsid w:val="00DC52CA"/>
    <w:rsid w:val="00DC6B5C"/>
    <w:rsid w:val="00DC6D35"/>
    <w:rsid w:val="00DD114D"/>
    <w:rsid w:val="00DD1DEC"/>
    <w:rsid w:val="00DD574B"/>
    <w:rsid w:val="00DD658A"/>
    <w:rsid w:val="00DD6839"/>
    <w:rsid w:val="00DD7106"/>
    <w:rsid w:val="00DD783E"/>
    <w:rsid w:val="00DE017A"/>
    <w:rsid w:val="00DE05B7"/>
    <w:rsid w:val="00DE0E02"/>
    <w:rsid w:val="00DE152A"/>
    <w:rsid w:val="00DE3B18"/>
    <w:rsid w:val="00DE4D74"/>
    <w:rsid w:val="00DE6BA1"/>
    <w:rsid w:val="00DE7A09"/>
    <w:rsid w:val="00DF127A"/>
    <w:rsid w:val="00DF170D"/>
    <w:rsid w:val="00DF2671"/>
    <w:rsid w:val="00DF2E1D"/>
    <w:rsid w:val="00DF304E"/>
    <w:rsid w:val="00DF6BFA"/>
    <w:rsid w:val="00DF75CC"/>
    <w:rsid w:val="00E01827"/>
    <w:rsid w:val="00E032EE"/>
    <w:rsid w:val="00E03B7C"/>
    <w:rsid w:val="00E04635"/>
    <w:rsid w:val="00E06A53"/>
    <w:rsid w:val="00E07FDB"/>
    <w:rsid w:val="00E10624"/>
    <w:rsid w:val="00E10DE8"/>
    <w:rsid w:val="00E1261A"/>
    <w:rsid w:val="00E15565"/>
    <w:rsid w:val="00E1608C"/>
    <w:rsid w:val="00E17870"/>
    <w:rsid w:val="00E207E7"/>
    <w:rsid w:val="00E20D3D"/>
    <w:rsid w:val="00E21197"/>
    <w:rsid w:val="00E215F0"/>
    <w:rsid w:val="00E24024"/>
    <w:rsid w:val="00E2448E"/>
    <w:rsid w:val="00E24D07"/>
    <w:rsid w:val="00E2556B"/>
    <w:rsid w:val="00E26BEB"/>
    <w:rsid w:val="00E26CF1"/>
    <w:rsid w:val="00E2711A"/>
    <w:rsid w:val="00E2750E"/>
    <w:rsid w:val="00E27749"/>
    <w:rsid w:val="00E3047C"/>
    <w:rsid w:val="00E31D39"/>
    <w:rsid w:val="00E31FFD"/>
    <w:rsid w:val="00E32CBB"/>
    <w:rsid w:val="00E3304F"/>
    <w:rsid w:val="00E33562"/>
    <w:rsid w:val="00E33DBF"/>
    <w:rsid w:val="00E341A2"/>
    <w:rsid w:val="00E3558D"/>
    <w:rsid w:val="00E36453"/>
    <w:rsid w:val="00E36920"/>
    <w:rsid w:val="00E3738F"/>
    <w:rsid w:val="00E378A0"/>
    <w:rsid w:val="00E40C64"/>
    <w:rsid w:val="00E40F35"/>
    <w:rsid w:val="00E411AD"/>
    <w:rsid w:val="00E413E7"/>
    <w:rsid w:val="00E45298"/>
    <w:rsid w:val="00E4611A"/>
    <w:rsid w:val="00E46AE9"/>
    <w:rsid w:val="00E47D2B"/>
    <w:rsid w:val="00E50324"/>
    <w:rsid w:val="00E504DA"/>
    <w:rsid w:val="00E5068A"/>
    <w:rsid w:val="00E50CCD"/>
    <w:rsid w:val="00E5113F"/>
    <w:rsid w:val="00E511BD"/>
    <w:rsid w:val="00E548A4"/>
    <w:rsid w:val="00E56DF5"/>
    <w:rsid w:val="00E60060"/>
    <w:rsid w:val="00E61781"/>
    <w:rsid w:val="00E62F60"/>
    <w:rsid w:val="00E6318D"/>
    <w:rsid w:val="00E63492"/>
    <w:rsid w:val="00E65169"/>
    <w:rsid w:val="00E679FC"/>
    <w:rsid w:val="00E70834"/>
    <w:rsid w:val="00E715EF"/>
    <w:rsid w:val="00E71D1F"/>
    <w:rsid w:val="00E7456F"/>
    <w:rsid w:val="00E76D1D"/>
    <w:rsid w:val="00E83A14"/>
    <w:rsid w:val="00E85794"/>
    <w:rsid w:val="00E91D87"/>
    <w:rsid w:val="00E94498"/>
    <w:rsid w:val="00EA0435"/>
    <w:rsid w:val="00EA1383"/>
    <w:rsid w:val="00EA2709"/>
    <w:rsid w:val="00EA4F08"/>
    <w:rsid w:val="00EA5F6B"/>
    <w:rsid w:val="00EA6043"/>
    <w:rsid w:val="00EA6440"/>
    <w:rsid w:val="00EA66A4"/>
    <w:rsid w:val="00EA765D"/>
    <w:rsid w:val="00EB0056"/>
    <w:rsid w:val="00EB0928"/>
    <w:rsid w:val="00EB31DE"/>
    <w:rsid w:val="00EB35D3"/>
    <w:rsid w:val="00EB3845"/>
    <w:rsid w:val="00EB3C35"/>
    <w:rsid w:val="00EB4535"/>
    <w:rsid w:val="00EB5826"/>
    <w:rsid w:val="00EB6934"/>
    <w:rsid w:val="00EB6E2F"/>
    <w:rsid w:val="00EB763E"/>
    <w:rsid w:val="00EC14CD"/>
    <w:rsid w:val="00EC610E"/>
    <w:rsid w:val="00EC6A8A"/>
    <w:rsid w:val="00ED0C9B"/>
    <w:rsid w:val="00ED1D49"/>
    <w:rsid w:val="00ED21C5"/>
    <w:rsid w:val="00ED2375"/>
    <w:rsid w:val="00ED25C8"/>
    <w:rsid w:val="00ED3C6F"/>
    <w:rsid w:val="00ED4F2A"/>
    <w:rsid w:val="00ED5154"/>
    <w:rsid w:val="00ED5BCF"/>
    <w:rsid w:val="00ED5CAF"/>
    <w:rsid w:val="00ED6B51"/>
    <w:rsid w:val="00EE2930"/>
    <w:rsid w:val="00EE304B"/>
    <w:rsid w:val="00EE318B"/>
    <w:rsid w:val="00EE424F"/>
    <w:rsid w:val="00EE4C16"/>
    <w:rsid w:val="00EE5934"/>
    <w:rsid w:val="00EE75C5"/>
    <w:rsid w:val="00EF125A"/>
    <w:rsid w:val="00EF1496"/>
    <w:rsid w:val="00EF36AA"/>
    <w:rsid w:val="00EF3718"/>
    <w:rsid w:val="00F00C17"/>
    <w:rsid w:val="00F0260B"/>
    <w:rsid w:val="00F02B4F"/>
    <w:rsid w:val="00F03958"/>
    <w:rsid w:val="00F056BA"/>
    <w:rsid w:val="00F07D55"/>
    <w:rsid w:val="00F101EC"/>
    <w:rsid w:val="00F10CB9"/>
    <w:rsid w:val="00F1180E"/>
    <w:rsid w:val="00F13B2B"/>
    <w:rsid w:val="00F14599"/>
    <w:rsid w:val="00F14F0A"/>
    <w:rsid w:val="00F15F79"/>
    <w:rsid w:val="00F1609A"/>
    <w:rsid w:val="00F2052A"/>
    <w:rsid w:val="00F2300E"/>
    <w:rsid w:val="00F24523"/>
    <w:rsid w:val="00F24DFF"/>
    <w:rsid w:val="00F26676"/>
    <w:rsid w:val="00F26770"/>
    <w:rsid w:val="00F27A26"/>
    <w:rsid w:val="00F30A5B"/>
    <w:rsid w:val="00F31C37"/>
    <w:rsid w:val="00F32DC4"/>
    <w:rsid w:val="00F34D0A"/>
    <w:rsid w:val="00F34F72"/>
    <w:rsid w:val="00F355BE"/>
    <w:rsid w:val="00F3577C"/>
    <w:rsid w:val="00F36416"/>
    <w:rsid w:val="00F378DE"/>
    <w:rsid w:val="00F37E69"/>
    <w:rsid w:val="00F40161"/>
    <w:rsid w:val="00F4077F"/>
    <w:rsid w:val="00F4171F"/>
    <w:rsid w:val="00F432CA"/>
    <w:rsid w:val="00F46271"/>
    <w:rsid w:val="00F47175"/>
    <w:rsid w:val="00F50337"/>
    <w:rsid w:val="00F51DF9"/>
    <w:rsid w:val="00F52D8B"/>
    <w:rsid w:val="00F52EFE"/>
    <w:rsid w:val="00F531D2"/>
    <w:rsid w:val="00F53673"/>
    <w:rsid w:val="00F54FCB"/>
    <w:rsid w:val="00F647D3"/>
    <w:rsid w:val="00F652B2"/>
    <w:rsid w:val="00F65DAC"/>
    <w:rsid w:val="00F6658E"/>
    <w:rsid w:val="00F665DC"/>
    <w:rsid w:val="00F677B7"/>
    <w:rsid w:val="00F70192"/>
    <w:rsid w:val="00F7142E"/>
    <w:rsid w:val="00F71738"/>
    <w:rsid w:val="00F71938"/>
    <w:rsid w:val="00F71C24"/>
    <w:rsid w:val="00F73419"/>
    <w:rsid w:val="00F74C33"/>
    <w:rsid w:val="00F754A3"/>
    <w:rsid w:val="00F75607"/>
    <w:rsid w:val="00F7561F"/>
    <w:rsid w:val="00F76C46"/>
    <w:rsid w:val="00F77017"/>
    <w:rsid w:val="00F80F3F"/>
    <w:rsid w:val="00F8231D"/>
    <w:rsid w:val="00F82832"/>
    <w:rsid w:val="00F84075"/>
    <w:rsid w:val="00F84D32"/>
    <w:rsid w:val="00F876AE"/>
    <w:rsid w:val="00F87B1D"/>
    <w:rsid w:val="00F913C5"/>
    <w:rsid w:val="00F92F84"/>
    <w:rsid w:val="00F95D84"/>
    <w:rsid w:val="00F968EC"/>
    <w:rsid w:val="00FA1A79"/>
    <w:rsid w:val="00FA220C"/>
    <w:rsid w:val="00FA23CB"/>
    <w:rsid w:val="00FA3348"/>
    <w:rsid w:val="00FA4BE0"/>
    <w:rsid w:val="00FA6842"/>
    <w:rsid w:val="00FA756C"/>
    <w:rsid w:val="00FA7932"/>
    <w:rsid w:val="00FA7AA2"/>
    <w:rsid w:val="00FA7ED9"/>
    <w:rsid w:val="00FB2A56"/>
    <w:rsid w:val="00FB3C9F"/>
    <w:rsid w:val="00FB3D77"/>
    <w:rsid w:val="00FB3FCD"/>
    <w:rsid w:val="00FB470C"/>
    <w:rsid w:val="00FB51B4"/>
    <w:rsid w:val="00FB6BD3"/>
    <w:rsid w:val="00FB7047"/>
    <w:rsid w:val="00FB7FBA"/>
    <w:rsid w:val="00FC014C"/>
    <w:rsid w:val="00FC0170"/>
    <w:rsid w:val="00FC0360"/>
    <w:rsid w:val="00FC083B"/>
    <w:rsid w:val="00FC0E05"/>
    <w:rsid w:val="00FC105A"/>
    <w:rsid w:val="00FC1CFF"/>
    <w:rsid w:val="00FC2251"/>
    <w:rsid w:val="00FC317E"/>
    <w:rsid w:val="00FC355D"/>
    <w:rsid w:val="00FC6AE0"/>
    <w:rsid w:val="00FD02B5"/>
    <w:rsid w:val="00FD1947"/>
    <w:rsid w:val="00FD1C73"/>
    <w:rsid w:val="00FD3C35"/>
    <w:rsid w:val="00FE2FA3"/>
    <w:rsid w:val="00FE32B3"/>
    <w:rsid w:val="00FE375B"/>
    <w:rsid w:val="00FE442A"/>
    <w:rsid w:val="00FE59F6"/>
    <w:rsid w:val="00FE5AB4"/>
    <w:rsid w:val="00FE698B"/>
    <w:rsid w:val="00FE6E59"/>
    <w:rsid w:val="00FF05C0"/>
    <w:rsid w:val="00FF0851"/>
    <w:rsid w:val="00FF1004"/>
    <w:rsid w:val="00FF109F"/>
    <w:rsid w:val="00FF14EB"/>
    <w:rsid w:val="00FF1812"/>
    <w:rsid w:val="00FF3549"/>
    <w:rsid w:val="00FF3E4B"/>
    <w:rsid w:val="00FF49D8"/>
    <w:rsid w:val="00FF4BE8"/>
    <w:rsid w:val="00FF4EB5"/>
    <w:rsid w:val="00FF6118"/>
    <w:rsid w:val="00FF62FF"/>
    <w:rsid w:val="00FF7596"/>
    <w:rsid w:val="00FF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4011"/>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22"/>
      <w:lang w:eastAsia="en-US"/>
    </w:rPr>
  </w:style>
  <w:style w:type="paragraph" w:styleId="Heading1">
    <w:name w:val="heading 1"/>
    <w:basedOn w:val="HeadingBase"/>
    <w:next w:val="BodyText"/>
    <w:qFormat/>
    <w:rsid w:val="00FF3549"/>
    <w:pPr>
      <w:spacing w:before="600" w:after="240"/>
      <w:outlineLvl w:val="0"/>
    </w:pPr>
    <w:rPr>
      <w:rFonts w:ascii="Garamond" w:hAnsi="Garamond"/>
      <w:b/>
      <w:caps/>
      <w:spacing w:val="10"/>
      <w:kern w:val="16"/>
      <w:sz w:val="32"/>
    </w:rPr>
  </w:style>
  <w:style w:type="paragraph" w:styleId="Heading2">
    <w:name w:val="heading 2"/>
    <w:basedOn w:val="HeadingBase"/>
    <w:next w:val="BodyText"/>
    <w:link w:val="Heading2Char"/>
    <w:qFormat/>
    <w:rsid w:val="00FF3549"/>
    <w:pPr>
      <w:spacing w:before="360" w:after="120"/>
      <w:outlineLvl w:val="1"/>
    </w:pPr>
    <w:rPr>
      <w:rFonts w:ascii="Garamond" w:hAnsi="Garamond"/>
      <w:b/>
      <w:spacing w:val="10"/>
      <w:sz w:val="28"/>
    </w:rPr>
  </w:style>
  <w:style w:type="paragraph" w:styleId="Heading3">
    <w:name w:val="heading 3"/>
    <w:basedOn w:val="HeadingBase"/>
    <w:next w:val="BodyText"/>
    <w:qFormat/>
    <w:rsid w:val="00FF3549"/>
    <w:pPr>
      <w:spacing w:before="360" w:after="120"/>
      <w:outlineLvl w:val="2"/>
    </w:pPr>
    <w:rPr>
      <w:rFonts w:ascii="Garamond" w:hAnsi="Garamond"/>
      <w:b/>
      <w:i/>
      <w:spacing w:val="10"/>
    </w:rPr>
  </w:style>
  <w:style w:type="paragraph" w:styleId="Heading4">
    <w:name w:val="heading 4"/>
    <w:basedOn w:val="HeadingBase"/>
    <w:next w:val="BodyText"/>
    <w:qFormat/>
    <w:pPr>
      <w:spacing w:before="360" w:after="240"/>
      <w:ind w:left="360"/>
      <w:outlineLvl w:val="3"/>
    </w:pPr>
    <w:rPr>
      <w:rFonts w:ascii="Garamond" w:hAnsi="Garamond"/>
      <w:b/>
      <w:spacing w:val="10"/>
      <w:sz w:val="24"/>
    </w:rPr>
  </w:style>
  <w:style w:type="paragraph" w:styleId="Heading5">
    <w:name w:val="heading 5"/>
    <w:basedOn w:val="HeadingBase"/>
    <w:next w:val="BodyText"/>
    <w:qFormat/>
    <w:pPr>
      <w:outlineLvl w:val="4"/>
    </w:pPr>
    <w:rPr>
      <w:b/>
    </w:rPr>
  </w:style>
  <w:style w:type="paragraph" w:styleId="Heading6">
    <w:name w:val="heading 6"/>
    <w:basedOn w:val="HeadingBase"/>
    <w:next w:val="BodyText"/>
    <w:qFormat/>
    <w:pPr>
      <w:outlineLvl w:val="5"/>
    </w:pPr>
    <w:rPr>
      <w:i/>
      <w:spacing w:val="5"/>
    </w:rPr>
  </w:style>
  <w:style w:type="paragraph" w:styleId="Heading7">
    <w:name w:val="heading 7"/>
    <w:basedOn w:val="HeadingBase"/>
    <w:next w:val="BodyText"/>
    <w:qFormat/>
    <w:pPr>
      <w:outlineLvl w:val="6"/>
    </w:pPr>
    <w:rPr>
      <w:caps/>
      <w:sz w:val="18"/>
    </w:rPr>
  </w:style>
  <w:style w:type="paragraph" w:styleId="Heading8">
    <w:name w:val="heading 8"/>
    <w:basedOn w:val="HeadingBase"/>
    <w:next w:val="BodyText"/>
    <w:qFormat/>
    <w:pPr>
      <w:ind w:firstLine="360"/>
      <w:outlineLvl w:val="7"/>
    </w:pPr>
    <w:rPr>
      <w:i/>
      <w:spacing w:val="5"/>
    </w:rPr>
  </w:style>
  <w:style w:type="paragraph" w:styleId="Heading9">
    <w:name w:val="heading 9"/>
    <w:basedOn w:val="HeadingBase"/>
    <w:next w:val="BodyText"/>
    <w:qFormat/>
    <w:p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BodyText"/>
    <w:next w:val="BodyText"/>
    <w:pPr>
      <w:keepNext/>
      <w:keepLines/>
      <w:jc w:val="left"/>
    </w:pPr>
    <w:rPr>
      <w:kern w:val="20"/>
    </w:rPr>
  </w:style>
  <w:style w:type="paragraph" w:styleId="BodyText">
    <w:name w:val="Body Text"/>
    <w:basedOn w:val="Normal"/>
    <w:link w:val="BodyTextChar"/>
    <w:qFormat/>
    <w:pPr>
      <w:jc w:val="both"/>
    </w:pPr>
    <w:rPr>
      <w:rFonts w:ascii="Arial" w:hAnsi="Arial"/>
    </w:rPr>
  </w:style>
  <w:style w:type="paragraph" w:customStyle="1" w:styleId="FootnoteBase">
    <w:name w:val="Footnote Base"/>
    <w:basedOn w:val="BodyText"/>
    <w:pPr>
      <w:keepLines/>
      <w:spacing w:line="200" w:lineRule="atLeast"/>
    </w:pPr>
    <w:rPr>
      <w:sz w:val="18"/>
    </w:rPr>
  </w:style>
  <w:style w:type="paragraph" w:customStyle="1" w:styleId="BlockQuotation">
    <w:name w:val="Block Quotation"/>
    <w:basedOn w:val="BodyText"/>
    <w:pPr>
      <w:keepLines/>
      <w:pBdr>
        <w:top w:val="single" w:sz="6" w:space="14" w:color="808080"/>
        <w:left w:val="single" w:sz="6" w:space="14" w:color="808080"/>
        <w:bottom w:val="single" w:sz="6" w:space="14" w:color="808080"/>
        <w:right w:val="single" w:sz="6" w:space="14" w:color="808080"/>
      </w:pBdr>
      <w:ind w:left="720" w:right="720"/>
    </w:pPr>
    <w:rPr>
      <w:i/>
    </w:rPr>
  </w:style>
  <w:style w:type="paragraph" w:customStyle="1" w:styleId="BodyTextKeep">
    <w:name w:val="Body Text Keep"/>
    <w:basedOn w:val="BodyText"/>
    <w:pPr>
      <w:keepNext/>
    </w:pPr>
  </w:style>
  <w:style w:type="paragraph" w:styleId="Caption">
    <w:name w:val="caption"/>
    <w:basedOn w:val="Picture"/>
    <w:next w:val="BodyText"/>
    <w:qFormat/>
    <w:rsid w:val="0053501E"/>
    <w:pPr>
      <w:spacing w:before="120" w:after="120"/>
    </w:pPr>
    <w:rPr>
      <w:spacing w:val="5"/>
      <w:sz w:val="24"/>
    </w:rPr>
  </w:style>
  <w:style w:type="paragraph" w:customStyle="1" w:styleId="Picture">
    <w:name w:val="Picture"/>
    <w:basedOn w:val="Normal"/>
    <w:next w:val="Caption"/>
    <w:pPr>
      <w:keepNext/>
    </w:pPr>
  </w:style>
  <w:style w:type="paragraph" w:customStyle="1" w:styleId="DocumentLabel">
    <w:name w:val="Document Label"/>
    <w:next w:val="Normal"/>
    <w:pPr>
      <w:pBdr>
        <w:top w:val="single" w:sz="6" w:space="6" w:color="808080"/>
        <w:bottom w:val="single" w:sz="6" w:space="6" w:color="808080"/>
      </w:pBdr>
      <w:spacing w:line="240" w:lineRule="atLeast"/>
      <w:jc w:val="center"/>
    </w:pPr>
    <w:rPr>
      <w:rFonts w:ascii="Garamond" w:hAnsi="Garamond"/>
      <w:b/>
      <w:caps/>
      <w:spacing w:val="40"/>
      <w:sz w:val="18"/>
      <w:lang w:val="en-US" w:eastAsia="en-US"/>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HeaderBase"/>
    <w:link w:val="FooterChar"/>
    <w:uiPriority w:val="99"/>
    <w:pPr>
      <w:tabs>
        <w:tab w:val="clear" w:pos="8640"/>
        <w:tab w:val="right" w:pos="9480"/>
      </w:tabs>
      <w:spacing w:before="600"/>
      <w:ind w:left="-840" w:right="-840"/>
    </w:pPr>
    <w:rPr>
      <w:rFonts w:ascii="Garamond" w:hAnsi="Garamond"/>
    </w:rPr>
  </w:style>
  <w:style w:type="paragraph" w:customStyle="1" w:styleId="HeaderBase">
    <w:name w:val="Header Base"/>
    <w:basedOn w:val="BodyText"/>
    <w:pPr>
      <w:keepLines/>
      <w:tabs>
        <w:tab w:val="center" w:pos="4320"/>
        <w:tab w:val="right" w:pos="8640"/>
      </w:tabs>
      <w:jc w:val="center"/>
    </w:pPr>
    <w:rPr>
      <w:caps/>
      <w:spacing w:val="15"/>
      <w:sz w:val="18"/>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pPr>
      <w:spacing w:after="480"/>
    </w:pPr>
  </w:style>
  <w:style w:type="paragraph" w:styleId="Index1">
    <w:name w:val="index 1"/>
    <w:basedOn w:val="IndexBase"/>
    <w:semiHidden/>
    <w:rPr>
      <w:sz w:val="21"/>
    </w:rPr>
  </w:style>
  <w:style w:type="paragraph" w:customStyle="1" w:styleId="IndexBase">
    <w:name w:val="Index Base"/>
    <w:basedOn w:val="Normal"/>
    <w:pPr>
      <w:spacing w:line="240" w:lineRule="atLeast"/>
      <w:ind w:left="360" w:hanging="360"/>
    </w:pPr>
  </w:style>
  <w:style w:type="paragraph" w:styleId="Index2">
    <w:name w:val="index 2"/>
    <w:basedOn w:val="IndexBase"/>
    <w:semiHidden/>
    <w:pPr>
      <w:spacing w:line="240" w:lineRule="auto"/>
      <w:ind w:hanging="240"/>
    </w:pPr>
    <w:rPr>
      <w:sz w:val="21"/>
    </w:rPr>
  </w:style>
  <w:style w:type="paragraph" w:styleId="Index3">
    <w:name w:val="index 3"/>
    <w:basedOn w:val="IndexBase"/>
    <w:semiHidden/>
    <w:pPr>
      <w:spacing w:line="240" w:lineRule="auto"/>
      <w:ind w:left="480" w:hanging="240"/>
    </w:pPr>
    <w:rPr>
      <w:sz w:val="21"/>
    </w:rPr>
  </w:style>
  <w:style w:type="paragraph" w:styleId="Index4">
    <w:name w:val="index 4"/>
    <w:basedOn w:val="IndexBase"/>
    <w:semiHidden/>
    <w:pPr>
      <w:spacing w:line="240" w:lineRule="auto"/>
      <w:ind w:left="600" w:hanging="240"/>
    </w:pPr>
    <w:rPr>
      <w:sz w:val="21"/>
    </w:rPr>
  </w:style>
  <w:style w:type="paragraph" w:styleId="Index5">
    <w:name w:val="index 5"/>
    <w:basedOn w:val="IndexBase"/>
    <w:semiHidden/>
    <w:pPr>
      <w:spacing w:line="240" w:lineRule="auto"/>
      <w:ind w:left="840"/>
    </w:pPr>
    <w:rPr>
      <w:sz w:val="21"/>
    </w:rPr>
  </w:style>
  <w:style w:type="paragraph" w:styleId="IndexHeading">
    <w:name w:val="index heading"/>
    <w:basedOn w:val="HeadingBase"/>
    <w:next w:val="Index1"/>
    <w:semiHidden/>
    <w:pPr>
      <w:keepLines w:val="0"/>
      <w:spacing w:line="480" w:lineRule="atLeast"/>
    </w:pPr>
    <w:rPr>
      <w:spacing w:val="-5"/>
      <w:kern w:val="0"/>
      <w:sz w:val="28"/>
    </w:rPr>
  </w:style>
  <w:style w:type="paragraph" w:customStyle="1" w:styleId="SectionHeading">
    <w:name w:val="Section Heading"/>
    <w:basedOn w:val="Heading1"/>
  </w:style>
  <w:style w:type="character" w:customStyle="1" w:styleId="Lead-inEmphasis">
    <w:name w:val="Lead-in Emphasis"/>
    <w:rPr>
      <w:caps/>
      <w:sz w:val="18"/>
    </w:rPr>
  </w:style>
  <w:style w:type="character" w:styleId="LineNumber">
    <w:name w:val="line number"/>
    <w:rPr>
      <w:sz w:val="18"/>
    </w:rPr>
  </w:style>
  <w:style w:type="paragraph" w:styleId="List">
    <w:name w:val="List"/>
    <w:basedOn w:val="BodyText"/>
    <w:pPr>
      <w:ind w:left="360" w:hanging="360"/>
    </w:pPr>
  </w:style>
  <w:style w:type="paragraph" w:styleId="ListBullet">
    <w:name w:val="List Bullet"/>
    <w:basedOn w:val="List"/>
    <w:pPr>
      <w:numPr>
        <w:numId w:val="2"/>
      </w:numPr>
      <w:ind w:right="720"/>
    </w:pPr>
  </w:style>
  <w:style w:type="paragraph" w:styleId="ListNumber">
    <w:name w:val="List Number"/>
    <w:basedOn w:val="List"/>
    <w:pPr>
      <w:ind w:left="720" w:right="720"/>
    </w:pPr>
  </w:style>
  <w:style w:type="paragraph" w:styleId="MacroText">
    <w:name w:val="macro"/>
    <w:basedOn w:val="BodyText"/>
    <w:semiHidden/>
    <w:pPr>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spacing w:after="0" w:line="440" w:lineRule="atLeast"/>
    </w:pPr>
    <w:rPr>
      <w:caps w:val="0"/>
      <w:spacing w:val="30"/>
      <w:sz w:val="36"/>
    </w:rPr>
  </w:style>
  <w:style w:type="paragraph" w:customStyle="1" w:styleId="TitleCover">
    <w:name w:val="Title Cover"/>
    <w:basedOn w:val="HeadingBase"/>
    <w:next w:val="SubtitleCover"/>
    <w:pPr>
      <w:spacing w:after="240" w:line="720" w:lineRule="atLeast"/>
      <w:jc w:val="center"/>
    </w:pPr>
    <w:rPr>
      <w:rFonts w:ascii="Garamond" w:hAnsi="Garamond"/>
      <w:b/>
      <w:caps/>
      <w:spacing w:val="65"/>
      <w:sz w:val="64"/>
    </w:rPr>
  </w:style>
  <w:style w:type="character" w:customStyle="1" w:styleId="Superscript">
    <w:name w:val="Superscript"/>
    <w:rPr>
      <w:vertAlign w:val="superscript"/>
    </w:rPr>
  </w:style>
  <w:style w:type="paragraph" w:customStyle="1" w:styleId="TOCBase">
    <w:name w:val="TOC Base"/>
    <w:basedOn w:val="Normal"/>
    <w:pPr>
      <w:tabs>
        <w:tab w:val="right" w:leader="dot" w:pos="5040"/>
      </w:tabs>
      <w:spacing w:after="240" w:line="240" w:lineRule="atLeast"/>
    </w:pPr>
  </w:style>
  <w:style w:type="paragraph" w:styleId="TableofFigures">
    <w:name w:val="table of figures"/>
    <w:basedOn w:val="TOCBase"/>
    <w:uiPriority w:val="99"/>
    <w:rsid w:val="002729F0"/>
    <w:pPr>
      <w:tabs>
        <w:tab w:val="clear" w:pos="5040"/>
      </w:tabs>
      <w:spacing w:after="120" w:line="240" w:lineRule="auto"/>
      <w:ind w:left="446" w:hanging="446"/>
    </w:pPr>
    <w:rPr>
      <w:rFonts w:ascii="Arial" w:hAnsi="Arial"/>
      <w:sz w:val="20"/>
    </w:rPr>
  </w:style>
  <w:style w:type="paragraph" w:styleId="TOC1">
    <w:name w:val="toc 1"/>
    <w:basedOn w:val="TOCBase"/>
    <w:uiPriority w:val="39"/>
    <w:rsid w:val="00C663A2"/>
    <w:pPr>
      <w:tabs>
        <w:tab w:val="clear" w:pos="5040"/>
      </w:tabs>
      <w:spacing w:after="120" w:line="240" w:lineRule="auto"/>
    </w:pPr>
    <w:rPr>
      <w:rFonts w:ascii="Arial" w:hAnsi="Arial"/>
      <w:bCs/>
      <w:caps/>
      <w:szCs w:val="24"/>
    </w:rPr>
  </w:style>
  <w:style w:type="paragraph" w:styleId="TOC2">
    <w:name w:val="toc 2"/>
    <w:basedOn w:val="TOCBase"/>
    <w:uiPriority w:val="39"/>
    <w:rsid w:val="002729F0"/>
    <w:pPr>
      <w:tabs>
        <w:tab w:val="clear" w:pos="5040"/>
      </w:tabs>
      <w:spacing w:after="120" w:line="240" w:lineRule="auto"/>
      <w:ind w:left="216"/>
    </w:pPr>
    <w:rPr>
      <w:rFonts w:ascii="Arial" w:hAnsi="Arial"/>
      <w:szCs w:val="24"/>
    </w:rPr>
  </w:style>
  <w:style w:type="paragraph" w:styleId="TOC3">
    <w:name w:val="toc 3"/>
    <w:basedOn w:val="TOCBase"/>
    <w:uiPriority w:val="39"/>
    <w:rsid w:val="002729F0"/>
    <w:pPr>
      <w:tabs>
        <w:tab w:val="clear" w:pos="5040"/>
      </w:tabs>
      <w:spacing w:after="60" w:line="240" w:lineRule="auto"/>
      <w:ind w:left="446"/>
    </w:pPr>
    <w:rPr>
      <w:rFonts w:ascii="Arial" w:hAnsi="Arial"/>
      <w:iCs/>
      <w:szCs w:val="24"/>
    </w:rPr>
  </w:style>
  <w:style w:type="paragraph" w:styleId="TOC4">
    <w:name w:val="toc 4"/>
    <w:basedOn w:val="TOCBase"/>
    <w:semiHidden/>
    <w:pPr>
      <w:tabs>
        <w:tab w:val="clear" w:pos="5040"/>
      </w:tabs>
      <w:spacing w:after="0" w:line="240" w:lineRule="auto"/>
      <w:ind w:left="660"/>
    </w:pPr>
    <w:rPr>
      <w:rFonts w:ascii="Times New Roman" w:hAnsi="Times New Roman"/>
      <w:szCs w:val="21"/>
    </w:rPr>
  </w:style>
  <w:style w:type="paragraph" w:styleId="TOC5">
    <w:name w:val="toc 5"/>
    <w:basedOn w:val="TOCBase"/>
    <w:semiHidden/>
    <w:pPr>
      <w:tabs>
        <w:tab w:val="clear" w:pos="5040"/>
      </w:tabs>
      <w:spacing w:after="0" w:line="240" w:lineRule="auto"/>
      <w:ind w:left="880"/>
    </w:pPr>
    <w:rPr>
      <w:rFonts w:ascii="Times New Roman" w:hAnsi="Times New Roman"/>
      <w:szCs w:val="21"/>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FooterFirst">
    <w:name w:val="Footer First"/>
    <w:basedOn w:val="Footer"/>
  </w:style>
  <w:style w:type="paragraph" w:customStyle="1" w:styleId="FooterEven">
    <w:name w:val="Footer Even"/>
    <w:basedOn w:val="Footer"/>
  </w:style>
  <w:style w:type="paragraph" w:customStyle="1" w:styleId="FooterOdd">
    <w:name w:val="Footer Odd"/>
    <w:basedOn w:val="Footer"/>
  </w:style>
  <w:style w:type="paragraph" w:customStyle="1" w:styleId="HeaderFirst">
    <w:name w:val="Header First"/>
    <w:basedOn w:val="Header"/>
  </w:style>
  <w:style w:type="paragraph" w:customStyle="1" w:styleId="HeaderEven">
    <w:name w:val="Header Even"/>
    <w:basedOn w:val="Header"/>
    <w:rPr>
      <w:i/>
      <w:spacing w:val="10"/>
      <w:sz w:val="16"/>
    </w:rPr>
  </w:style>
  <w:style w:type="paragraph" w:customStyle="1" w:styleId="HeaderOdd">
    <w:name w:val="Header Odd"/>
    <w:basedOn w:val="Header"/>
    <w:rPr>
      <w:rFonts w:ascii="Garamond" w:hAnsi="Garamond"/>
    </w:rPr>
  </w:style>
  <w:style w:type="paragraph" w:customStyle="1" w:styleId="ChapterLabel">
    <w:name w:val="Chapter Label"/>
    <w:basedOn w:val="SectionLabel"/>
  </w:style>
  <w:style w:type="paragraph" w:customStyle="1" w:styleId="ChapterSubtitle">
    <w:name w:val="Chapter Subtitle"/>
    <w:basedOn w:val="Subtitle"/>
  </w:style>
  <w:style w:type="paragraph" w:styleId="Subtitle">
    <w:name w:val="Subtitle"/>
    <w:basedOn w:val="Title"/>
    <w:next w:val="BodyText"/>
    <w:qFormat/>
    <w:pPr>
      <w:spacing w:after="420"/>
    </w:pPr>
    <w:rPr>
      <w:spacing w:val="20"/>
      <w:sz w:val="22"/>
    </w:rPr>
  </w:style>
  <w:style w:type="paragraph" w:styleId="Title">
    <w:name w:val="Title"/>
    <w:basedOn w:val="HeadingBase"/>
    <w:next w:val="Subtitle"/>
    <w:qFormat/>
    <w:pPr>
      <w:spacing w:before="140"/>
      <w:jc w:val="center"/>
    </w:pPr>
    <w:rPr>
      <w:caps/>
      <w:spacing w:val="60"/>
      <w:sz w:val="44"/>
    </w:rPr>
  </w:style>
  <w:style w:type="paragraph" w:customStyle="1" w:styleId="ChapterTitle">
    <w:name w:val="Chapter Title"/>
    <w:basedOn w:val="Title"/>
  </w:style>
  <w:style w:type="paragraph" w:styleId="BodyTextIndent">
    <w:name w:val="Body Text Indent"/>
    <w:basedOn w:val="BodyText"/>
    <w:pPr>
      <w:ind w:left="360"/>
    </w:pPr>
  </w:style>
  <w:style w:type="paragraph" w:styleId="NormalWeb">
    <w:name w:val="Normal (Web)"/>
    <w:basedOn w:val="Normal"/>
    <w:uiPriority w:val="99"/>
    <w:pPr>
      <w:spacing w:before="100" w:beforeAutospacing="1" w:after="100" w:afterAutospacing="1"/>
    </w:pPr>
    <w:rPr>
      <w:rFonts w:ascii="Times New Roman" w:hAnsi="Times New Roman"/>
      <w:sz w:val="24"/>
      <w:szCs w:val="24"/>
    </w:r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Bullet2">
    <w:name w:val="List Bullet 2"/>
    <w:basedOn w:val="ListBullet"/>
    <w:pPr>
      <w:ind w:left="1080"/>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080"/>
    </w:pPr>
  </w:style>
  <w:style w:type="paragraph" w:styleId="List2">
    <w:name w:val="List 2"/>
    <w:basedOn w:val="List"/>
    <w:pPr>
      <w:ind w:left="720"/>
    </w:pPr>
  </w:style>
  <w:style w:type="character" w:styleId="Emphasis">
    <w:name w:val="Emphasis"/>
    <w:qFormat/>
    <w:rPr>
      <w:rFonts w:ascii="Garamond" w:hAnsi="Garamond"/>
      <w:caps/>
      <w:sz w:val="24"/>
    </w:rPr>
  </w:style>
  <w:style w:type="character" w:styleId="CommentReference">
    <w:name w:val="annotation reference"/>
    <w:semiHidden/>
    <w:rPr>
      <w:sz w:val="16"/>
    </w:rPr>
  </w:style>
  <w:style w:type="paragraph" w:styleId="CommentText">
    <w:name w:val="annotation text"/>
    <w:basedOn w:val="Normal"/>
    <w:next w:val="BodyText2"/>
    <w:link w:val="CommentTextChar"/>
    <w:uiPriority w:val="99"/>
    <w:semiHidden/>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NormalIndent">
    <w:name w:val="Normal Indent"/>
    <w:basedOn w:val="Normal"/>
    <w:pPr>
      <w:ind w:left="720"/>
    </w:pPr>
  </w:style>
  <w:style w:type="paragraph" w:customStyle="1" w:styleId="ReturnAddress">
    <w:name w:val="Return Address"/>
    <w:pPr>
      <w:framePr w:w="8640" w:wrap="notBeside" w:vAnchor="page" w:hAnchor="page" w:x="1729" w:y="14401" w:anchorLock="1"/>
      <w:tabs>
        <w:tab w:val="left" w:pos="2160"/>
      </w:tabs>
      <w:spacing w:line="240" w:lineRule="atLeast"/>
      <w:ind w:right="-240"/>
      <w:jc w:val="center"/>
    </w:pPr>
    <w:rPr>
      <w:rFonts w:ascii="Garamond" w:hAnsi="Garamond"/>
      <w:caps/>
      <w:spacing w:val="30"/>
      <w:sz w:val="14"/>
      <w:lang w:val="en-US" w:eastAsia="en-US"/>
    </w:rPr>
  </w:style>
  <w:style w:type="character" w:customStyle="1" w:styleId="Slogan">
    <w:name w:val="Slogan"/>
    <w:rPr>
      <w:i/>
      <w:spacing w:val="70"/>
    </w:rPr>
  </w:style>
  <w:style w:type="paragraph" w:customStyle="1" w:styleId="CompanyName">
    <w:name w:val="Company Name"/>
    <w:basedOn w:val="BodyText"/>
    <w:pPr>
      <w:keepLines/>
      <w:framePr w:w="8640" w:h="1440" w:wrap="notBeside" w:vAnchor="page" w:hAnchor="margin" w:xAlign="center" w:y="889"/>
      <w:spacing w:after="40"/>
      <w:jc w:val="center"/>
    </w:pPr>
    <w:rPr>
      <w:rFonts w:ascii="Garamond" w:hAnsi="Garamond"/>
      <w:caps/>
      <w:spacing w:val="75"/>
      <w:kern w:val="18"/>
      <w:sz w:val="36"/>
    </w:rPr>
  </w:style>
  <w:style w:type="paragraph" w:customStyle="1" w:styleId="PartTitle">
    <w:name w:val="Part Title"/>
    <w:basedOn w:val="Title"/>
  </w:style>
  <w:style w:type="paragraph" w:customStyle="1" w:styleId="PartLabel">
    <w:name w:val="Part Label"/>
    <w:basedOn w:val="SectionLabel"/>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styleId="TOC6">
    <w:name w:val="toc 6"/>
    <w:basedOn w:val="Normal"/>
    <w:next w:val="Normal"/>
    <w:autoRedefine/>
    <w:semiHidden/>
    <w:pPr>
      <w:ind w:left="1100"/>
    </w:pPr>
    <w:rPr>
      <w:rFonts w:ascii="Times New Roman" w:hAnsi="Times New Roman"/>
      <w:szCs w:val="21"/>
    </w:rPr>
  </w:style>
  <w:style w:type="paragraph" w:styleId="BodyText2">
    <w:name w:val="Body Text 2"/>
    <w:basedOn w:val="Normal"/>
    <w:pPr>
      <w:spacing w:after="240"/>
    </w:pPr>
  </w:style>
  <w:style w:type="paragraph" w:styleId="TOC7">
    <w:name w:val="toc 7"/>
    <w:basedOn w:val="Normal"/>
    <w:next w:val="Normal"/>
    <w:autoRedefine/>
    <w:semiHidden/>
    <w:pPr>
      <w:ind w:left="1320"/>
    </w:pPr>
    <w:rPr>
      <w:rFonts w:ascii="Times New Roman" w:hAnsi="Times New Roman"/>
      <w:szCs w:val="21"/>
    </w:rPr>
  </w:style>
  <w:style w:type="paragraph" w:styleId="TOC8">
    <w:name w:val="toc 8"/>
    <w:basedOn w:val="Normal"/>
    <w:next w:val="Normal"/>
    <w:autoRedefine/>
    <w:semiHidden/>
    <w:pPr>
      <w:ind w:left="1540"/>
    </w:pPr>
    <w:rPr>
      <w:rFonts w:ascii="Times New Roman" w:hAnsi="Times New Roman"/>
      <w:szCs w:val="21"/>
    </w:rPr>
  </w:style>
  <w:style w:type="paragraph" w:styleId="TOC9">
    <w:name w:val="toc 9"/>
    <w:basedOn w:val="Normal"/>
    <w:next w:val="Normal"/>
    <w:autoRedefine/>
    <w:semiHidden/>
    <w:pPr>
      <w:ind w:left="1760"/>
    </w:pPr>
    <w:rPr>
      <w:rFonts w:ascii="Times New Roman" w:hAnsi="Times New Roman"/>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3">
    <w:name w:val="Body Text 3"/>
    <w:aliases w:val="Lit Cited"/>
    <w:basedOn w:val="Normal"/>
    <w:pPr>
      <w:ind w:left="360" w:hanging="360"/>
    </w:pPr>
    <w:rPr>
      <w:rFonts w:ascii="Arial" w:hAnsi="Arial"/>
      <w:szCs w:val="16"/>
    </w:rPr>
  </w:style>
  <w:style w:type="paragraph" w:customStyle="1" w:styleId="FigureCaption">
    <w:name w:val="Figure Caption"/>
    <w:basedOn w:val="BodyText"/>
    <w:pPr>
      <w:spacing w:before="120" w:after="360"/>
    </w:pPr>
    <w:rPr>
      <w:rFonts w:ascii="Garamond" w:hAnsi="Garamond"/>
      <w:sz w:val="24"/>
    </w:rPr>
  </w:style>
  <w:style w:type="paragraph" w:customStyle="1" w:styleId="TableCaption">
    <w:name w:val="Table Caption"/>
    <w:basedOn w:val="BodyText"/>
    <w:pPr>
      <w:spacing w:before="360" w:after="120"/>
    </w:pPr>
    <w:rPr>
      <w:rFonts w:ascii="Garamond" w:hAnsi="Garamond"/>
      <w:sz w:val="24"/>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rsid w:val="00400FF6"/>
    <w:rPr>
      <w:b/>
      <w:bCs/>
      <w:sz w:val="20"/>
    </w:rPr>
  </w:style>
  <w:style w:type="character" w:customStyle="1" w:styleId="CommentTextChar">
    <w:name w:val="Comment Text Char"/>
    <w:link w:val="CommentText"/>
    <w:uiPriority w:val="99"/>
    <w:semiHidden/>
    <w:rsid w:val="00400FF6"/>
    <w:rPr>
      <w:rFonts w:ascii="Garamond" w:hAnsi="Garamond"/>
      <w:sz w:val="22"/>
    </w:rPr>
  </w:style>
  <w:style w:type="character" w:customStyle="1" w:styleId="CommentSubjectChar">
    <w:name w:val="Comment Subject Char"/>
    <w:link w:val="CommentSubject"/>
    <w:rsid w:val="00400FF6"/>
    <w:rPr>
      <w:rFonts w:ascii="Garamond" w:hAnsi="Garamond"/>
      <w:b/>
      <w:bCs/>
      <w:sz w:val="22"/>
    </w:rPr>
  </w:style>
  <w:style w:type="paragraph" w:styleId="BalloonText">
    <w:name w:val="Balloon Text"/>
    <w:basedOn w:val="Normal"/>
    <w:link w:val="BalloonTextChar"/>
    <w:rsid w:val="00400FF6"/>
    <w:rPr>
      <w:rFonts w:ascii="Tahoma" w:hAnsi="Tahoma" w:cs="Tahoma"/>
      <w:sz w:val="16"/>
      <w:szCs w:val="16"/>
    </w:rPr>
  </w:style>
  <w:style w:type="character" w:customStyle="1" w:styleId="BalloonTextChar">
    <w:name w:val="Balloon Text Char"/>
    <w:link w:val="BalloonText"/>
    <w:rsid w:val="00400FF6"/>
    <w:rPr>
      <w:rFonts w:ascii="Tahoma" w:hAnsi="Tahoma" w:cs="Tahoma"/>
      <w:sz w:val="16"/>
      <w:szCs w:val="16"/>
    </w:rPr>
  </w:style>
  <w:style w:type="paragraph" w:customStyle="1" w:styleId="Default">
    <w:name w:val="Default"/>
    <w:rsid w:val="00882F08"/>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49569E"/>
    <w:pPr>
      <w:ind w:left="720"/>
      <w:contextualSpacing/>
    </w:pPr>
  </w:style>
  <w:style w:type="table" w:styleId="TableGrid">
    <w:name w:val="Table Grid"/>
    <w:basedOn w:val="TableNormal"/>
    <w:uiPriority w:val="39"/>
    <w:rsid w:val="009D3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lmstring-name">
    <w:name w:val="nlm_string-name"/>
    <w:basedOn w:val="DefaultParagraphFont"/>
    <w:rsid w:val="00B94F66"/>
  </w:style>
  <w:style w:type="character" w:customStyle="1" w:styleId="Heading2Char">
    <w:name w:val="Heading 2 Char"/>
    <w:basedOn w:val="DefaultParagraphFont"/>
    <w:link w:val="Heading2"/>
    <w:rsid w:val="00847D97"/>
    <w:rPr>
      <w:rFonts w:ascii="Garamond" w:hAnsi="Garamond"/>
      <w:b/>
      <w:spacing w:val="10"/>
      <w:kern w:val="20"/>
      <w:sz w:val="28"/>
      <w:lang w:val="en-US" w:eastAsia="en-US"/>
    </w:rPr>
  </w:style>
  <w:style w:type="paragraph" w:customStyle="1" w:styleId="xl69">
    <w:name w:val="xl6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71">
    <w:name w:val="xl7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2">
    <w:name w:val="xl72"/>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3">
    <w:name w:val="xl73"/>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Times New Roman" w:hAnsi="Times New Roman"/>
      <w:b/>
      <w:bCs/>
      <w:sz w:val="24"/>
      <w:szCs w:val="24"/>
    </w:rPr>
  </w:style>
  <w:style w:type="paragraph" w:customStyle="1" w:styleId="xl74">
    <w:name w:val="xl74"/>
    <w:basedOn w:val="Normal"/>
    <w:rsid w:val="000C6E4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imes New Roman" w:hAnsi="Times New Roman"/>
      <w:b/>
      <w:bCs/>
      <w:sz w:val="24"/>
      <w:szCs w:val="24"/>
    </w:rPr>
  </w:style>
  <w:style w:type="paragraph" w:customStyle="1" w:styleId="xl75">
    <w:name w:val="xl7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6">
    <w:name w:val="xl76"/>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7">
    <w:name w:val="xl7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8">
    <w:name w:val="xl7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79">
    <w:name w:val="xl7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0">
    <w:name w:val="xl8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1">
    <w:name w:val="xl8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0"/>
    </w:rPr>
  </w:style>
  <w:style w:type="paragraph" w:customStyle="1" w:styleId="xl82">
    <w:name w:val="xl82"/>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SansSerif" w:hAnsi="SansSerif"/>
      <w:color w:val="000000"/>
      <w:sz w:val="20"/>
    </w:rPr>
  </w:style>
  <w:style w:type="paragraph" w:customStyle="1" w:styleId="xl83">
    <w:name w:val="xl8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84">
    <w:name w:val="xl84"/>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85">
    <w:name w:val="xl85"/>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0C6E41"/>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rFonts w:ascii="Times New Roman" w:hAnsi="Times New Roman"/>
      <w:color w:val="FF0000"/>
      <w:sz w:val="24"/>
      <w:szCs w:val="24"/>
    </w:rPr>
  </w:style>
  <w:style w:type="paragraph" w:customStyle="1" w:styleId="xl87">
    <w:name w:val="xl8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8">
    <w:name w:val="xl88"/>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89">
    <w:name w:val="xl89"/>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90">
    <w:name w:val="xl90"/>
    <w:basedOn w:val="Normal"/>
    <w:rsid w:val="000C6E41"/>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91">
    <w:name w:val="xl9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2">
    <w:name w:val="xl92"/>
    <w:basedOn w:val="Normal"/>
    <w:rsid w:val="000C6E41"/>
    <w:pPr>
      <w:spacing w:before="100" w:beforeAutospacing="1" w:after="100" w:afterAutospacing="1"/>
      <w:jc w:val="center"/>
    </w:pPr>
    <w:rPr>
      <w:rFonts w:ascii="Times New Roman" w:hAnsi="Times New Roman"/>
      <w:sz w:val="24"/>
      <w:szCs w:val="24"/>
    </w:rPr>
  </w:style>
  <w:style w:type="paragraph" w:customStyle="1" w:styleId="xl93">
    <w:name w:val="xl9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94">
    <w:name w:val="xl94"/>
    <w:basedOn w:val="Normal"/>
    <w:rsid w:val="000C6E41"/>
    <w:pPr>
      <w:pBdr>
        <w:top w:val="single" w:sz="4" w:space="0" w:color="auto"/>
        <w:left w:val="single" w:sz="4" w:space="0" w:color="auto"/>
        <w:bottom w:val="single" w:sz="4" w:space="0" w:color="auto"/>
      </w:pBdr>
      <w:spacing w:before="100" w:beforeAutospacing="1" w:after="100" w:afterAutospacing="1"/>
      <w:jc w:val="center"/>
      <w:textAlignment w:val="center"/>
    </w:pPr>
    <w:rPr>
      <w:rFonts w:ascii="SansSerif" w:hAnsi="SansSerif"/>
      <w:sz w:val="20"/>
    </w:rPr>
  </w:style>
  <w:style w:type="paragraph" w:customStyle="1" w:styleId="xl95">
    <w:name w:val="xl95"/>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6">
    <w:name w:val="xl96"/>
    <w:basedOn w:val="Normal"/>
    <w:rsid w:val="000C6E4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7">
    <w:name w:val="xl97"/>
    <w:basedOn w:val="Normal"/>
    <w:rsid w:val="000C6E41"/>
    <w:pPr>
      <w:pBdr>
        <w:top w:val="single" w:sz="4" w:space="0" w:color="auto"/>
        <w:left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98">
    <w:name w:val="xl9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9">
    <w:name w:val="xl9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100">
    <w:name w:val="xl100"/>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101">
    <w:name w:val="xl101"/>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02">
    <w:name w:val="xl102"/>
    <w:basedOn w:val="Normal"/>
    <w:rsid w:val="000C6E41"/>
    <w:pPr>
      <w:pBdr>
        <w:top w:val="single" w:sz="4" w:space="0" w:color="auto"/>
        <w:left w:val="single" w:sz="4" w:space="0" w:color="auto"/>
        <w:bottom w:val="single" w:sz="4" w:space="0" w:color="auto"/>
        <w:right w:val="single" w:sz="4" w:space="0" w:color="auto"/>
      </w:pBdr>
      <w:shd w:val="clear" w:color="000000" w:fill="D0F7A1"/>
      <w:spacing w:before="100" w:beforeAutospacing="1" w:after="100" w:afterAutospacing="1"/>
    </w:pPr>
    <w:rPr>
      <w:rFonts w:ascii="Times New Roman" w:hAnsi="Times New Roman"/>
      <w:sz w:val="24"/>
      <w:szCs w:val="24"/>
    </w:rPr>
  </w:style>
  <w:style w:type="paragraph" w:customStyle="1" w:styleId="xl103">
    <w:name w:val="xl103"/>
    <w:basedOn w:val="Normal"/>
    <w:rsid w:val="000C6E41"/>
    <w:pPr>
      <w:pBdr>
        <w:top w:val="single" w:sz="4" w:space="0" w:color="auto"/>
        <w:left w:val="single" w:sz="4" w:space="0" w:color="auto"/>
        <w:bottom w:val="single" w:sz="4" w:space="0" w:color="auto"/>
        <w:right w:val="single" w:sz="4" w:space="0" w:color="auto"/>
      </w:pBdr>
      <w:shd w:val="clear" w:color="000000" w:fill="FFFFA7"/>
      <w:spacing w:before="100" w:beforeAutospacing="1" w:after="100" w:afterAutospacing="1"/>
    </w:pPr>
    <w:rPr>
      <w:rFonts w:ascii="Times New Roman" w:hAnsi="Times New Roman"/>
      <w:sz w:val="24"/>
      <w:szCs w:val="24"/>
    </w:rPr>
  </w:style>
  <w:style w:type="paragraph" w:customStyle="1" w:styleId="xl104">
    <w:name w:val="xl104"/>
    <w:basedOn w:val="Normal"/>
    <w:rsid w:val="000C6E41"/>
    <w:pPr>
      <w:pBdr>
        <w:top w:val="single" w:sz="4" w:space="0" w:color="auto"/>
        <w:left w:val="single" w:sz="4" w:space="0" w:color="auto"/>
        <w:bottom w:val="single" w:sz="4" w:space="0" w:color="auto"/>
        <w:right w:val="single" w:sz="4" w:space="0" w:color="auto"/>
      </w:pBdr>
      <w:shd w:val="clear" w:color="000000" w:fill="FFC9C9"/>
      <w:spacing w:before="100" w:beforeAutospacing="1" w:after="100" w:afterAutospacing="1"/>
    </w:pPr>
    <w:rPr>
      <w:rFonts w:ascii="Times New Roman" w:hAnsi="Times New Roman"/>
      <w:sz w:val="24"/>
      <w:szCs w:val="24"/>
    </w:rPr>
  </w:style>
  <w:style w:type="paragraph" w:customStyle="1" w:styleId="xl105">
    <w:name w:val="xl10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customStyle="1" w:styleId="xl106">
    <w:name w:val="xl106"/>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styleId="TOCHeading">
    <w:name w:val="TOC Heading"/>
    <w:basedOn w:val="Heading1"/>
    <w:next w:val="Normal"/>
    <w:uiPriority w:val="39"/>
    <w:unhideWhenUsed/>
    <w:qFormat/>
    <w:rsid w:val="0009586B"/>
    <w:pPr>
      <w:spacing w:before="480" w:after="0" w:line="276" w:lineRule="auto"/>
      <w:outlineLvl w:val="9"/>
    </w:pPr>
    <w:rPr>
      <w:rFonts w:asciiTheme="majorHAnsi" w:eastAsiaTheme="majorEastAsia" w:hAnsiTheme="majorHAnsi" w:cstheme="majorBidi"/>
      <w:bCs/>
      <w:caps w:val="0"/>
      <w:color w:val="365F91" w:themeColor="accent1" w:themeShade="BF"/>
      <w:spacing w:val="0"/>
      <w:kern w:val="0"/>
      <w:sz w:val="28"/>
      <w:szCs w:val="28"/>
      <w:lang w:eastAsia="ja-JP"/>
    </w:rPr>
  </w:style>
  <w:style w:type="table" w:customStyle="1" w:styleId="TableGridLight1">
    <w:name w:val="Table Grid Light1"/>
    <w:basedOn w:val="TableNormal"/>
    <w:uiPriority w:val="40"/>
    <w:rsid w:val="00515E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563AFA"/>
    <w:rPr>
      <w:rFonts w:ascii="Garamond" w:hAnsi="Garamond"/>
      <w:sz w:val="22"/>
      <w:lang w:eastAsia="en-US"/>
    </w:rPr>
  </w:style>
  <w:style w:type="table" w:customStyle="1" w:styleId="TableGridLight2">
    <w:name w:val="Table Grid Light2"/>
    <w:basedOn w:val="TableNormal"/>
    <w:uiPriority w:val="40"/>
    <w:rsid w:val="00062C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stitution">
    <w:name w:val="institution"/>
    <w:basedOn w:val="DefaultParagraphFont"/>
    <w:rsid w:val="00AE6A1E"/>
  </w:style>
  <w:style w:type="character" w:customStyle="1" w:styleId="BodyTextChar">
    <w:name w:val="Body Text Char"/>
    <w:basedOn w:val="DefaultParagraphFont"/>
    <w:link w:val="BodyText"/>
    <w:rsid w:val="00C976BE"/>
    <w:rPr>
      <w:rFonts w:ascii="Arial" w:hAnsi="Arial"/>
      <w:sz w:val="22"/>
      <w:lang w:eastAsia="en-US"/>
    </w:rPr>
  </w:style>
  <w:style w:type="character" w:customStyle="1" w:styleId="FooterChar">
    <w:name w:val="Footer Char"/>
    <w:basedOn w:val="DefaultParagraphFont"/>
    <w:link w:val="Footer"/>
    <w:uiPriority w:val="99"/>
    <w:rsid w:val="00A50263"/>
    <w:rPr>
      <w:rFonts w:ascii="Garamond" w:hAnsi="Garamond"/>
      <w:caps/>
      <w:spacing w:val="15"/>
      <w:sz w:val="18"/>
      <w:lang w:eastAsia="en-US"/>
    </w:rPr>
  </w:style>
  <w:style w:type="paragraph" w:styleId="NoSpacing">
    <w:name w:val="No Spacing"/>
    <w:uiPriority w:val="1"/>
    <w:qFormat/>
    <w:rsid w:val="00A50263"/>
    <w:rPr>
      <w:rFonts w:asciiTheme="minorHAnsi" w:eastAsiaTheme="minorEastAsia" w:hAnsiTheme="minorHAnsi" w:cstheme="minorBidi"/>
      <w:sz w:val="22"/>
      <w:szCs w:val="22"/>
      <w:lang w:val="en-US" w:eastAsia="zh-CN"/>
    </w:rPr>
  </w:style>
  <w:style w:type="paragraph" w:styleId="Bibliography">
    <w:name w:val="Bibliography"/>
    <w:basedOn w:val="Normal"/>
    <w:next w:val="Normal"/>
    <w:uiPriority w:val="37"/>
    <w:unhideWhenUsed/>
    <w:rsid w:val="009B7A5A"/>
    <w:pPr>
      <w:ind w:left="720" w:hanging="720"/>
    </w:pPr>
  </w:style>
  <w:style w:type="character" w:styleId="UnresolvedMention">
    <w:name w:val="Unresolved Mention"/>
    <w:basedOn w:val="DefaultParagraphFont"/>
    <w:uiPriority w:val="99"/>
    <w:semiHidden/>
    <w:unhideWhenUsed/>
    <w:rsid w:val="006D5F28"/>
    <w:rPr>
      <w:color w:val="605E5C"/>
      <w:shd w:val="clear" w:color="auto" w:fill="E1DFDD"/>
    </w:rPr>
  </w:style>
  <w:style w:type="character" w:customStyle="1" w:styleId="UnresolvedMention1">
    <w:name w:val="Unresolved Mention1"/>
    <w:basedOn w:val="DefaultParagraphFont"/>
    <w:uiPriority w:val="99"/>
    <w:semiHidden/>
    <w:unhideWhenUsed/>
    <w:rsid w:val="001C39DE"/>
    <w:rPr>
      <w:color w:val="605E5C"/>
      <w:shd w:val="clear" w:color="auto" w:fill="E1DFDD"/>
    </w:rPr>
  </w:style>
  <w:style w:type="character" w:customStyle="1" w:styleId="contentpasted0">
    <w:name w:val="contentpasted0"/>
    <w:basedOn w:val="DefaultParagraphFont"/>
    <w:rsid w:val="00743C7E"/>
  </w:style>
  <w:style w:type="table" w:styleId="PlainTable2">
    <w:name w:val="Plain Table 2"/>
    <w:basedOn w:val="TableNormal"/>
    <w:uiPriority w:val="42"/>
    <w:rsid w:val="009811F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642">
      <w:bodyDiv w:val="1"/>
      <w:marLeft w:val="0"/>
      <w:marRight w:val="0"/>
      <w:marTop w:val="0"/>
      <w:marBottom w:val="0"/>
      <w:divBdr>
        <w:top w:val="none" w:sz="0" w:space="0" w:color="auto"/>
        <w:left w:val="none" w:sz="0" w:space="0" w:color="auto"/>
        <w:bottom w:val="none" w:sz="0" w:space="0" w:color="auto"/>
        <w:right w:val="none" w:sz="0" w:space="0" w:color="auto"/>
      </w:divBdr>
    </w:div>
    <w:div w:id="197012042">
      <w:bodyDiv w:val="1"/>
      <w:marLeft w:val="0"/>
      <w:marRight w:val="0"/>
      <w:marTop w:val="0"/>
      <w:marBottom w:val="0"/>
      <w:divBdr>
        <w:top w:val="none" w:sz="0" w:space="0" w:color="auto"/>
        <w:left w:val="none" w:sz="0" w:space="0" w:color="auto"/>
        <w:bottom w:val="none" w:sz="0" w:space="0" w:color="auto"/>
        <w:right w:val="none" w:sz="0" w:space="0" w:color="auto"/>
      </w:divBdr>
    </w:div>
    <w:div w:id="207569822">
      <w:bodyDiv w:val="1"/>
      <w:marLeft w:val="0"/>
      <w:marRight w:val="0"/>
      <w:marTop w:val="0"/>
      <w:marBottom w:val="0"/>
      <w:divBdr>
        <w:top w:val="none" w:sz="0" w:space="0" w:color="auto"/>
        <w:left w:val="none" w:sz="0" w:space="0" w:color="auto"/>
        <w:bottom w:val="none" w:sz="0" w:space="0" w:color="auto"/>
        <w:right w:val="none" w:sz="0" w:space="0" w:color="auto"/>
      </w:divBdr>
    </w:div>
    <w:div w:id="220026588">
      <w:bodyDiv w:val="1"/>
      <w:marLeft w:val="0"/>
      <w:marRight w:val="0"/>
      <w:marTop w:val="0"/>
      <w:marBottom w:val="0"/>
      <w:divBdr>
        <w:top w:val="none" w:sz="0" w:space="0" w:color="auto"/>
        <w:left w:val="none" w:sz="0" w:space="0" w:color="auto"/>
        <w:bottom w:val="none" w:sz="0" w:space="0" w:color="auto"/>
        <w:right w:val="none" w:sz="0" w:space="0" w:color="auto"/>
      </w:divBdr>
    </w:div>
    <w:div w:id="297683598">
      <w:bodyDiv w:val="1"/>
      <w:marLeft w:val="0"/>
      <w:marRight w:val="0"/>
      <w:marTop w:val="0"/>
      <w:marBottom w:val="0"/>
      <w:divBdr>
        <w:top w:val="none" w:sz="0" w:space="0" w:color="auto"/>
        <w:left w:val="none" w:sz="0" w:space="0" w:color="auto"/>
        <w:bottom w:val="none" w:sz="0" w:space="0" w:color="auto"/>
        <w:right w:val="none" w:sz="0" w:space="0" w:color="auto"/>
      </w:divBdr>
    </w:div>
    <w:div w:id="303320145">
      <w:bodyDiv w:val="1"/>
      <w:marLeft w:val="0"/>
      <w:marRight w:val="0"/>
      <w:marTop w:val="0"/>
      <w:marBottom w:val="0"/>
      <w:divBdr>
        <w:top w:val="none" w:sz="0" w:space="0" w:color="auto"/>
        <w:left w:val="none" w:sz="0" w:space="0" w:color="auto"/>
        <w:bottom w:val="none" w:sz="0" w:space="0" w:color="auto"/>
        <w:right w:val="none" w:sz="0" w:space="0" w:color="auto"/>
      </w:divBdr>
    </w:div>
    <w:div w:id="354817289">
      <w:bodyDiv w:val="1"/>
      <w:marLeft w:val="0"/>
      <w:marRight w:val="0"/>
      <w:marTop w:val="0"/>
      <w:marBottom w:val="0"/>
      <w:divBdr>
        <w:top w:val="none" w:sz="0" w:space="0" w:color="auto"/>
        <w:left w:val="none" w:sz="0" w:space="0" w:color="auto"/>
        <w:bottom w:val="none" w:sz="0" w:space="0" w:color="auto"/>
        <w:right w:val="none" w:sz="0" w:space="0" w:color="auto"/>
      </w:divBdr>
    </w:div>
    <w:div w:id="488330700">
      <w:bodyDiv w:val="1"/>
      <w:marLeft w:val="0"/>
      <w:marRight w:val="0"/>
      <w:marTop w:val="0"/>
      <w:marBottom w:val="0"/>
      <w:divBdr>
        <w:top w:val="none" w:sz="0" w:space="0" w:color="auto"/>
        <w:left w:val="none" w:sz="0" w:space="0" w:color="auto"/>
        <w:bottom w:val="none" w:sz="0" w:space="0" w:color="auto"/>
        <w:right w:val="none" w:sz="0" w:space="0" w:color="auto"/>
      </w:divBdr>
    </w:div>
    <w:div w:id="527184257">
      <w:bodyDiv w:val="1"/>
      <w:marLeft w:val="0"/>
      <w:marRight w:val="0"/>
      <w:marTop w:val="0"/>
      <w:marBottom w:val="0"/>
      <w:divBdr>
        <w:top w:val="none" w:sz="0" w:space="0" w:color="auto"/>
        <w:left w:val="none" w:sz="0" w:space="0" w:color="auto"/>
        <w:bottom w:val="none" w:sz="0" w:space="0" w:color="auto"/>
        <w:right w:val="none" w:sz="0" w:space="0" w:color="auto"/>
      </w:divBdr>
    </w:div>
    <w:div w:id="553810339">
      <w:bodyDiv w:val="1"/>
      <w:marLeft w:val="0"/>
      <w:marRight w:val="0"/>
      <w:marTop w:val="0"/>
      <w:marBottom w:val="0"/>
      <w:divBdr>
        <w:top w:val="none" w:sz="0" w:space="0" w:color="auto"/>
        <w:left w:val="none" w:sz="0" w:space="0" w:color="auto"/>
        <w:bottom w:val="none" w:sz="0" w:space="0" w:color="auto"/>
        <w:right w:val="none" w:sz="0" w:space="0" w:color="auto"/>
      </w:divBdr>
    </w:div>
    <w:div w:id="665089689">
      <w:bodyDiv w:val="1"/>
      <w:marLeft w:val="0"/>
      <w:marRight w:val="0"/>
      <w:marTop w:val="0"/>
      <w:marBottom w:val="0"/>
      <w:divBdr>
        <w:top w:val="none" w:sz="0" w:space="0" w:color="auto"/>
        <w:left w:val="none" w:sz="0" w:space="0" w:color="auto"/>
        <w:bottom w:val="none" w:sz="0" w:space="0" w:color="auto"/>
        <w:right w:val="none" w:sz="0" w:space="0" w:color="auto"/>
      </w:divBdr>
    </w:div>
    <w:div w:id="887454390">
      <w:bodyDiv w:val="1"/>
      <w:marLeft w:val="0"/>
      <w:marRight w:val="0"/>
      <w:marTop w:val="0"/>
      <w:marBottom w:val="0"/>
      <w:divBdr>
        <w:top w:val="none" w:sz="0" w:space="0" w:color="auto"/>
        <w:left w:val="none" w:sz="0" w:space="0" w:color="auto"/>
        <w:bottom w:val="none" w:sz="0" w:space="0" w:color="auto"/>
        <w:right w:val="none" w:sz="0" w:space="0" w:color="auto"/>
      </w:divBdr>
    </w:div>
    <w:div w:id="887497141">
      <w:bodyDiv w:val="1"/>
      <w:marLeft w:val="0"/>
      <w:marRight w:val="0"/>
      <w:marTop w:val="0"/>
      <w:marBottom w:val="0"/>
      <w:divBdr>
        <w:top w:val="none" w:sz="0" w:space="0" w:color="auto"/>
        <w:left w:val="none" w:sz="0" w:space="0" w:color="auto"/>
        <w:bottom w:val="none" w:sz="0" w:space="0" w:color="auto"/>
        <w:right w:val="none" w:sz="0" w:space="0" w:color="auto"/>
      </w:divBdr>
    </w:div>
    <w:div w:id="942957305">
      <w:bodyDiv w:val="1"/>
      <w:marLeft w:val="0"/>
      <w:marRight w:val="0"/>
      <w:marTop w:val="0"/>
      <w:marBottom w:val="0"/>
      <w:divBdr>
        <w:top w:val="none" w:sz="0" w:space="0" w:color="auto"/>
        <w:left w:val="none" w:sz="0" w:space="0" w:color="auto"/>
        <w:bottom w:val="none" w:sz="0" w:space="0" w:color="auto"/>
        <w:right w:val="none" w:sz="0" w:space="0" w:color="auto"/>
      </w:divBdr>
    </w:div>
    <w:div w:id="966357887">
      <w:bodyDiv w:val="1"/>
      <w:marLeft w:val="0"/>
      <w:marRight w:val="0"/>
      <w:marTop w:val="0"/>
      <w:marBottom w:val="0"/>
      <w:divBdr>
        <w:top w:val="none" w:sz="0" w:space="0" w:color="auto"/>
        <w:left w:val="none" w:sz="0" w:space="0" w:color="auto"/>
        <w:bottom w:val="none" w:sz="0" w:space="0" w:color="auto"/>
        <w:right w:val="none" w:sz="0" w:space="0" w:color="auto"/>
      </w:divBdr>
    </w:div>
    <w:div w:id="1180970400">
      <w:bodyDiv w:val="1"/>
      <w:marLeft w:val="0"/>
      <w:marRight w:val="0"/>
      <w:marTop w:val="0"/>
      <w:marBottom w:val="0"/>
      <w:divBdr>
        <w:top w:val="none" w:sz="0" w:space="0" w:color="auto"/>
        <w:left w:val="none" w:sz="0" w:space="0" w:color="auto"/>
        <w:bottom w:val="none" w:sz="0" w:space="0" w:color="auto"/>
        <w:right w:val="none" w:sz="0" w:space="0" w:color="auto"/>
      </w:divBdr>
    </w:div>
    <w:div w:id="1262109947">
      <w:bodyDiv w:val="1"/>
      <w:marLeft w:val="0"/>
      <w:marRight w:val="0"/>
      <w:marTop w:val="0"/>
      <w:marBottom w:val="0"/>
      <w:divBdr>
        <w:top w:val="none" w:sz="0" w:space="0" w:color="auto"/>
        <w:left w:val="none" w:sz="0" w:space="0" w:color="auto"/>
        <w:bottom w:val="none" w:sz="0" w:space="0" w:color="auto"/>
        <w:right w:val="none" w:sz="0" w:space="0" w:color="auto"/>
      </w:divBdr>
    </w:div>
    <w:div w:id="1274091977">
      <w:bodyDiv w:val="1"/>
      <w:marLeft w:val="0"/>
      <w:marRight w:val="0"/>
      <w:marTop w:val="0"/>
      <w:marBottom w:val="0"/>
      <w:divBdr>
        <w:top w:val="none" w:sz="0" w:space="0" w:color="auto"/>
        <w:left w:val="none" w:sz="0" w:space="0" w:color="auto"/>
        <w:bottom w:val="none" w:sz="0" w:space="0" w:color="auto"/>
        <w:right w:val="none" w:sz="0" w:space="0" w:color="auto"/>
      </w:divBdr>
    </w:div>
    <w:div w:id="1370837390">
      <w:bodyDiv w:val="1"/>
      <w:marLeft w:val="0"/>
      <w:marRight w:val="0"/>
      <w:marTop w:val="0"/>
      <w:marBottom w:val="0"/>
      <w:divBdr>
        <w:top w:val="none" w:sz="0" w:space="0" w:color="auto"/>
        <w:left w:val="none" w:sz="0" w:space="0" w:color="auto"/>
        <w:bottom w:val="none" w:sz="0" w:space="0" w:color="auto"/>
        <w:right w:val="none" w:sz="0" w:space="0" w:color="auto"/>
      </w:divBdr>
    </w:div>
    <w:div w:id="1381323818">
      <w:bodyDiv w:val="1"/>
      <w:marLeft w:val="0"/>
      <w:marRight w:val="0"/>
      <w:marTop w:val="0"/>
      <w:marBottom w:val="0"/>
      <w:divBdr>
        <w:top w:val="none" w:sz="0" w:space="0" w:color="auto"/>
        <w:left w:val="none" w:sz="0" w:space="0" w:color="auto"/>
        <w:bottom w:val="none" w:sz="0" w:space="0" w:color="auto"/>
        <w:right w:val="none" w:sz="0" w:space="0" w:color="auto"/>
      </w:divBdr>
    </w:div>
    <w:div w:id="1427656601">
      <w:bodyDiv w:val="1"/>
      <w:marLeft w:val="0"/>
      <w:marRight w:val="0"/>
      <w:marTop w:val="0"/>
      <w:marBottom w:val="0"/>
      <w:divBdr>
        <w:top w:val="none" w:sz="0" w:space="0" w:color="auto"/>
        <w:left w:val="none" w:sz="0" w:space="0" w:color="auto"/>
        <w:bottom w:val="none" w:sz="0" w:space="0" w:color="auto"/>
        <w:right w:val="none" w:sz="0" w:space="0" w:color="auto"/>
      </w:divBdr>
      <w:divsChild>
        <w:div w:id="1426998460">
          <w:marLeft w:val="0"/>
          <w:marRight w:val="0"/>
          <w:marTop w:val="0"/>
          <w:marBottom w:val="450"/>
          <w:divBdr>
            <w:top w:val="none" w:sz="0" w:space="0" w:color="auto"/>
            <w:left w:val="none" w:sz="0" w:space="0" w:color="auto"/>
            <w:bottom w:val="none" w:sz="0" w:space="0" w:color="auto"/>
            <w:right w:val="none" w:sz="0" w:space="0" w:color="auto"/>
          </w:divBdr>
          <w:divsChild>
            <w:div w:id="1873302800">
              <w:marLeft w:val="0"/>
              <w:marRight w:val="0"/>
              <w:marTop w:val="0"/>
              <w:marBottom w:val="0"/>
              <w:divBdr>
                <w:top w:val="none" w:sz="0" w:space="0" w:color="auto"/>
                <w:left w:val="none" w:sz="0" w:space="0" w:color="auto"/>
                <w:bottom w:val="none" w:sz="0" w:space="0" w:color="auto"/>
                <w:right w:val="none" w:sz="0" w:space="0" w:color="auto"/>
              </w:divBdr>
              <w:divsChild>
                <w:div w:id="27149313">
                  <w:marLeft w:val="0"/>
                  <w:marRight w:val="0"/>
                  <w:marTop w:val="0"/>
                  <w:marBottom w:val="0"/>
                  <w:divBdr>
                    <w:top w:val="none" w:sz="0" w:space="0" w:color="auto"/>
                    <w:left w:val="none" w:sz="0" w:space="0" w:color="auto"/>
                    <w:bottom w:val="none" w:sz="0" w:space="0" w:color="auto"/>
                    <w:right w:val="none" w:sz="0" w:space="0" w:color="auto"/>
                  </w:divBdr>
                  <w:divsChild>
                    <w:div w:id="1431196651">
                      <w:marLeft w:val="0"/>
                      <w:marRight w:val="0"/>
                      <w:marTop w:val="0"/>
                      <w:marBottom w:val="0"/>
                      <w:divBdr>
                        <w:top w:val="none" w:sz="0" w:space="0" w:color="auto"/>
                        <w:left w:val="none" w:sz="0" w:space="0" w:color="auto"/>
                        <w:bottom w:val="none" w:sz="0" w:space="0" w:color="auto"/>
                        <w:right w:val="none" w:sz="0" w:space="0" w:color="auto"/>
                      </w:divBdr>
                      <w:divsChild>
                        <w:div w:id="1902252959">
                          <w:marLeft w:val="0"/>
                          <w:marRight w:val="0"/>
                          <w:marTop w:val="0"/>
                          <w:marBottom w:val="0"/>
                          <w:divBdr>
                            <w:top w:val="none" w:sz="0" w:space="0" w:color="auto"/>
                            <w:left w:val="none" w:sz="0" w:space="0" w:color="auto"/>
                            <w:bottom w:val="none" w:sz="0" w:space="0" w:color="auto"/>
                            <w:right w:val="none" w:sz="0" w:space="0" w:color="auto"/>
                          </w:divBdr>
                          <w:divsChild>
                            <w:div w:id="992876689">
                              <w:marLeft w:val="450"/>
                              <w:marRight w:val="450"/>
                              <w:marTop w:val="450"/>
                              <w:marBottom w:val="450"/>
                              <w:divBdr>
                                <w:top w:val="none" w:sz="0" w:space="0" w:color="auto"/>
                                <w:left w:val="none" w:sz="0" w:space="0" w:color="auto"/>
                                <w:bottom w:val="none" w:sz="0" w:space="0" w:color="auto"/>
                                <w:right w:val="none" w:sz="0" w:space="0" w:color="auto"/>
                              </w:divBdr>
                              <w:divsChild>
                                <w:div w:id="414712630">
                                  <w:marLeft w:val="0"/>
                                  <w:marRight w:val="0"/>
                                  <w:marTop w:val="450"/>
                                  <w:marBottom w:val="0"/>
                                  <w:divBdr>
                                    <w:top w:val="none" w:sz="0" w:space="0" w:color="auto"/>
                                    <w:left w:val="none" w:sz="0" w:space="0" w:color="auto"/>
                                    <w:bottom w:val="none" w:sz="0" w:space="0" w:color="auto"/>
                                    <w:right w:val="none" w:sz="0" w:space="0" w:color="auto"/>
                                  </w:divBdr>
                                  <w:divsChild>
                                    <w:div w:id="1339425145">
                                      <w:marLeft w:val="0"/>
                                      <w:marRight w:val="0"/>
                                      <w:marTop w:val="0"/>
                                      <w:marBottom w:val="0"/>
                                      <w:divBdr>
                                        <w:top w:val="none" w:sz="0" w:space="0" w:color="auto"/>
                                        <w:left w:val="none" w:sz="0" w:space="0" w:color="auto"/>
                                        <w:bottom w:val="none" w:sz="0" w:space="0" w:color="auto"/>
                                        <w:right w:val="none" w:sz="0" w:space="0" w:color="auto"/>
                                      </w:divBdr>
                                      <w:divsChild>
                                        <w:div w:id="734202649">
                                          <w:marLeft w:val="0"/>
                                          <w:marRight w:val="0"/>
                                          <w:marTop w:val="0"/>
                                          <w:marBottom w:val="0"/>
                                          <w:divBdr>
                                            <w:top w:val="none" w:sz="0" w:space="0" w:color="auto"/>
                                            <w:left w:val="none" w:sz="0" w:space="0" w:color="auto"/>
                                            <w:bottom w:val="none" w:sz="0" w:space="0" w:color="auto"/>
                                            <w:right w:val="none" w:sz="0" w:space="0" w:color="auto"/>
                                          </w:divBdr>
                                          <w:divsChild>
                                            <w:div w:id="1559167754">
                                              <w:marLeft w:val="0"/>
                                              <w:marRight w:val="0"/>
                                              <w:marTop w:val="0"/>
                                              <w:marBottom w:val="0"/>
                                              <w:divBdr>
                                                <w:top w:val="none" w:sz="0" w:space="0" w:color="auto"/>
                                                <w:left w:val="none" w:sz="0" w:space="0" w:color="auto"/>
                                                <w:bottom w:val="none" w:sz="0" w:space="0" w:color="auto"/>
                                                <w:right w:val="none" w:sz="0" w:space="0" w:color="auto"/>
                                              </w:divBdr>
                                              <w:divsChild>
                                                <w:div w:id="958531253">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209153362">
                                                          <w:marLeft w:val="0"/>
                                                          <w:marRight w:val="0"/>
                                                          <w:marTop w:val="0"/>
                                                          <w:marBottom w:val="0"/>
                                                          <w:divBdr>
                                                            <w:top w:val="none" w:sz="0" w:space="0" w:color="auto"/>
                                                            <w:left w:val="none" w:sz="0" w:space="0" w:color="auto"/>
                                                            <w:bottom w:val="none" w:sz="0" w:space="0" w:color="auto"/>
                                                            <w:right w:val="none" w:sz="0" w:space="0" w:color="auto"/>
                                                          </w:divBdr>
                                                          <w:divsChild>
                                                            <w:div w:id="1210610997">
                                                              <w:marLeft w:val="0"/>
                                                              <w:marRight w:val="0"/>
                                                              <w:marTop w:val="0"/>
                                                              <w:marBottom w:val="0"/>
                                                              <w:divBdr>
                                                                <w:top w:val="none" w:sz="0" w:space="0" w:color="auto"/>
                                                                <w:left w:val="none" w:sz="0" w:space="0" w:color="auto"/>
                                                                <w:bottom w:val="none" w:sz="0" w:space="0" w:color="auto"/>
                                                                <w:right w:val="none" w:sz="0" w:space="0" w:color="auto"/>
                                                              </w:divBdr>
                                                              <w:divsChild>
                                                                <w:div w:id="1879245329">
                                                                  <w:marLeft w:val="0"/>
                                                                  <w:marRight w:val="0"/>
                                                                  <w:marTop w:val="15"/>
                                                                  <w:marBottom w:val="0"/>
                                                                  <w:divBdr>
                                                                    <w:top w:val="none" w:sz="0" w:space="0" w:color="auto"/>
                                                                    <w:left w:val="none" w:sz="0" w:space="0" w:color="auto"/>
                                                                    <w:bottom w:val="none" w:sz="0" w:space="0" w:color="auto"/>
                                                                    <w:right w:val="none" w:sz="0" w:space="0" w:color="auto"/>
                                                                  </w:divBdr>
                                                                  <w:divsChild>
                                                                    <w:div w:id="13961206">
                                                                      <w:marLeft w:val="0"/>
                                                                      <w:marRight w:val="0"/>
                                                                      <w:marTop w:val="0"/>
                                                                      <w:marBottom w:val="0"/>
                                                                      <w:divBdr>
                                                                        <w:top w:val="none" w:sz="0" w:space="0" w:color="auto"/>
                                                                        <w:left w:val="none" w:sz="0" w:space="0" w:color="auto"/>
                                                                        <w:bottom w:val="none" w:sz="0" w:space="0" w:color="auto"/>
                                                                        <w:right w:val="none" w:sz="0" w:space="0" w:color="auto"/>
                                                                      </w:divBdr>
                                                                      <w:divsChild>
                                                                        <w:div w:id="189346045">
                                                                          <w:marLeft w:val="0"/>
                                                                          <w:marRight w:val="0"/>
                                                                          <w:marTop w:val="0"/>
                                                                          <w:marBottom w:val="0"/>
                                                                          <w:divBdr>
                                                                            <w:top w:val="none" w:sz="0" w:space="0" w:color="auto"/>
                                                                            <w:left w:val="none" w:sz="0" w:space="0" w:color="auto"/>
                                                                            <w:bottom w:val="none" w:sz="0" w:space="0" w:color="auto"/>
                                                                            <w:right w:val="none" w:sz="0" w:space="0" w:color="auto"/>
                                                                          </w:divBdr>
                                                                        </w:div>
                                                                        <w:div w:id="236208848">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1074359417">
                                                                          <w:marLeft w:val="0"/>
                                                                          <w:marRight w:val="0"/>
                                                                          <w:marTop w:val="0"/>
                                                                          <w:marBottom w:val="0"/>
                                                                          <w:divBdr>
                                                                            <w:top w:val="none" w:sz="0" w:space="0" w:color="auto"/>
                                                                            <w:left w:val="none" w:sz="0" w:space="0" w:color="auto"/>
                                                                            <w:bottom w:val="none" w:sz="0" w:space="0" w:color="auto"/>
                                                                            <w:right w:val="none" w:sz="0" w:space="0" w:color="auto"/>
                                                                          </w:divBdr>
                                                                        </w:div>
                                                                        <w:div w:id="1333025451">
                                                                          <w:marLeft w:val="0"/>
                                                                          <w:marRight w:val="0"/>
                                                                          <w:marTop w:val="0"/>
                                                                          <w:marBottom w:val="0"/>
                                                                          <w:divBdr>
                                                                            <w:top w:val="none" w:sz="0" w:space="0" w:color="auto"/>
                                                                            <w:left w:val="none" w:sz="0" w:space="0" w:color="auto"/>
                                                                            <w:bottom w:val="none" w:sz="0" w:space="0" w:color="auto"/>
                                                                            <w:right w:val="none" w:sz="0" w:space="0" w:color="auto"/>
                                                                          </w:divBdr>
                                                                        </w:div>
                                                                        <w:div w:id="1844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8857766">
      <w:bodyDiv w:val="1"/>
      <w:marLeft w:val="0"/>
      <w:marRight w:val="0"/>
      <w:marTop w:val="0"/>
      <w:marBottom w:val="0"/>
      <w:divBdr>
        <w:top w:val="none" w:sz="0" w:space="0" w:color="auto"/>
        <w:left w:val="none" w:sz="0" w:space="0" w:color="auto"/>
        <w:bottom w:val="none" w:sz="0" w:space="0" w:color="auto"/>
        <w:right w:val="none" w:sz="0" w:space="0" w:color="auto"/>
      </w:divBdr>
    </w:div>
    <w:div w:id="1502895031">
      <w:bodyDiv w:val="1"/>
      <w:marLeft w:val="0"/>
      <w:marRight w:val="0"/>
      <w:marTop w:val="0"/>
      <w:marBottom w:val="0"/>
      <w:divBdr>
        <w:top w:val="none" w:sz="0" w:space="0" w:color="auto"/>
        <w:left w:val="none" w:sz="0" w:space="0" w:color="auto"/>
        <w:bottom w:val="none" w:sz="0" w:space="0" w:color="auto"/>
        <w:right w:val="none" w:sz="0" w:space="0" w:color="auto"/>
      </w:divBdr>
    </w:div>
    <w:div w:id="1537086486">
      <w:bodyDiv w:val="1"/>
      <w:marLeft w:val="0"/>
      <w:marRight w:val="0"/>
      <w:marTop w:val="0"/>
      <w:marBottom w:val="0"/>
      <w:divBdr>
        <w:top w:val="none" w:sz="0" w:space="0" w:color="auto"/>
        <w:left w:val="none" w:sz="0" w:space="0" w:color="auto"/>
        <w:bottom w:val="none" w:sz="0" w:space="0" w:color="auto"/>
        <w:right w:val="none" w:sz="0" w:space="0" w:color="auto"/>
      </w:divBdr>
    </w:div>
    <w:div w:id="1566796044">
      <w:bodyDiv w:val="1"/>
      <w:marLeft w:val="0"/>
      <w:marRight w:val="0"/>
      <w:marTop w:val="0"/>
      <w:marBottom w:val="0"/>
      <w:divBdr>
        <w:top w:val="none" w:sz="0" w:space="0" w:color="auto"/>
        <w:left w:val="none" w:sz="0" w:space="0" w:color="auto"/>
        <w:bottom w:val="none" w:sz="0" w:space="0" w:color="auto"/>
        <w:right w:val="none" w:sz="0" w:space="0" w:color="auto"/>
      </w:divBdr>
    </w:div>
    <w:div w:id="1622493576">
      <w:bodyDiv w:val="1"/>
      <w:marLeft w:val="0"/>
      <w:marRight w:val="0"/>
      <w:marTop w:val="0"/>
      <w:marBottom w:val="0"/>
      <w:divBdr>
        <w:top w:val="none" w:sz="0" w:space="0" w:color="auto"/>
        <w:left w:val="none" w:sz="0" w:space="0" w:color="auto"/>
        <w:bottom w:val="none" w:sz="0" w:space="0" w:color="auto"/>
        <w:right w:val="none" w:sz="0" w:space="0" w:color="auto"/>
      </w:divBdr>
    </w:div>
    <w:div w:id="1624460441">
      <w:bodyDiv w:val="1"/>
      <w:marLeft w:val="0"/>
      <w:marRight w:val="0"/>
      <w:marTop w:val="0"/>
      <w:marBottom w:val="0"/>
      <w:divBdr>
        <w:top w:val="none" w:sz="0" w:space="0" w:color="auto"/>
        <w:left w:val="none" w:sz="0" w:space="0" w:color="auto"/>
        <w:bottom w:val="none" w:sz="0" w:space="0" w:color="auto"/>
        <w:right w:val="none" w:sz="0" w:space="0" w:color="auto"/>
      </w:divBdr>
    </w:div>
    <w:div w:id="1638101521">
      <w:bodyDiv w:val="1"/>
      <w:marLeft w:val="0"/>
      <w:marRight w:val="0"/>
      <w:marTop w:val="0"/>
      <w:marBottom w:val="0"/>
      <w:divBdr>
        <w:top w:val="none" w:sz="0" w:space="0" w:color="auto"/>
        <w:left w:val="none" w:sz="0" w:space="0" w:color="auto"/>
        <w:bottom w:val="none" w:sz="0" w:space="0" w:color="auto"/>
        <w:right w:val="none" w:sz="0" w:space="0" w:color="auto"/>
      </w:divBdr>
    </w:div>
    <w:div w:id="1660117161">
      <w:bodyDiv w:val="1"/>
      <w:marLeft w:val="0"/>
      <w:marRight w:val="0"/>
      <w:marTop w:val="0"/>
      <w:marBottom w:val="0"/>
      <w:divBdr>
        <w:top w:val="none" w:sz="0" w:space="0" w:color="auto"/>
        <w:left w:val="none" w:sz="0" w:space="0" w:color="auto"/>
        <w:bottom w:val="none" w:sz="0" w:space="0" w:color="auto"/>
        <w:right w:val="none" w:sz="0" w:space="0" w:color="auto"/>
      </w:divBdr>
    </w:div>
    <w:div w:id="1670405088">
      <w:bodyDiv w:val="1"/>
      <w:marLeft w:val="0"/>
      <w:marRight w:val="0"/>
      <w:marTop w:val="0"/>
      <w:marBottom w:val="0"/>
      <w:divBdr>
        <w:top w:val="none" w:sz="0" w:space="0" w:color="auto"/>
        <w:left w:val="none" w:sz="0" w:space="0" w:color="auto"/>
        <w:bottom w:val="none" w:sz="0" w:space="0" w:color="auto"/>
        <w:right w:val="none" w:sz="0" w:space="0" w:color="auto"/>
      </w:divBdr>
    </w:div>
    <w:div w:id="1731466135">
      <w:bodyDiv w:val="1"/>
      <w:marLeft w:val="0"/>
      <w:marRight w:val="0"/>
      <w:marTop w:val="0"/>
      <w:marBottom w:val="0"/>
      <w:divBdr>
        <w:top w:val="none" w:sz="0" w:space="0" w:color="auto"/>
        <w:left w:val="none" w:sz="0" w:space="0" w:color="auto"/>
        <w:bottom w:val="none" w:sz="0" w:space="0" w:color="auto"/>
        <w:right w:val="none" w:sz="0" w:space="0" w:color="auto"/>
      </w:divBdr>
    </w:div>
    <w:div w:id="1736389575">
      <w:bodyDiv w:val="1"/>
      <w:marLeft w:val="0"/>
      <w:marRight w:val="0"/>
      <w:marTop w:val="0"/>
      <w:marBottom w:val="0"/>
      <w:divBdr>
        <w:top w:val="none" w:sz="0" w:space="0" w:color="auto"/>
        <w:left w:val="none" w:sz="0" w:space="0" w:color="auto"/>
        <w:bottom w:val="none" w:sz="0" w:space="0" w:color="auto"/>
        <w:right w:val="none" w:sz="0" w:space="0" w:color="auto"/>
      </w:divBdr>
    </w:div>
    <w:div w:id="1811173380">
      <w:bodyDiv w:val="1"/>
      <w:marLeft w:val="0"/>
      <w:marRight w:val="0"/>
      <w:marTop w:val="0"/>
      <w:marBottom w:val="0"/>
      <w:divBdr>
        <w:top w:val="none" w:sz="0" w:space="0" w:color="auto"/>
        <w:left w:val="none" w:sz="0" w:space="0" w:color="auto"/>
        <w:bottom w:val="none" w:sz="0" w:space="0" w:color="auto"/>
        <w:right w:val="none" w:sz="0" w:space="0" w:color="auto"/>
      </w:divBdr>
    </w:div>
    <w:div w:id="1930457343">
      <w:bodyDiv w:val="1"/>
      <w:marLeft w:val="0"/>
      <w:marRight w:val="0"/>
      <w:marTop w:val="0"/>
      <w:marBottom w:val="0"/>
      <w:divBdr>
        <w:top w:val="none" w:sz="0" w:space="0" w:color="auto"/>
        <w:left w:val="none" w:sz="0" w:space="0" w:color="auto"/>
        <w:bottom w:val="none" w:sz="0" w:space="0" w:color="auto"/>
        <w:right w:val="none" w:sz="0" w:space="0" w:color="auto"/>
      </w:divBdr>
    </w:div>
    <w:div w:id="2006861213">
      <w:bodyDiv w:val="1"/>
      <w:marLeft w:val="0"/>
      <w:marRight w:val="0"/>
      <w:marTop w:val="0"/>
      <w:marBottom w:val="0"/>
      <w:divBdr>
        <w:top w:val="none" w:sz="0" w:space="0" w:color="auto"/>
        <w:left w:val="none" w:sz="0" w:space="0" w:color="auto"/>
        <w:bottom w:val="none" w:sz="0" w:space="0" w:color="auto"/>
        <w:right w:val="none" w:sz="0" w:space="0" w:color="auto"/>
      </w:divBdr>
    </w:div>
    <w:div w:id="2008557223">
      <w:bodyDiv w:val="1"/>
      <w:marLeft w:val="0"/>
      <w:marRight w:val="0"/>
      <w:marTop w:val="0"/>
      <w:marBottom w:val="0"/>
      <w:divBdr>
        <w:top w:val="none" w:sz="0" w:space="0" w:color="auto"/>
        <w:left w:val="none" w:sz="0" w:space="0" w:color="auto"/>
        <w:bottom w:val="none" w:sz="0" w:space="0" w:color="auto"/>
        <w:right w:val="none" w:sz="0" w:space="0" w:color="auto"/>
      </w:divBdr>
    </w:div>
    <w:div w:id="2023510699">
      <w:bodyDiv w:val="1"/>
      <w:marLeft w:val="0"/>
      <w:marRight w:val="0"/>
      <w:marTop w:val="0"/>
      <w:marBottom w:val="0"/>
      <w:divBdr>
        <w:top w:val="none" w:sz="0" w:space="0" w:color="auto"/>
        <w:left w:val="none" w:sz="0" w:space="0" w:color="auto"/>
        <w:bottom w:val="none" w:sz="0" w:space="0" w:color="auto"/>
        <w:right w:val="none" w:sz="0" w:space="0" w:color="auto"/>
      </w:divBdr>
    </w:div>
    <w:div w:id="2032560803">
      <w:bodyDiv w:val="1"/>
      <w:marLeft w:val="0"/>
      <w:marRight w:val="0"/>
      <w:marTop w:val="0"/>
      <w:marBottom w:val="0"/>
      <w:divBdr>
        <w:top w:val="none" w:sz="0" w:space="0" w:color="auto"/>
        <w:left w:val="none" w:sz="0" w:space="0" w:color="auto"/>
        <w:bottom w:val="none" w:sz="0" w:space="0" w:color="auto"/>
        <w:right w:val="none" w:sz="0" w:space="0" w:color="auto"/>
      </w:divBdr>
    </w:div>
    <w:div w:id="2053846963">
      <w:bodyDiv w:val="1"/>
      <w:marLeft w:val="0"/>
      <w:marRight w:val="0"/>
      <w:marTop w:val="0"/>
      <w:marBottom w:val="0"/>
      <w:divBdr>
        <w:top w:val="none" w:sz="0" w:space="0" w:color="auto"/>
        <w:left w:val="none" w:sz="0" w:space="0" w:color="auto"/>
        <w:bottom w:val="none" w:sz="0" w:space="0" w:color="auto"/>
        <w:right w:val="none" w:sz="0" w:space="0" w:color="auto"/>
      </w:divBdr>
    </w:div>
    <w:div w:id="2069568076">
      <w:bodyDiv w:val="1"/>
      <w:marLeft w:val="0"/>
      <w:marRight w:val="0"/>
      <w:marTop w:val="0"/>
      <w:marBottom w:val="0"/>
      <w:divBdr>
        <w:top w:val="none" w:sz="0" w:space="0" w:color="auto"/>
        <w:left w:val="none" w:sz="0" w:space="0" w:color="auto"/>
        <w:bottom w:val="none" w:sz="0" w:space="0" w:color="auto"/>
        <w:right w:val="none" w:sz="0" w:space="0" w:color="auto"/>
      </w:divBdr>
    </w:div>
    <w:div w:id="209735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Mac02</b:Tag>
    <b:SourceType>Report</b:SourceType>
    <b:Guid>{943E8270-66BE-4BD6-BE31-97FA276A7D28}</b:Guid>
    <b:Title>Effectiveness Monitoring Guidelines for Ecosystem Restoration: Final Report</b:Title>
    <b:Year>2002</b:Year>
    <b:City>Victoria</b:City>
    <b:Publisher>Submitted to: Habitat Branch, Ministry of Water, Land and Air Protection </b:Publisher>
    <b:Author>
      <b:Author>
        <b:NameList>
          <b:Person>
            <b:Last>Machmer</b:Last>
            <b:First>M.,</b:First>
            <b:Middle>C. Steeger</b:Middle>
          </b:Person>
        </b:NameList>
      </b:Author>
    </b:Author>
    <b:RefOrder>2</b:RefOrder>
  </b:Source>
  <b:Source>
    <b:Tag>Gre15</b:Tag>
    <b:SourceType>Report</b:SourceType>
    <b:Guid>{95F40BC7-83F8-44A9-B784-7B2A591DFA58}</b:Guid>
    <b:Author>
      <b:Author>
        <b:NameList>
          <b:Person>
            <b:Last>Greene</b:Last>
            <b:First>G.A.,</b:First>
            <b:Middle>B.J. Harris</b:Middle>
          </b:Person>
        </b:NameList>
      </b:Author>
    </b:Author>
    <b:Title>Ecosystem Restoration Program Intensive Monitoring Protocol</b:Title>
    <b:Year>2015</b:Year>
    <b:Publisher>Ministry of Forest Lands and Natural Resource Operations</b:Publisher>
    <b:City>BC</b:City>
    <b:RefOrder>3</b:RefOrder>
  </b:Source>
  <b:Source>
    <b:Tag>Gir95</b:Tag>
    <b:SourceType>Report</b:SourceType>
    <b:Guid>{E66852A1-7749-4FB9-BB5C-B069951A6157}</b:Guid>
    <b:Author>
      <b:Author>
        <b:NameList>
          <b:Person>
            <b:Last>Giroux</b:Last>
            <b:First>P.A.</b:First>
          </b:Person>
        </b:NameList>
      </b:Author>
    </b:Author>
    <b:Title>Effects of Habitat Manipulation Projects on Non-target Wildlife Species in the Williston Reservoir</b:Title>
    <b:Year>1995</b:Year>
    <b:Publisher>Peace/Williston Fish&amp;Wildlife Compensation Program</b:Publisher>
    <b:City>Prince George, BC</b:City>
    <b:RefOrder>1</b:RefOrder>
  </b:Source>
</b:Sources>
</file>

<file path=customXml/itemProps1.xml><?xml version="1.0" encoding="utf-8"?>
<ds:datastoreItem xmlns:ds="http://schemas.openxmlformats.org/officeDocument/2006/customXml" ds:itemID="{EC6D55A6-BE31-4F55-A0BF-C502CCB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47</Pages>
  <Words>51715</Words>
  <Characters>294782</Characters>
  <Application>Microsoft Office Word</Application>
  <DocSecurity>0</DocSecurity>
  <Lines>2456</Lines>
  <Paragraphs>691</Paragraphs>
  <ScaleCrop>false</ScaleCrop>
  <HeadingPairs>
    <vt:vector size="2" baseType="variant">
      <vt:variant>
        <vt:lpstr>Title</vt:lpstr>
      </vt:variant>
      <vt:variant>
        <vt:i4>1</vt:i4>
      </vt:variant>
    </vt:vector>
  </HeadingPairs>
  <TitlesOfParts>
    <vt:vector size="1" baseType="lpstr">
      <vt:lpstr>Elegant Report</vt:lpstr>
    </vt:vector>
  </TitlesOfParts>
  <Company>Wildlife Infometrics, Inc</Company>
  <LinksUpToDate>false</LinksUpToDate>
  <CharactersWithSpaces>345806</CharactersWithSpaces>
  <SharedDoc>false</SharedDoc>
  <HLinks>
    <vt:vector size="84" baseType="variant">
      <vt:variant>
        <vt:i4>1572918</vt:i4>
      </vt:variant>
      <vt:variant>
        <vt:i4>86</vt:i4>
      </vt:variant>
      <vt:variant>
        <vt:i4>0</vt:i4>
      </vt:variant>
      <vt:variant>
        <vt:i4>5</vt:i4>
      </vt:variant>
      <vt:variant>
        <vt:lpwstr/>
      </vt:variant>
      <vt:variant>
        <vt:lpwstr>_Toc92867902</vt:lpwstr>
      </vt:variant>
      <vt:variant>
        <vt:i4>2031678</vt:i4>
      </vt:variant>
      <vt:variant>
        <vt:i4>77</vt:i4>
      </vt:variant>
      <vt:variant>
        <vt:i4>0</vt:i4>
      </vt:variant>
      <vt:variant>
        <vt:i4>5</vt:i4>
      </vt:variant>
      <vt:variant>
        <vt:lpwstr/>
      </vt:variant>
      <vt:variant>
        <vt:lpwstr>_Toc92867884</vt:lpwstr>
      </vt:variant>
      <vt:variant>
        <vt:i4>1769521</vt:i4>
      </vt:variant>
      <vt:variant>
        <vt:i4>68</vt:i4>
      </vt:variant>
      <vt:variant>
        <vt:i4>0</vt:i4>
      </vt:variant>
      <vt:variant>
        <vt:i4>5</vt:i4>
      </vt:variant>
      <vt:variant>
        <vt:lpwstr/>
      </vt:variant>
      <vt:variant>
        <vt:lpwstr>_Toc92867870</vt:lpwstr>
      </vt:variant>
      <vt:variant>
        <vt:i4>1179696</vt:i4>
      </vt:variant>
      <vt:variant>
        <vt:i4>62</vt:i4>
      </vt:variant>
      <vt:variant>
        <vt:i4>0</vt:i4>
      </vt:variant>
      <vt:variant>
        <vt:i4>5</vt:i4>
      </vt:variant>
      <vt:variant>
        <vt:lpwstr/>
      </vt:variant>
      <vt:variant>
        <vt:lpwstr>_Toc92867869</vt:lpwstr>
      </vt:variant>
      <vt:variant>
        <vt:i4>1245232</vt:i4>
      </vt:variant>
      <vt:variant>
        <vt:i4>56</vt:i4>
      </vt:variant>
      <vt:variant>
        <vt:i4>0</vt:i4>
      </vt:variant>
      <vt:variant>
        <vt:i4>5</vt:i4>
      </vt:variant>
      <vt:variant>
        <vt:lpwstr/>
      </vt:variant>
      <vt:variant>
        <vt:lpwstr>_Toc92867868</vt:lpwstr>
      </vt:variant>
      <vt:variant>
        <vt:i4>1835056</vt:i4>
      </vt:variant>
      <vt:variant>
        <vt:i4>50</vt:i4>
      </vt:variant>
      <vt:variant>
        <vt:i4>0</vt:i4>
      </vt:variant>
      <vt:variant>
        <vt:i4>5</vt:i4>
      </vt:variant>
      <vt:variant>
        <vt:lpwstr/>
      </vt:variant>
      <vt:variant>
        <vt:lpwstr>_Toc92867867</vt:lpwstr>
      </vt:variant>
      <vt:variant>
        <vt:i4>1900592</vt:i4>
      </vt:variant>
      <vt:variant>
        <vt:i4>44</vt:i4>
      </vt:variant>
      <vt:variant>
        <vt:i4>0</vt:i4>
      </vt:variant>
      <vt:variant>
        <vt:i4>5</vt:i4>
      </vt:variant>
      <vt:variant>
        <vt:lpwstr/>
      </vt:variant>
      <vt:variant>
        <vt:lpwstr>_Toc92867866</vt:lpwstr>
      </vt:variant>
      <vt:variant>
        <vt:i4>1966128</vt:i4>
      </vt:variant>
      <vt:variant>
        <vt:i4>38</vt:i4>
      </vt:variant>
      <vt:variant>
        <vt:i4>0</vt:i4>
      </vt:variant>
      <vt:variant>
        <vt:i4>5</vt:i4>
      </vt:variant>
      <vt:variant>
        <vt:lpwstr/>
      </vt:variant>
      <vt:variant>
        <vt:lpwstr>_Toc92867865</vt:lpwstr>
      </vt:variant>
      <vt:variant>
        <vt:i4>2031664</vt:i4>
      </vt:variant>
      <vt:variant>
        <vt:i4>32</vt:i4>
      </vt:variant>
      <vt:variant>
        <vt:i4>0</vt:i4>
      </vt:variant>
      <vt:variant>
        <vt:i4>5</vt:i4>
      </vt:variant>
      <vt:variant>
        <vt:lpwstr/>
      </vt:variant>
      <vt:variant>
        <vt:lpwstr>_Toc92867864</vt:lpwstr>
      </vt:variant>
      <vt:variant>
        <vt:i4>1572912</vt:i4>
      </vt:variant>
      <vt:variant>
        <vt:i4>26</vt:i4>
      </vt:variant>
      <vt:variant>
        <vt:i4>0</vt:i4>
      </vt:variant>
      <vt:variant>
        <vt:i4>5</vt:i4>
      </vt:variant>
      <vt:variant>
        <vt:lpwstr/>
      </vt:variant>
      <vt:variant>
        <vt:lpwstr>_Toc92867863</vt:lpwstr>
      </vt:variant>
      <vt:variant>
        <vt:i4>1638448</vt:i4>
      </vt:variant>
      <vt:variant>
        <vt:i4>20</vt:i4>
      </vt:variant>
      <vt:variant>
        <vt:i4>0</vt:i4>
      </vt:variant>
      <vt:variant>
        <vt:i4>5</vt:i4>
      </vt:variant>
      <vt:variant>
        <vt:lpwstr/>
      </vt:variant>
      <vt:variant>
        <vt:lpwstr>_Toc92867862</vt:lpwstr>
      </vt:variant>
      <vt:variant>
        <vt:i4>1703984</vt:i4>
      </vt:variant>
      <vt:variant>
        <vt:i4>14</vt:i4>
      </vt:variant>
      <vt:variant>
        <vt:i4>0</vt:i4>
      </vt:variant>
      <vt:variant>
        <vt:i4>5</vt:i4>
      </vt:variant>
      <vt:variant>
        <vt:lpwstr/>
      </vt:variant>
      <vt:variant>
        <vt:lpwstr>_Toc92867861</vt:lpwstr>
      </vt:variant>
      <vt:variant>
        <vt:i4>1769520</vt:i4>
      </vt:variant>
      <vt:variant>
        <vt:i4>8</vt:i4>
      </vt:variant>
      <vt:variant>
        <vt:i4>0</vt:i4>
      </vt:variant>
      <vt:variant>
        <vt:i4>5</vt:i4>
      </vt:variant>
      <vt:variant>
        <vt:lpwstr/>
      </vt:variant>
      <vt:variant>
        <vt:lpwstr>_Toc92867860</vt:lpwstr>
      </vt:variant>
      <vt:variant>
        <vt:i4>1179699</vt:i4>
      </vt:variant>
      <vt:variant>
        <vt:i4>2</vt:i4>
      </vt:variant>
      <vt:variant>
        <vt:i4>0</vt:i4>
      </vt:variant>
      <vt:variant>
        <vt:i4>5</vt:i4>
      </vt:variant>
      <vt:variant>
        <vt:lpwstr/>
      </vt:variant>
      <vt:variant>
        <vt:lpwstr>_Toc92867859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Elegant Report</dc:title>
  <dc:creator>Wildlife Infometrics Inc.</dc:creator>
  <cp:lastModifiedBy>Clayton Lamb</cp:lastModifiedBy>
  <cp:revision>6</cp:revision>
  <cp:lastPrinted>2004-04-26T23:57:00Z</cp:lastPrinted>
  <dcterms:created xsi:type="dcterms:W3CDTF">2023-08-08T17:49:00Z</dcterms:created>
  <dcterms:modified xsi:type="dcterms:W3CDTF">2023-08-18T16:55:00Z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y fmtid="{D5CDD505-2E9C-101B-9397-08002B2CF9AE}" pid="5" name="ZOTERO_PREF_1">
    <vt:lpwstr>&lt;data data-version="3" zotero-version="6.0.26"&gt;&lt;session id="gzNMvnzx"/&gt;&lt;style id="http://www.zotero.org/styles/canadian-journal-of-zoology" hasBibliography="1" bibliographyStyleHasBeenSet="1"/&gt;&lt;prefs&gt;&lt;pref name="fieldType" value="Field"/&gt;&lt;/prefs&gt;&lt;/data&gt;</vt:lpwstr>
  </property>
</Properties>
</file>